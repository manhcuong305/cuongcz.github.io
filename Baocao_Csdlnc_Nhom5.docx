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28425" w14:textId="77777777" w:rsidR="000C636A" w:rsidRPr="00734B1F" w:rsidRDefault="000C636A" w:rsidP="000C636A">
      <w:pPr>
        <w:spacing w:before="120" w:after="120" w:line="312" w:lineRule="auto"/>
        <w:rPr>
          <w:rFonts w:asciiTheme="majorHAnsi" w:eastAsia="Calibri" w:hAnsiTheme="majorHAnsi" w:cstheme="majorHAnsi"/>
          <w:color w:val="000000" w:themeColor="text1"/>
          <w:sz w:val="26"/>
          <w:szCs w:val="26"/>
          <w:lang w:val="en-US"/>
        </w:rPr>
      </w:pPr>
      <w:bookmarkStart w:id="0" w:name="_Hlk60916639"/>
      <w:bookmarkEnd w:id="0"/>
      <w:r w:rsidRPr="00734B1F">
        <w:rPr>
          <w:rFonts w:asciiTheme="majorHAnsi" w:eastAsia="Calibri" w:hAnsiTheme="majorHAnsi" w:cstheme="majorHAnsi"/>
          <w:noProof/>
          <w:color w:val="000000" w:themeColor="text1"/>
          <w:sz w:val="26"/>
          <w:szCs w:val="26"/>
          <w:lang w:val="en-US"/>
        </w:rPr>
        <w:drawing>
          <wp:anchor distT="0" distB="0" distL="114300" distR="114300" simplePos="0" relativeHeight="251658240" behindDoc="1" locked="0" layoutInCell="1" allowOverlap="1" wp14:anchorId="05AB3D12" wp14:editId="2E9CC5E5">
            <wp:simplePos x="0" y="0"/>
            <wp:positionH relativeFrom="margin">
              <wp:posOffset>0</wp:posOffset>
            </wp:positionH>
            <wp:positionV relativeFrom="paragraph">
              <wp:posOffset>37465</wp:posOffset>
            </wp:positionV>
            <wp:extent cx="5739765" cy="9253220"/>
            <wp:effectExtent l="38100" t="38100" r="32385" b="43180"/>
            <wp:wrapNone/>
            <wp:docPr id="5" name="Picture 5"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9765" cy="9253220"/>
                    </a:xfrm>
                    <a:prstGeom prst="rect">
                      <a:avLst/>
                    </a:prstGeom>
                    <a:solidFill>
                      <a:srgbClr val="000000"/>
                    </a:solidFill>
                    <a:ln w="38100">
                      <a:solidFill>
                        <a:srgbClr val="00B050"/>
                      </a:solidFill>
                      <a:miter lim="800000"/>
                      <a:headEnd/>
                      <a:tailEnd/>
                    </a:ln>
                  </pic:spPr>
                </pic:pic>
              </a:graphicData>
            </a:graphic>
            <wp14:sizeRelH relativeFrom="page">
              <wp14:pctWidth>0</wp14:pctWidth>
            </wp14:sizeRelH>
            <wp14:sizeRelV relativeFrom="page">
              <wp14:pctHeight>0</wp14:pctHeight>
            </wp14:sizeRelV>
          </wp:anchor>
        </w:drawing>
      </w:r>
    </w:p>
    <w:p w14:paraId="4AD4408E" w14:textId="77777777" w:rsidR="000C636A" w:rsidRPr="00734B1F" w:rsidRDefault="000C636A" w:rsidP="000C636A">
      <w:pPr>
        <w:spacing w:after="0" w:line="240" w:lineRule="auto"/>
        <w:jc w:val="center"/>
        <w:rPr>
          <w:rFonts w:asciiTheme="majorHAnsi" w:eastAsia="Calibri" w:hAnsiTheme="majorHAnsi" w:cstheme="majorHAnsi"/>
          <w:b/>
          <w:color w:val="000000" w:themeColor="text1"/>
          <w:sz w:val="26"/>
          <w:lang w:val="en-US"/>
        </w:rPr>
      </w:pPr>
      <w:r w:rsidRPr="00734B1F">
        <w:rPr>
          <w:rFonts w:asciiTheme="majorHAnsi" w:eastAsia="Calibri" w:hAnsiTheme="majorHAnsi" w:cstheme="majorHAnsi"/>
          <w:b/>
          <w:color w:val="000000" w:themeColor="text1"/>
          <w:sz w:val="26"/>
          <w:lang w:val="en-US"/>
        </w:rPr>
        <w:t>TRƯỜNG ĐẠI HỌC SƯ PHẠM</w:t>
      </w:r>
    </w:p>
    <w:p w14:paraId="4BBD5B81" w14:textId="77777777" w:rsidR="000C636A" w:rsidRPr="00734B1F" w:rsidRDefault="000C636A" w:rsidP="000C636A">
      <w:pPr>
        <w:spacing w:after="0" w:line="240" w:lineRule="auto"/>
        <w:jc w:val="center"/>
        <w:rPr>
          <w:rFonts w:asciiTheme="majorHAnsi" w:eastAsia="Calibri" w:hAnsiTheme="majorHAnsi" w:cstheme="majorHAnsi"/>
          <w:b/>
          <w:color w:val="000000" w:themeColor="text1"/>
          <w:sz w:val="26"/>
          <w:lang w:val="en-US"/>
        </w:rPr>
      </w:pPr>
      <w:r w:rsidRPr="00734B1F">
        <w:rPr>
          <w:rFonts w:asciiTheme="majorHAnsi" w:eastAsia="Calibri" w:hAnsiTheme="majorHAnsi" w:cstheme="majorHAnsi"/>
          <w:b/>
          <w:color w:val="000000" w:themeColor="text1"/>
          <w:sz w:val="26"/>
          <w:lang w:val="en-US"/>
        </w:rPr>
        <w:t>KHOA TIN HỌC</w:t>
      </w:r>
    </w:p>
    <w:p w14:paraId="3A6C4E7D" w14:textId="77777777" w:rsidR="000C636A" w:rsidRPr="00734B1F" w:rsidRDefault="000C636A" w:rsidP="000C636A">
      <w:pPr>
        <w:spacing w:after="0" w:line="240" w:lineRule="auto"/>
        <w:jc w:val="center"/>
        <w:rPr>
          <w:rFonts w:asciiTheme="majorHAnsi" w:eastAsia="Calibri" w:hAnsiTheme="majorHAnsi" w:cstheme="majorHAnsi"/>
          <w:b/>
          <w:bCs/>
          <w:color w:val="000000" w:themeColor="text1"/>
          <w:sz w:val="26"/>
          <w:lang w:val="en-US"/>
        </w:rPr>
      </w:pPr>
      <w:r w:rsidRPr="00734B1F">
        <w:rPr>
          <w:rFonts w:asciiTheme="majorHAnsi" w:eastAsia="Wingdings" w:hAnsiTheme="majorHAnsi" w:cstheme="majorHAnsi"/>
          <w:b/>
          <w:color w:val="000000" w:themeColor="text1"/>
          <w:sz w:val="26"/>
          <w:lang w:val="en-US"/>
        </w:rPr>
        <w:sym w:font="Wingdings" w:char="F040"/>
      </w:r>
      <w:r w:rsidRPr="00734B1F">
        <w:rPr>
          <w:rFonts w:asciiTheme="majorHAnsi" w:eastAsia="Wingdings" w:hAnsiTheme="majorHAnsi" w:cstheme="majorHAnsi"/>
          <w:b/>
          <w:color w:val="000000" w:themeColor="text1"/>
          <w:sz w:val="26"/>
          <w:lang w:val="en-US"/>
        </w:rPr>
        <w:sym w:font="Wingdings" w:char="F026"/>
      </w:r>
      <w:r w:rsidRPr="00734B1F">
        <w:rPr>
          <w:rFonts w:asciiTheme="majorHAnsi" w:eastAsia="Wingdings" w:hAnsiTheme="majorHAnsi" w:cstheme="majorHAnsi"/>
          <w:b/>
          <w:color w:val="000000" w:themeColor="text1"/>
          <w:sz w:val="26"/>
          <w:lang w:val="en-US"/>
        </w:rPr>
        <w:sym w:font="Wingdings" w:char="F03F"/>
      </w:r>
    </w:p>
    <w:p w14:paraId="680BD717" w14:textId="77777777" w:rsidR="000C636A" w:rsidRPr="00734B1F" w:rsidRDefault="000C636A" w:rsidP="000C636A">
      <w:pPr>
        <w:spacing w:before="120" w:after="120" w:line="312" w:lineRule="auto"/>
        <w:jc w:val="center"/>
        <w:rPr>
          <w:rFonts w:asciiTheme="majorHAnsi" w:eastAsia="Calibri" w:hAnsiTheme="majorHAnsi" w:cstheme="majorHAnsi"/>
          <w:b/>
          <w:color w:val="000000" w:themeColor="text1"/>
          <w:sz w:val="26"/>
          <w:lang w:val="en-US"/>
        </w:rPr>
      </w:pPr>
      <w:r w:rsidRPr="00734B1F">
        <w:rPr>
          <w:rFonts w:asciiTheme="majorHAnsi" w:eastAsia="Calibri" w:hAnsiTheme="majorHAnsi" w:cstheme="majorHAnsi"/>
          <w:noProof/>
          <w:color w:val="000000" w:themeColor="text1"/>
          <w:sz w:val="26"/>
          <w:lang w:val="en-US"/>
        </w:rPr>
        <w:drawing>
          <wp:anchor distT="0" distB="0" distL="114300" distR="114300" simplePos="0" relativeHeight="251658241" behindDoc="0" locked="0" layoutInCell="1" allowOverlap="1" wp14:anchorId="1A652837" wp14:editId="35C4878B">
            <wp:simplePos x="0" y="0"/>
            <wp:positionH relativeFrom="column">
              <wp:posOffset>2253615</wp:posOffset>
            </wp:positionH>
            <wp:positionV relativeFrom="paragraph">
              <wp:posOffset>490220</wp:posOffset>
            </wp:positionV>
            <wp:extent cx="1245235" cy="1245235"/>
            <wp:effectExtent l="0" t="0" r="0" b="0"/>
            <wp:wrapTopAndBottom/>
            <wp:docPr id="7" name="Picture 7" descr="Mô tả: C:\Users\Photo T _T\Desktop\logo-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descr="Mô tả: C:\Users\Photo T _T\Desktop\logo-new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anchor>
        </w:drawing>
      </w:r>
    </w:p>
    <w:p w14:paraId="29478AB6" w14:textId="77777777" w:rsidR="000C636A" w:rsidRPr="00734B1F" w:rsidRDefault="000C636A" w:rsidP="000C636A">
      <w:pPr>
        <w:spacing w:before="120" w:after="120" w:line="312" w:lineRule="auto"/>
        <w:jc w:val="center"/>
        <w:rPr>
          <w:rFonts w:asciiTheme="majorHAnsi" w:eastAsia="Calibri" w:hAnsiTheme="majorHAnsi" w:cstheme="majorHAnsi"/>
          <w:color w:val="000000" w:themeColor="text1"/>
          <w:sz w:val="26"/>
          <w:lang w:val="en-US"/>
        </w:rPr>
      </w:pPr>
    </w:p>
    <w:p w14:paraId="38A13D89" w14:textId="77777777" w:rsidR="000C636A" w:rsidRPr="00734B1F" w:rsidRDefault="000C636A" w:rsidP="000C636A">
      <w:pPr>
        <w:spacing w:before="120" w:after="120" w:line="312" w:lineRule="auto"/>
        <w:jc w:val="center"/>
        <w:rPr>
          <w:rFonts w:asciiTheme="majorHAnsi" w:eastAsia="Calibri" w:hAnsiTheme="majorHAnsi" w:cstheme="majorHAnsi"/>
          <w:color w:val="000000" w:themeColor="text1"/>
          <w:sz w:val="26"/>
          <w:lang w:val="en-US"/>
        </w:rPr>
      </w:pPr>
    </w:p>
    <w:p w14:paraId="1CC28D4F" w14:textId="59049769" w:rsidR="000C636A" w:rsidRPr="00734B1F" w:rsidRDefault="000C636A" w:rsidP="000C636A">
      <w:pPr>
        <w:spacing w:before="120" w:after="120" w:line="312" w:lineRule="auto"/>
        <w:jc w:val="center"/>
        <w:rPr>
          <w:rFonts w:asciiTheme="majorHAnsi" w:eastAsia="Calibri" w:hAnsiTheme="majorHAnsi" w:cstheme="majorHAnsi"/>
          <w:b/>
          <w:color w:val="000000" w:themeColor="text1"/>
          <w:sz w:val="40"/>
          <w:szCs w:val="40"/>
          <w:lang w:val="en-US"/>
        </w:rPr>
      </w:pPr>
      <w:r w:rsidRPr="00734B1F">
        <w:rPr>
          <w:rFonts w:asciiTheme="majorHAnsi" w:eastAsia="Calibri" w:hAnsiTheme="majorHAnsi" w:cstheme="majorHAnsi"/>
          <w:b/>
          <w:color w:val="000000" w:themeColor="text1"/>
          <w:sz w:val="40"/>
          <w:szCs w:val="40"/>
          <w:lang w:val="en-US"/>
        </w:rPr>
        <w:t xml:space="preserve">BÁO CÁO ĐỒ ÁN </w:t>
      </w:r>
      <w:r w:rsidR="004D3538">
        <w:rPr>
          <w:rFonts w:asciiTheme="majorHAnsi" w:eastAsia="Calibri" w:hAnsiTheme="majorHAnsi" w:cstheme="majorHAnsi"/>
          <w:b/>
          <w:color w:val="000000" w:themeColor="text1"/>
          <w:sz w:val="40"/>
          <w:szCs w:val="40"/>
          <w:lang w:val="en-US"/>
        </w:rPr>
        <w:t>MÔN HỌC</w:t>
      </w:r>
    </w:p>
    <w:p w14:paraId="6EB3CFAF" w14:textId="77777777" w:rsidR="000C636A" w:rsidRPr="00734B1F" w:rsidRDefault="000C636A" w:rsidP="000C636A">
      <w:pPr>
        <w:spacing w:before="120" w:after="120" w:line="312" w:lineRule="auto"/>
        <w:rPr>
          <w:rFonts w:asciiTheme="majorHAnsi" w:eastAsia="Calibri" w:hAnsiTheme="majorHAnsi" w:cstheme="majorHAnsi"/>
          <w:color w:val="000000" w:themeColor="text1"/>
          <w:sz w:val="26"/>
          <w:lang w:val="en-US"/>
        </w:rPr>
      </w:pPr>
    </w:p>
    <w:p w14:paraId="0333716D" w14:textId="77777777" w:rsidR="000C636A" w:rsidRPr="00734B1F" w:rsidRDefault="000C636A" w:rsidP="000C636A">
      <w:pPr>
        <w:spacing w:before="120" w:after="120" w:line="312" w:lineRule="auto"/>
        <w:rPr>
          <w:rFonts w:asciiTheme="majorHAnsi" w:eastAsia="Calibri" w:hAnsiTheme="majorHAnsi" w:cstheme="majorHAnsi"/>
          <w:color w:val="000000" w:themeColor="text1"/>
          <w:sz w:val="26"/>
          <w:lang w:val="en-US"/>
        </w:rPr>
      </w:pPr>
    </w:p>
    <w:p w14:paraId="67931805" w14:textId="77777777" w:rsidR="000C636A" w:rsidRPr="00734B1F" w:rsidRDefault="000C636A" w:rsidP="000C636A">
      <w:pPr>
        <w:spacing w:before="120" w:after="120" w:line="312" w:lineRule="auto"/>
        <w:jc w:val="center"/>
        <w:rPr>
          <w:rFonts w:asciiTheme="majorHAnsi" w:eastAsia="Calibri" w:hAnsiTheme="majorHAnsi" w:cstheme="majorHAnsi"/>
          <w:b/>
          <w:color w:val="000000" w:themeColor="text1"/>
          <w:sz w:val="32"/>
          <w:szCs w:val="24"/>
          <w:lang w:val="en-US"/>
        </w:rPr>
      </w:pPr>
      <w:r w:rsidRPr="00734B1F">
        <w:rPr>
          <w:rFonts w:asciiTheme="majorHAnsi" w:eastAsia="Calibri" w:hAnsiTheme="majorHAnsi" w:cstheme="majorHAnsi"/>
          <w:b/>
          <w:color w:val="000000" w:themeColor="text1"/>
          <w:sz w:val="32"/>
          <w:szCs w:val="24"/>
          <w:lang w:val="en-US"/>
        </w:rPr>
        <w:t>ĐỀ TÀI</w:t>
      </w:r>
    </w:p>
    <w:p w14:paraId="49F0C0F4" w14:textId="54C7CA21" w:rsidR="000C636A" w:rsidRPr="00107056" w:rsidRDefault="00107056" w:rsidP="000C636A">
      <w:pPr>
        <w:spacing w:before="120" w:after="120" w:line="312" w:lineRule="auto"/>
        <w:jc w:val="center"/>
        <w:rPr>
          <w:rFonts w:asciiTheme="majorHAnsi" w:eastAsia="Times New Roman" w:hAnsiTheme="majorHAnsi" w:cstheme="majorHAnsi"/>
          <w:b/>
          <w:bCs/>
          <w:color w:val="000000" w:themeColor="text1"/>
          <w:kern w:val="28"/>
          <w:sz w:val="42"/>
          <w:szCs w:val="42"/>
          <w:lang w:val="en-US"/>
        </w:rPr>
      </w:pPr>
      <w:r w:rsidRPr="00107056">
        <w:rPr>
          <w:rFonts w:asciiTheme="majorHAnsi" w:eastAsia="Calibri" w:hAnsiTheme="majorHAnsi" w:cstheme="majorHAnsi"/>
          <w:b/>
          <w:bCs/>
          <w:color w:val="000000" w:themeColor="text1"/>
          <w:sz w:val="32"/>
          <w:szCs w:val="32"/>
          <w:shd w:val="clear" w:color="auto" w:fill="FFFFFF"/>
          <w:lang w:val="en-US"/>
        </w:rPr>
        <w:t>ỨNG DỤNG LARAVEL, MONGODB ĐỂ XÂY DỰNG WEBSITE BÁN HÀNG ĐIỆN TỬ</w:t>
      </w:r>
    </w:p>
    <w:p w14:paraId="34271F8B" w14:textId="77777777" w:rsidR="000C636A" w:rsidRPr="00734B1F" w:rsidRDefault="000C636A" w:rsidP="000C636A">
      <w:pPr>
        <w:spacing w:before="120" w:after="120" w:line="312" w:lineRule="auto"/>
        <w:jc w:val="center"/>
        <w:rPr>
          <w:rFonts w:asciiTheme="majorHAnsi" w:eastAsia="Times New Roman" w:hAnsiTheme="majorHAnsi" w:cstheme="majorHAnsi"/>
          <w:b/>
          <w:color w:val="000000" w:themeColor="text1"/>
          <w:kern w:val="28"/>
          <w:sz w:val="28"/>
          <w:szCs w:val="32"/>
          <w:lang w:val="en-US"/>
        </w:rPr>
      </w:pPr>
    </w:p>
    <w:p w14:paraId="5BF1D53C" w14:textId="77777777" w:rsidR="000C636A" w:rsidRPr="00734B1F" w:rsidRDefault="000C636A" w:rsidP="000C636A">
      <w:pPr>
        <w:spacing w:before="120" w:after="120" w:line="312" w:lineRule="auto"/>
        <w:ind w:left="2700"/>
        <w:rPr>
          <w:rFonts w:asciiTheme="majorHAnsi" w:eastAsia="Calibri" w:hAnsiTheme="majorHAnsi" w:cstheme="majorHAnsi"/>
          <w:bCs/>
          <w:color w:val="000000" w:themeColor="text1"/>
          <w:sz w:val="28"/>
          <w:lang w:val="en-US"/>
        </w:rPr>
      </w:pPr>
    </w:p>
    <w:p w14:paraId="678E5269" w14:textId="70F70A1E" w:rsidR="000C636A" w:rsidRPr="00734B1F" w:rsidRDefault="000C636A" w:rsidP="000C636A">
      <w:pPr>
        <w:tabs>
          <w:tab w:val="left" w:pos="4770"/>
        </w:tabs>
        <w:spacing w:before="120" w:after="120" w:line="312" w:lineRule="auto"/>
        <w:ind w:left="1620"/>
        <w:rPr>
          <w:rFonts w:asciiTheme="majorHAnsi" w:eastAsia="Calibri" w:hAnsiTheme="majorHAnsi" w:cstheme="majorHAnsi"/>
          <w:bCs/>
          <w:color w:val="000000" w:themeColor="text1"/>
          <w:sz w:val="28"/>
          <w:lang w:val="en-US"/>
        </w:rPr>
      </w:pPr>
      <w:proofErr w:type="spellStart"/>
      <w:r w:rsidRPr="00734B1F">
        <w:rPr>
          <w:rFonts w:asciiTheme="majorHAnsi" w:eastAsia="Calibri" w:hAnsiTheme="majorHAnsi" w:cstheme="majorHAnsi"/>
          <w:b/>
          <w:color w:val="000000" w:themeColor="text1"/>
          <w:sz w:val="28"/>
          <w:lang w:val="en-US"/>
        </w:rPr>
        <w:t>Giảng</w:t>
      </w:r>
      <w:proofErr w:type="spellEnd"/>
      <w:r w:rsidRPr="00734B1F">
        <w:rPr>
          <w:rFonts w:asciiTheme="majorHAnsi" w:eastAsia="Calibri" w:hAnsiTheme="majorHAnsi" w:cstheme="majorHAnsi"/>
          <w:b/>
          <w:color w:val="000000" w:themeColor="text1"/>
          <w:sz w:val="28"/>
          <w:lang w:val="en-US"/>
        </w:rPr>
        <w:t xml:space="preserve"> </w:t>
      </w:r>
      <w:proofErr w:type="spellStart"/>
      <w:r w:rsidRPr="00734B1F">
        <w:rPr>
          <w:rFonts w:asciiTheme="majorHAnsi" w:eastAsia="Calibri" w:hAnsiTheme="majorHAnsi" w:cstheme="majorHAnsi"/>
          <w:b/>
          <w:color w:val="000000" w:themeColor="text1"/>
          <w:sz w:val="28"/>
          <w:lang w:val="en-US"/>
        </w:rPr>
        <w:t>viên</w:t>
      </w:r>
      <w:proofErr w:type="spellEnd"/>
      <w:r w:rsidRPr="00734B1F">
        <w:rPr>
          <w:rFonts w:asciiTheme="majorHAnsi" w:eastAsia="Calibri" w:hAnsiTheme="majorHAnsi" w:cstheme="majorHAnsi"/>
          <w:b/>
          <w:color w:val="000000" w:themeColor="text1"/>
          <w:sz w:val="28"/>
          <w:lang w:val="en-US"/>
        </w:rPr>
        <w:t xml:space="preserve"> </w:t>
      </w:r>
      <w:proofErr w:type="spellStart"/>
      <w:r w:rsidRPr="00734B1F">
        <w:rPr>
          <w:rFonts w:asciiTheme="majorHAnsi" w:eastAsia="Calibri" w:hAnsiTheme="majorHAnsi" w:cstheme="majorHAnsi"/>
          <w:b/>
          <w:color w:val="000000" w:themeColor="text1"/>
          <w:sz w:val="28"/>
          <w:lang w:val="en-US"/>
        </w:rPr>
        <w:t>hướng</w:t>
      </w:r>
      <w:proofErr w:type="spellEnd"/>
      <w:r w:rsidRPr="00734B1F">
        <w:rPr>
          <w:rFonts w:asciiTheme="majorHAnsi" w:eastAsia="Calibri" w:hAnsiTheme="majorHAnsi" w:cstheme="majorHAnsi"/>
          <w:b/>
          <w:color w:val="000000" w:themeColor="text1"/>
          <w:sz w:val="28"/>
          <w:lang w:val="en-US"/>
        </w:rPr>
        <w:t xml:space="preserve"> </w:t>
      </w:r>
      <w:proofErr w:type="spellStart"/>
      <w:r w:rsidRPr="00734B1F">
        <w:rPr>
          <w:rFonts w:asciiTheme="majorHAnsi" w:eastAsia="Calibri" w:hAnsiTheme="majorHAnsi" w:cstheme="majorHAnsi"/>
          <w:b/>
          <w:color w:val="000000" w:themeColor="text1"/>
          <w:sz w:val="28"/>
          <w:lang w:val="en-US"/>
        </w:rPr>
        <w:t>dẫn</w:t>
      </w:r>
      <w:proofErr w:type="spellEnd"/>
      <w:r w:rsidRPr="00734B1F">
        <w:rPr>
          <w:rFonts w:asciiTheme="majorHAnsi" w:eastAsia="Calibri" w:hAnsiTheme="majorHAnsi" w:cstheme="majorHAnsi"/>
          <w:b/>
          <w:color w:val="000000" w:themeColor="text1"/>
          <w:sz w:val="28"/>
          <w:lang w:val="en-US"/>
        </w:rPr>
        <w:t>:</w:t>
      </w:r>
      <w:r w:rsidRPr="00734B1F">
        <w:rPr>
          <w:rFonts w:asciiTheme="majorHAnsi" w:eastAsia="Calibri" w:hAnsiTheme="majorHAnsi" w:cstheme="majorHAnsi"/>
          <w:bCs/>
          <w:color w:val="000000" w:themeColor="text1"/>
          <w:sz w:val="28"/>
          <w:lang w:val="en-US"/>
        </w:rPr>
        <w:t xml:space="preserve">  </w:t>
      </w:r>
      <w:r w:rsidRPr="00734B1F">
        <w:rPr>
          <w:rFonts w:asciiTheme="majorHAnsi" w:eastAsia="Calibri" w:hAnsiTheme="majorHAnsi" w:cstheme="majorHAnsi"/>
          <w:bCs/>
          <w:color w:val="000000" w:themeColor="text1"/>
          <w:sz w:val="28"/>
          <w:lang w:val="en-US"/>
        </w:rPr>
        <w:tab/>
      </w:r>
      <w:proofErr w:type="spellStart"/>
      <w:r w:rsidR="00326AFD" w:rsidRPr="00734B1F">
        <w:rPr>
          <w:rFonts w:asciiTheme="majorHAnsi" w:eastAsia="Calibri" w:hAnsiTheme="majorHAnsi" w:cstheme="majorHAnsi"/>
          <w:b/>
          <w:color w:val="000000" w:themeColor="text1"/>
          <w:sz w:val="28"/>
          <w:lang w:val="en-US"/>
        </w:rPr>
        <w:t>Võ</w:t>
      </w:r>
      <w:proofErr w:type="spellEnd"/>
      <w:r w:rsidR="00326AFD" w:rsidRPr="00734B1F">
        <w:rPr>
          <w:rFonts w:asciiTheme="majorHAnsi" w:eastAsia="Calibri" w:hAnsiTheme="majorHAnsi" w:cstheme="majorHAnsi"/>
          <w:b/>
          <w:color w:val="000000" w:themeColor="text1"/>
          <w:sz w:val="28"/>
          <w:lang w:val="en-US"/>
        </w:rPr>
        <w:t xml:space="preserve"> </w:t>
      </w:r>
      <w:proofErr w:type="spellStart"/>
      <w:r w:rsidR="00326AFD" w:rsidRPr="00734B1F">
        <w:rPr>
          <w:rFonts w:asciiTheme="majorHAnsi" w:eastAsia="Calibri" w:hAnsiTheme="majorHAnsi" w:cstheme="majorHAnsi"/>
          <w:b/>
          <w:color w:val="000000" w:themeColor="text1"/>
          <w:sz w:val="28"/>
          <w:lang w:val="en-US"/>
        </w:rPr>
        <w:t>Công</w:t>
      </w:r>
      <w:proofErr w:type="spellEnd"/>
      <w:r w:rsidR="00326AFD" w:rsidRPr="00734B1F">
        <w:rPr>
          <w:rFonts w:asciiTheme="majorHAnsi" w:eastAsia="Calibri" w:hAnsiTheme="majorHAnsi" w:cstheme="majorHAnsi"/>
          <w:b/>
          <w:color w:val="000000" w:themeColor="text1"/>
          <w:sz w:val="28"/>
          <w:lang w:val="en-US"/>
        </w:rPr>
        <w:t xml:space="preserve"> </w:t>
      </w:r>
      <w:proofErr w:type="spellStart"/>
      <w:r w:rsidR="00326AFD" w:rsidRPr="00734B1F">
        <w:rPr>
          <w:rFonts w:asciiTheme="majorHAnsi" w:eastAsia="Calibri" w:hAnsiTheme="majorHAnsi" w:cstheme="majorHAnsi"/>
          <w:b/>
          <w:color w:val="000000" w:themeColor="text1"/>
          <w:sz w:val="28"/>
          <w:lang w:val="en-US"/>
        </w:rPr>
        <w:t>Đình</w:t>
      </w:r>
      <w:proofErr w:type="spellEnd"/>
    </w:p>
    <w:p w14:paraId="59FC6A66" w14:textId="273D2FB2" w:rsidR="000C636A" w:rsidRPr="00734B1F" w:rsidRDefault="000C636A" w:rsidP="000C636A">
      <w:pPr>
        <w:tabs>
          <w:tab w:val="left" w:pos="4770"/>
        </w:tabs>
        <w:spacing w:before="120" w:after="120" w:line="312" w:lineRule="auto"/>
        <w:ind w:left="1620"/>
        <w:rPr>
          <w:rFonts w:asciiTheme="majorHAnsi" w:eastAsia="Calibri" w:hAnsiTheme="majorHAnsi" w:cstheme="majorHAnsi"/>
          <w:b/>
          <w:color w:val="000000" w:themeColor="text1"/>
          <w:sz w:val="28"/>
          <w:lang w:val="en-US"/>
        </w:rPr>
      </w:pPr>
      <w:proofErr w:type="spellStart"/>
      <w:r w:rsidRPr="00734B1F">
        <w:rPr>
          <w:rFonts w:asciiTheme="majorHAnsi" w:eastAsia="Calibri" w:hAnsiTheme="majorHAnsi" w:cstheme="majorHAnsi"/>
          <w:b/>
          <w:color w:val="000000" w:themeColor="text1"/>
          <w:sz w:val="28"/>
          <w:lang w:val="en-US"/>
        </w:rPr>
        <w:t>Sinh</w:t>
      </w:r>
      <w:proofErr w:type="spellEnd"/>
      <w:r w:rsidRPr="00734B1F">
        <w:rPr>
          <w:rFonts w:asciiTheme="majorHAnsi" w:eastAsia="Calibri" w:hAnsiTheme="majorHAnsi" w:cstheme="majorHAnsi"/>
          <w:b/>
          <w:color w:val="000000" w:themeColor="text1"/>
          <w:sz w:val="28"/>
          <w:lang w:val="en-US"/>
        </w:rPr>
        <w:t xml:space="preserve"> </w:t>
      </w:r>
      <w:proofErr w:type="spellStart"/>
      <w:r w:rsidRPr="00734B1F">
        <w:rPr>
          <w:rFonts w:asciiTheme="majorHAnsi" w:eastAsia="Calibri" w:hAnsiTheme="majorHAnsi" w:cstheme="majorHAnsi"/>
          <w:b/>
          <w:color w:val="000000" w:themeColor="text1"/>
          <w:sz w:val="28"/>
          <w:lang w:val="en-US"/>
        </w:rPr>
        <w:t>viên</w:t>
      </w:r>
      <w:proofErr w:type="spellEnd"/>
      <w:r w:rsidRPr="00734B1F">
        <w:rPr>
          <w:rFonts w:asciiTheme="majorHAnsi" w:eastAsia="Calibri" w:hAnsiTheme="majorHAnsi" w:cstheme="majorHAnsi"/>
          <w:b/>
          <w:color w:val="000000" w:themeColor="text1"/>
          <w:sz w:val="28"/>
          <w:lang w:val="en-US"/>
        </w:rPr>
        <w:t xml:space="preserve"> </w:t>
      </w:r>
      <w:proofErr w:type="spellStart"/>
      <w:r w:rsidRPr="00734B1F">
        <w:rPr>
          <w:rFonts w:asciiTheme="majorHAnsi" w:eastAsia="Calibri" w:hAnsiTheme="majorHAnsi" w:cstheme="majorHAnsi"/>
          <w:b/>
          <w:color w:val="000000" w:themeColor="text1"/>
          <w:sz w:val="28"/>
          <w:lang w:val="en-US"/>
        </w:rPr>
        <w:t>thực</w:t>
      </w:r>
      <w:proofErr w:type="spellEnd"/>
      <w:r w:rsidRPr="00734B1F">
        <w:rPr>
          <w:rFonts w:asciiTheme="majorHAnsi" w:eastAsia="Calibri" w:hAnsiTheme="majorHAnsi" w:cstheme="majorHAnsi"/>
          <w:b/>
          <w:color w:val="000000" w:themeColor="text1"/>
          <w:sz w:val="28"/>
          <w:lang w:val="en-US"/>
        </w:rPr>
        <w:t xml:space="preserve"> </w:t>
      </w:r>
      <w:proofErr w:type="spellStart"/>
      <w:r w:rsidRPr="00734B1F">
        <w:rPr>
          <w:rFonts w:asciiTheme="majorHAnsi" w:eastAsia="Calibri" w:hAnsiTheme="majorHAnsi" w:cstheme="majorHAnsi"/>
          <w:b/>
          <w:color w:val="000000" w:themeColor="text1"/>
          <w:sz w:val="28"/>
          <w:lang w:val="en-US"/>
        </w:rPr>
        <w:t>hiện</w:t>
      </w:r>
      <w:proofErr w:type="spellEnd"/>
      <w:r w:rsidRPr="00734B1F">
        <w:rPr>
          <w:rFonts w:asciiTheme="majorHAnsi" w:eastAsia="Calibri" w:hAnsiTheme="majorHAnsi" w:cstheme="majorHAnsi"/>
          <w:b/>
          <w:color w:val="000000" w:themeColor="text1"/>
          <w:sz w:val="28"/>
          <w:lang w:val="en-US"/>
        </w:rPr>
        <w:t>:</w:t>
      </w:r>
      <w:r w:rsidRPr="00734B1F">
        <w:rPr>
          <w:rFonts w:asciiTheme="majorHAnsi" w:eastAsia="Calibri" w:hAnsiTheme="majorHAnsi" w:cstheme="majorHAnsi"/>
          <w:bCs/>
          <w:color w:val="000000" w:themeColor="text1"/>
          <w:sz w:val="28"/>
          <w:lang w:val="en-US"/>
        </w:rPr>
        <w:t xml:space="preserve"> </w:t>
      </w:r>
      <w:r w:rsidRPr="00734B1F">
        <w:rPr>
          <w:rFonts w:asciiTheme="majorHAnsi" w:eastAsia="Calibri" w:hAnsiTheme="majorHAnsi" w:cstheme="majorHAnsi"/>
          <w:bCs/>
          <w:color w:val="000000" w:themeColor="text1"/>
          <w:sz w:val="28"/>
          <w:lang w:val="en-US"/>
        </w:rPr>
        <w:tab/>
      </w:r>
      <w:proofErr w:type="spellStart"/>
      <w:r w:rsidR="00326AFD" w:rsidRPr="00734B1F">
        <w:rPr>
          <w:rFonts w:asciiTheme="majorHAnsi" w:eastAsia="Calibri" w:hAnsiTheme="majorHAnsi" w:cstheme="majorHAnsi"/>
          <w:b/>
          <w:color w:val="000000" w:themeColor="text1"/>
          <w:sz w:val="28"/>
          <w:lang w:val="en-US"/>
        </w:rPr>
        <w:t>Nhóm</w:t>
      </w:r>
      <w:proofErr w:type="spellEnd"/>
      <w:r w:rsidR="00326AFD" w:rsidRPr="00734B1F">
        <w:rPr>
          <w:rFonts w:asciiTheme="majorHAnsi" w:eastAsia="Calibri" w:hAnsiTheme="majorHAnsi" w:cstheme="majorHAnsi"/>
          <w:b/>
          <w:color w:val="000000" w:themeColor="text1"/>
          <w:sz w:val="28"/>
          <w:lang w:val="en-US"/>
        </w:rPr>
        <w:t xml:space="preserve"> 5</w:t>
      </w:r>
    </w:p>
    <w:p w14:paraId="39187489" w14:textId="0FA239D2" w:rsidR="000C636A" w:rsidRDefault="000C636A" w:rsidP="000C636A">
      <w:pPr>
        <w:autoSpaceDE w:val="0"/>
        <w:spacing w:before="120" w:after="120" w:line="312" w:lineRule="auto"/>
        <w:jc w:val="center"/>
        <w:rPr>
          <w:rFonts w:asciiTheme="majorHAnsi" w:eastAsia="Calibri" w:hAnsiTheme="majorHAnsi" w:cstheme="majorHAnsi"/>
          <w:bCs/>
          <w:color w:val="000000" w:themeColor="text1"/>
          <w:sz w:val="28"/>
          <w:lang w:val="en-US"/>
        </w:rPr>
      </w:pPr>
    </w:p>
    <w:p w14:paraId="5D90DAFE" w14:textId="77777777" w:rsidR="00107056" w:rsidRPr="00734B1F" w:rsidRDefault="00107056" w:rsidP="000C636A">
      <w:pPr>
        <w:autoSpaceDE w:val="0"/>
        <w:spacing w:before="120" w:after="120" w:line="312" w:lineRule="auto"/>
        <w:jc w:val="center"/>
        <w:rPr>
          <w:rFonts w:asciiTheme="majorHAnsi" w:eastAsia="Calibri" w:hAnsiTheme="majorHAnsi" w:cstheme="majorHAnsi"/>
          <w:bCs/>
          <w:color w:val="000000" w:themeColor="text1"/>
          <w:sz w:val="28"/>
          <w:lang w:val="en-US"/>
        </w:rPr>
      </w:pPr>
    </w:p>
    <w:p w14:paraId="5CA7BA63" w14:textId="77777777" w:rsidR="00326AFD" w:rsidRPr="00734B1F" w:rsidRDefault="00326AFD" w:rsidP="000C636A">
      <w:pPr>
        <w:autoSpaceDE w:val="0"/>
        <w:spacing w:before="120" w:after="120" w:line="312" w:lineRule="auto"/>
        <w:jc w:val="center"/>
        <w:rPr>
          <w:rFonts w:asciiTheme="majorHAnsi" w:eastAsia="Calibri" w:hAnsiTheme="majorHAnsi" w:cstheme="majorHAnsi"/>
          <w:bCs/>
          <w:color w:val="000000" w:themeColor="text1"/>
          <w:sz w:val="28"/>
          <w:lang w:val="en-US"/>
        </w:rPr>
      </w:pPr>
    </w:p>
    <w:p w14:paraId="7A3B87B4" w14:textId="77777777" w:rsidR="000C636A" w:rsidRPr="00734B1F" w:rsidRDefault="000C636A" w:rsidP="000C636A">
      <w:pPr>
        <w:autoSpaceDE w:val="0"/>
        <w:spacing w:before="120" w:after="120" w:line="312" w:lineRule="auto"/>
        <w:jc w:val="center"/>
        <w:rPr>
          <w:rFonts w:asciiTheme="majorHAnsi" w:eastAsia="Calibri" w:hAnsiTheme="majorHAnsi" w:cstheme="majorHAnsi"/>
          <w:color w:val="000000" w:themeColor="text1"/>
          <w:sz w:val="26"/>
          <w:lang w:val="en-US"/>
        </w:rPr>
      </w:pPr>
    </w:p>
    <w:p w14:paraId="58D1FFB9" w14:textId="77777777" w:rsidR="000C636A" w:rsidRPr="00734B1F" w:rsidRDefault="000C636A" w:rsidP="000C636A">
      <w:pPr>
        <w:autoSpaceDE w:val="0"/>
        <w:spacing w:before="120" w:after="120" w:line="312" w:lineRule="auto"/>
        <w:jc w:val="center"/>
        <w:rPr>
          <w:rFonts w:asciiTheme="majorHAnsi" w:eastAsia="Calibri" w:hAnsiTheme="majorHAnsi" w:cstheme="majorHAnsi"/>
          <w:color w:val="000000" w:themeColor="text1"/>
          <w:sz w:val="26"/>
          <w:lang w:val="en-US"/>
        </w:rPr>
      </w:pPr>
    </w:p>
    <w:p w14:paraId="0B4C3573" w14:textId="303A9EE7" w:rsidR="000C636A" w:rsidRPr="00734B1F" w:rsidRDefault="000C636A" w:rsidP="000C636A">
      <w:pPr>
        <w:autoSpaceDE w:val="0"/>
        <w:spacing w:before="120" w:after="120" w:line="312" w:lineRule="auto"/>
        <w:jc w:val="center"/>
        <w:rPr>
          <w:rFonts w:asciiTheme="majorHAnsi" w:eastAsia="Calibri" w:hAnsiTheme="majorHAnsi" w:cstheme="majorHAnsi"/>
          <w:color w:val="000000" w:themeColor="text1"/>
          <w:sz w:val="26"/>
          <w:lang w:val="en-US"/>
        </w:rPr>
      </w:pPr>
      <w:proofErr w:type="spellStart"/>
      <w:r w:rsidRPr="00734B1F">
        <w:rPr>
          <w:rFonts w:asciiTheme="majorHAnsi" w:eastAsia="Calibri" w:hAnsiTheme="majorHAnsi" w:cstheme="majorHAnsi"/>
          <w:color w:val="000000" w:themeColor="text1"/>
          <w:sz w:val="26"/>
          <w:lang w:val="en-US"/>
        </w:rPr>
        <w:t>Đà</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Nẵng</w:t>
      </w:r>
      <w:proofErr w:type="spellEnd"/>
      <w:r w:rsidRPr="00734B1F">
        <w:rPr>
          <w:rFonts w:asciiTheme="majorHAnsi" w:eastAsia="Calibri" w:hAnsiTheme="majorHAnsi" w:cstheme="majorHAnsi"/>
          <w:color w:val="000000" w:themeColor="text1"/>
          <w:sz w:val="26"/>
          <w:lang w:val="en-US"/>
        </w:rPr>
        <w:t xml:space="preserve">, </w:t>
      </w:r>
      <w:r w:rsidR="00326AFD" w:rsidRPr="00734B1F">
        <w:rPr>
          <w:rFonts w:asciiTheme="majorHAnsi" w:eastAsia="Calibri" w:hAnsiTheme="majorHAnsi" w:cstheme="majorHAnsi"/>
          <w:color w:val="000000" w:themeColor="text1"/>
          <w:sz w:val="26"/>
          <w:lang w:val="en-US"/>
        </w:rPr>
        <w:t>5</w:t>
      </w:r>
      <w:r w:rsidRPr="00734B1F">
        <w:rPr>
          <w:rFonts w:asciiTheme="majorHAnsi" w:eastAsia="Calibri" w:hAnsiTheme="majorHAnsi" w:cstheme="majorHAnsi"/>
          <w:color w:val="000000" w:themeColor="text1"/>
          <w:sz w:val="26"/>
          <w:lang w:val="en-US"/>
        </w:rPr>
        <w:t>/202</w:t>
      </w:r>
      <w:r w:rsidR="00326AFD" w:rsidRPr="00734B1F">
        <w:rPr>
          <w:rFonts w:asciiTheme="majorHAnsi" w:eastAsia="Calibri" w:hAnsiTheme="majorHAnsi" w:cstheme="majorHAnsi"/>
          <w:color w:val="000000" w:themeColor="text1"/>
          <w:sz w:val="26"/>
          <w:lang w:val="en-US"/>
        </w:rPr>
        <w:t>2</w:t>
      </w:r>
    </w:p>
    <w:p w14:paraId="12E23B08" w14:textId="337D0C3E" w:rsidR="00A04CA2" w:rsidRDefault="00A04CA2">
      <w:pPr>
        <w:rPr>
          <w:rFonts w:asciiTheme="majorHAnsi" w:hAnsiTheme="majorHAnsi" w:cstheme="majorHAnsi"/>
          <w:color w:val="000000" w:themeColor="text1"/>
        </w:rPr>
      </w:pPr>
    </w:p>
    <w:p w14:paraId="530CF0A8" w14:textId="6B6F75DD" w:rsidR="00986516" w:rsidRPr="00986516" w:rsidRDefault="00986516">
      <w:pPr>
        <w:rPr>
          <w:rFonts w:asciiTheme="majorHAnsi" w:hAnsiTheme="majorHAnsi" w:cstheme="majorHAnsi"/>
          <w:color w:val="000000" w:themeColor="text1"/>
          <w:sz w:val="26"/>
          <w:szCs w:val="26"/>
        </w:rPr>
      </w:pPr>
    </w:p>
    <w:p w14:paraId="26383028" w14:textId="77777777" w:rsidR="00986516" w:rsidRPr="00AF48C7" w:rsidRDefault="00986516" w:rsidP="00AF48C7">
      <w:pPr>
        <w:pStyle w:val="Heading1"/>
        <w:jc w:val="center"/>
        <w:rPr>
          <w:rFonts w:cstheme="majorHAnsi"/>
          <w:b/>
          <w:color w:val="000000" w:themeColor="text1"/>
          <w:sz w:val="26"/>
          <w:szCs w:val="26"/>
        </w:rPr>
      </w:pPr>
      <w:bookmarkStart w:id="1" w:name="_Toc104936218"/>
      <w:r w:rsidRPr="00AF48C7">
        <w:rPr>
          <w:rFonts w:cstheme="majorHAnsi"/>
          <w:b/>
          <w:color w:val="000000" w:themeColor="text1"/>
          <w:sz w:val="26"/>
          <w:szCs w:val="26"/>
        </w:rPr>
        <w:t>BẢNG PHÂN CÔNG VIỆC</w:t>
      </w:r>
      <w:bookmarkEnd w:id="1"/>
    </w:p>
    <w:tbl>
      <w:tblPr>
        <w:tblW w:w="10800" w:type="dxa"/>
        <w:tblInd w:w="-995" w:type="dxa"/>
        <w:tblLook w:val="04A0" w:firstRow="1" w:lastRow="0" w:firstColumn="1" w:lastColumn="0" w:noHBand="0" w:noVBand="1"/>
      </w:tblPr>
      <w:tblGrid>
        <w:gridCol w:w="2790"/>
        <w:gridCol w:w="8010"/>
      </w:tblGrid>
      <w:tr w:rsidR="00986516" w:rsidRPr="00986516" w14:paraId="0093311C" w14:textId="77777777" w:rsidTr="00DF5D3F">
        <w:tc>
          <w:tcPr>
            <w:tcW w:w="2790" w:type="dxa"/>
            <w:tcBorders>
              <w:top w:val="single" w:sz="4" w:space="0" w:color="auto"/>
              <w:left w:val="single" w:sz="4" w:space="0" w:color="auto"/>
              <w:bottom w:val="single" w:sz="4" w:space="0" w:color="auto"/>
              <w:right w:val="single" w:sz="4" w:space="0" w:color="auto"/>
            </w:tcBorders>
          </w:tcPr>
          <w:p w14:paraId="549C2B26" w14:textId="77777777" w:rsidR="00986516" w:rsidRPr="00986516" w:rsidRDefault="00986516" w:rsidP="005C2781">
            <w:pPr>
              <w:spacing w:before="120" w:after="120" w:line="360" w:lineRule="auto"/>
              <w:jc w:val="center"/>
              <w:rPr>
                <w:rFonts w:asciiTheme="majorHAnsi" w:hAnsiTheme="majorHAnsi" w:cstheme="majorHAnsi"/>
                <w:b/>
                <w:sz w:val="26"/>
                <w:szCs w:val="26"/>
              </w:rPr>
            </w:pPr>
            <w:r w:rsidRPr="00986516">
              <w:rPr>
                <w:rFonts w:asciiTheme="majorHAnsi" w:hAnsiTheme="majorHAnsi" w:cstheme="majorHAnsi"/>
                <w:b/>
                <w:sz w:val="26"/>
                <w:szCs w:val="26"/>
              </w:rPr>
              <w:t>Tên thành viên</w:t>
            </w:r>
          </w:p>
        </w:tc>
        <w:tc>
          <w:tcPr>
            <w:tcW w:w="8010" w:type="dxa"/>
            <w:tcBorders>
              <w:top w:val="single" w:sz="4" w:space="0" w:color="auto"/>
              <w:left w:val="single" w:sz="4" w:space="0" w:color="auto"/>
              <w:bottom w:val="single" w:sz="4" w:space="0" w:color="auto"/>
              <w:right w:val="single" w:sz="4" w:space="0" w:color="auto"/>
            </w:tcBorders>
          </w:tcPr>
          <w:p w14:paraId="063028A0" w14:textId="77777777" w:rsidR="00986516" w:rsidRPr="00986516" w:rsidRDefault="00986516" w:rsidP="005C2781">
            <w:pPr>
              <w:spacing w:before="120" w:after="120" w:line="360" w:lineRule="auto"/>
              <w:jc w:val="center"/>
              <w:rPr>
                <w:rFonts w:asciiTheme="majorHAnsi" w:hAnsiTheme="majorHAnsi" w:cstheme="majorHAnsi"/>
                <w:b/>
                <w:sz w:val="26"/>
                <w:szCs w:val="26"/>
              </w:rPr>
            </w:pPr>
            <w:r w:rsidRPr="00986516">
              <w:rPr>
                <w:rFonts w:asciiTheme="majorHAnsi" w:hAnsiTheme="majorHAnsi" w:cstheme="majorHAnsi"/>
                <w:b/>
                <w:sz w:val="26"/>
                <w:szCs w:val="26"/>
              </w:rPr>
              <w:t>Công việc</w:t>
            </w:r>
          </w:p>
        </w:tc>
      </w:tr>
      <w:tr w:rsidR="00986516" w:rsidRPr="00986516" w14:paraId="7AF8D6F1" w14:textId="77777777" w:rsidTr="00DF5D3F">
        <w:tc>
          <w:tcPr>
            <w:tcW w:w="2790" w:type="dxa"/>
            <w:tcBorders>
              <w:top w:val="single" w:sz="4" w:space="0" w:color="auto"/>
              <w:left w:val="single" w:sz="4" w:space="0" w:color="auto"/>
              <w:bottom w:val="single" w:sz="4" w:space="0" w:color="auto"/>
              <w:right w:val="single" w:sz="4" w:space="0" w:color="auto"/>
            </w:tcBorders>
          </w:tcPr>
          <w:p w14:paraId="29CFAE61" w14:textId="77777777" w:rsidR="00986516" w:rsidRPr="00986516" w:rsidRDefault="00986516" w:rsidP="005C2781">
            <w:pPr>
              <w:spacing w:before="120" w:after="120" w:line="360" w:lineRule="auto"/>
              <w:jc w:val="center"/>
              <w:rPr>
                <w:rFonts w:asciiTheme="majorHAnsi" w:hAnsiTheme="majorHAnsi" w:cstheme="majorHAnsi"/>
                <w:b/>
                <w:bCs/>
                <w:sz w:val="26"/>
                <w:szCs w:val="26"/>
              </w:rPr>
            </w:pPr>
            <w:r w:rsidRPr="00986516">
              <w:rPr>
                <w:rFonts w:asciiTheme="majorHAnsi" w:hAnsiTheme="majorHAnsi" w:cstheme="majorHAnsi"/>
                <w:b/>
                <w:bCs/>
                <w:sz w:val="26"/>
                <w:szCs w:val="26"/>
              </w:rPr>
              <w:t>Trần Đăng Long</w:t>
            </w:r>
          </w:p>
        </w:tc>
        <w:tc>
          <w:tcPr>
            <w:tcW w:w="8010" w:type="dxa"/>
            <w:tcBorders>
              <w:top w:val="single" w:sz="4" w:space="0" w:color="auto"/>
              <w:left w:val="single" w:sz="4" w:space="0" w:color="auto"/>
              <w:bottom w:val="single" w:sz="4" w:space="0" w:color="auto"/>
              <w:right w:val="single" w:sz="4" w:space="0" w:color="auto"/>
            </w:tcBorders>
          </w:tcPr>
          <w:p w14:paraId="549B73CA" w14:textId="77777777" w:rsidR="00DF5D3F" w:rsidRPr="00DF5D3F" w:rsidRDefault="00DF5D3F" w:rsidP="00DF5D3F">
            <w:pPr>
              <w:rPr>
                <w:rFonts w:asciiTheme="majorHAnsi" w:hAnsiTheme="majorHAnsi" w:cstheme="majorHAnsi"/>
                <w:color w:val="000000"/>
                <w:sz w:val="26"/>
                <w:szCs w:val="26"/>
              </w:rPr>
            </w:pPr>
            <w:r w:rsidRPr="00DF5D3F">
              <w:rPr>
                <w:rFonts w:asciiTheme="majorHAnsi" w:hAnsiTheme="majorHAnsi" w:cstheme="majorHAnsi"/>
                <w:color w:val="000000"/>
                <w:sz w:val="26"/>
                <w:szCs w:val="26"/>
              </w:rPr>
              <w:t>Thiết kế cơ sở dữ liệu, xây dựng giao diện, xây dựng các chức năng trang chủ, chi tiết sản phẩm, thêm, sửa, xóa sản phẩm của user</w:t>
            </w:r>
          </w:p>
          <w:p w14:paraId="1F61835A" w14:textId="77777777" w:rsidR="00986516" w:rsidRPr="00DF5D3F" w:rsidRDefault="00986516" w:rsidP="00DF5D3F">
            <w:pPr>
              <w:rPr>
                <w:rFonts w:asciiTheme="majorHAnsi" w:hAnsiTheme="majorHAnsi" w:cstheme="majorHAnsi"/>
                <w:b/>
                <w:sz w:val="26"/>
                <w:szCs w:val="26"/>
              </w:rPr>
            </w:pPr>
          </w:p>
        </w:tc>
      </w:tr>
      <w:tr w:rsidR="00986516" w:rsidRPr="00986516" w14:paraId="482BC1F3" w14:textId="77777777" w:rsidTr="00DF5D3F">
        <w:tc>
          <w:tcPr>
            <w:tcW w:w="2790" w:type="dxa"/>
            <w:tcBorders>
              <w:top w:val="single" w:sz="4" w:space="0" w:color="auto"/>
              <w:left w:val="single" w:sz="4" w:space="0" w:color="auto"/>
              <w:bottom w:val="single" w:sz="4" w:space="0" w:color="auto"/>
              <w:right w:val="single" w:sz="4" w:space="0" w:color="auto"/>
            </w:tcBorders>
          </w:tcPr>
          <w:p w14:paraId="375AC96F" w14:textId="77777777" w:rsidR="00986516" w:rsidRPr="00986516" w:rsidRDefault="00986516" w:rsidP="005C2781">
            <w:pPr>
              <w:spacing w:before="120" w:after="120" w:line="360" w:lineRule="auto"/>
              <w:jc w:val="center"/>
              <w:rPr>
                <w:rFonts w:asciiTheme="majorHAnsi" w:hAnsiTheme="majorHAnsi" w:cstheme="majorHAnsi"/>
                <w:b/>
                <w:sz w:val="26"/>
                <w:szCs w:val="26"/>
              </w:rPr>
            </w:pPr>
            <w:r w:rsidRPr="00986516">
              <w:rPr>
                <w:rFonts w:asciiTheme="majorHAnsi" w:hAnsiTheme="majorHAnsi" w:cstheme="majorHAnsi"/>
                <w:b/>
                <w:sz w:val="26"/>
                <w:szCs w:val="26"/>
              </w:rPr>
              <w:t>Võ Duy Hiền</w:t>
            </w:r>
          </w:p>
        </w:tc>
        <w:tc>
          <w:tcPr>
            <w:tcW w:w="8010" w:type="dxa"/>
            <w:tcBorders>
              <w:top w:val="single" w:sz="4" w:space="0" w:color="auto"/>
              <w:left w:val="single" w:sz="4" w:space="0" w:color="auto"/>
              <w:bottom w:val="single" w:sz="4" w:space="0" w:color="auto"/>
              <w:right w:val="single" w:sz="4" w:space="0" w:color="auto"/>
            </w:tcBorders>
          </w:tcPr>
          <w:p w14:paraId="332B83EE" w14:textId="77777777" w:rsidR="00DF5D3F" w:rsidRPr="00DF5D3F" w:rsidRDefault="00DF5D3F" w:rsidP="00DF5D3F">
            <w:pPr>
              <w:rPr>
                <w:rFonts w:asciiTheme="majorHAnsi" w:hAnsiTheme="majorHAnsi" w:cstheme="majorHAnsi"/>
                <w:color w:val="000000"/>
                <w:sz w:val="26"/>
                <w:szCs w:val="26"/>
              </w:rPr>
            </w:pPr>
            <w:r w:rsidRPr="00DF5D3F">
              <w:rPr>
                <w:rFonts w:asciiTheme="majorHAnsi" w:hAnsiTheme="majorHAnsi" w:cstheme="majorHAnsi"/>
                <w:color w:val="000000"/>
                <w:sz w:val="26"/>
                <w:szCs w:val="26"/>
              </w:rPr>
              <w:t>Thiết kế cơ sở dữ liệu, xây dựng giao diện, xây dựng các chức năng quản lý tài khoản thành viên hoặc admin, sửa xóa thông tin tài khoản, lịch sử mua hàng user</w:t>
            </w:r>
          </w:p>
          <w:p w14:paraId="30EE7C85" w14:textId="77777777" w:rsidR="00986516" w:rsidRPr="00DF5D3F" w:rsidRDefault="00986516" w:rsidP="00DF5D3F">
            <w:pPr>
              <w:rPr>
                <w:rFonts w:asciiTheme="majorHAnsi" w:hAnsiTheme="majorHAnsi" w:cstheme="majorHAnsi"/>
                <w:b/>
                <w:sz w:val="26"/>
                <w:szCs w:val="26"/>
              </w:rPr>
            </w:pPr>
          </w:p>
        </w:tc>
      </w:tr>
      <w:tr w:rsidR="00986516" w:rsidRPr="00986516" w14:paraId="184F7F1D" w14:textId="77777777" w:rsidTr="00DF5D3F">
        <w:tc>
          <w:tcPr>
            <w:tcW w:w="2790" w:type="dxa"/>
            <w:tcBorders>
              <w:top w:val="single" w:sz="4" w:space="0" w:color="auto"/>
              <w:left w:val="single" w:sz="4" w:space="0" w:color="auto"/>
              <w:bottom w:val="single" w:sz="4" w:space="0" w:color="auto"/>
              <w:right w:val="single" w:sz="4" w:space="0" w:color="auto"/>
            </w:tcBorders>
          </w:tcPr>
          <w:p w14:paraId="51BC53A1" w14:textId="77777777" w:rsidR="00986516" w:rsidRPr="00986516" w:rsidRDefault="00986516" w:rsidP="005C2781">
            <w:pPr>
              <w:spacing w:before="120" w:after="120" w:line="360" w:lineRule="auto"/>
              <w:jc w:val="center"/>
              <w:rPr>
                <w:rFonts w:asciiTheme="majorHAnsi" w:eastAsia="Times New Roman" w:hAnsiTheme="majorHAnsi" w:cstheme="majorHAnsi"/>
                <w:b/>
                <w:bCs/>
                <w:sz w:val="26"/>
                <w:szCs w:val="26"/>
              </w:rPr>
            </w:pPr>
            <w:r w:rsidRPr="00986516">
              <w:rPr>
                <w:rFonts w:asciiTheme="majorHAnsi" w:eastAsia="Times New Roman" w:hAnsiTheme="majorHAnsi" w:cstheme="majorHAnsi"/>
                <w:b/>
                <w:bCs/>
                <w:sz w:val="26"/>
                <w:szCs w:val="26"/>
              </w:rPr>
              <w:t>Đồng Vũ Tiến Nghĩa</w:t>
            </w:r>
          </w:p>
        </w:tc>
        <w:tc>
          <w:tcPr>
            <w:tcW w:w="8010" w:type="dxa"/>
            <w:tcBorders>
              <w:top w:val="single" w:sz="4" w:space="0" w:color="auto"/>
              <w:left w:val="single" w:sz="4" w:space="0" w:color="auto"/>
              <w:bottom w:val="single" w:sz="4" w:space="0" w:color="auto"/>
              <w:right w:val="single" w:sz="4" w:space="0" w:color="auto"/>
            </w:tcBorders>
          </w:tcPr>
          <w:p w14:paraId="1A3BFBA4" w14:textId="77777777" w:rsidR="00DF5D3F" w:rsidRPr="00DF5D3F" w:rsidRDefault="00DF5D3F" w:rsidP="00DF5D3F">
            <w:pPr>
              <w:rPr>
                <w:rFonts w:asciiTheme="majorHAnsi" w:hAnsiTheme="majorHAnsi" w:cstheme="majorHAnsi"/>
                <w:color w:val="000000"/>
                <w:sz w:val="26"/>
                <w:szCs w:val="26"/>
              </w:rPr>
            </w:pPr>
            <w:r w:rsidRPr="00DF5D3F">
              <w:rPr>
                <w:rFonts w:asciiTheme="majorHAnsi" w:hAnsiTheme="majorHAnsi" w:cstheme="majorHAnsi"/>
                <w:color w:val="000000"/>
                <w:sz w:val="26"/>
                <w:szCs w:val="26"/>
              </w:rPr>
              <w:t>Thiết kế cơ sở dữ liệu, xây dựng giao diện, xây dựng các chức năng tìm kiếm, thêm sản phẩm vào giỏ hàng, xử lý giỏ hàng, thanh toán</w:t>
            </w:r>
          </w:p>
          <w:p w14:paraId="40E124D9" w14:textId="77777777" w:rsidR="00986516" w:rsidRPr="00DF5D3F" w:rsidRDefault="00986516" w:rsidP="00DF5D3F">
            <w:pPr>
              <w:spacing w:before="120" w:after="120" w:line="360" w:lineRule="auto"/>
              <w:rPr>
                <w:rFonts w:asciiTheme="majorHAnsi" w:hAnsiTheme="majorHAnsi" w:cstheme="majorHAnsi"/>
                <w:b/>
                <w:sz w:val="26"/>
                <w:szCs w:val="26"/>
              </w:rPr>
            </w:pPr>
          </w:p>
        </w:tc>
      </w:tr>
      <w:tr w:rsidR="00986516" w:rsidRPr="00986516" w14:paraId="1890DA9F" w14:textId="77777777" w:rsidTr="00DF5D3F">
        <w:tc>
          <w:tcPr>
            <w:tcW w:w="2790" w:type="dxa"/>
            <w:tcBorders>
              <w:top w:val="single" w:sz="4" w:space="0" w:color="auto"/>
              <w:left w:val="single" w:sz="4" w:space="0" w:color="auto"/>
              <w:bottom w:val="single" w:sz="4" w:space="0" w:color="auto"/>
              <w:right w:val="single" w:sz="4" w:space="0" w:color="auto"/>
            </w:tcBorders>
          </w:tcPr>
          <w:p w14:paraId="3CCC2CB0" w14:textId="77777777" w:rsidR="00986516" w:rsidRPr="00986516" w:rsidRDefault="00986516" w:rsidP="005C2781">
            <w:pPr>
              <w:spacing w:before="120" w:after="120" w:line="360" w:lineRule="auto"/>
              <w:jc w:val="center"/>
              <w:rPr>
                <w:rFonts w:asciiTheme="majorHAnsi" w:hAnsiTheme="majorHAnsi" w:cstheme="majorHAnsi"/>
                <w:sz w:val="26"/>
                <w:szCs w:val="26"/>
              </w:rPr>
            </w:pPr>
            <w:r w:rsidRPr="00986516">
              <w:rPr>
                <w:rFonts w:asciiTheme="majorHAnsi" w:hAnsiTheme="majorHAnsi" w:cstheme="majorHAnsi"/>
                <w:b/>
                <w:bCs/>
                <w:sz w:val="26"/>
                <w:szCs w:val="26"/>
              </w:rPr>
              <w:t>Lê Nguyễn Anh Khoa</w:t>
            </w:r>
          </w:p>
        </w:tc>
        <w:tc>
          <w:tcPr>
            <w:tcW w:w="8010" w:type="dxa"/>
            <w:tcBorders>
              <w:top w:val="single" w:sz="4" w:space="0" w:color="auto"/>
              <w:left w:val="single" w:sz="4" w:space="0" w:color="auto"/>
              <w:bottom w:val="single" w:sz="4" w:space="0" w:color="auto"/>
              <w:right w:val="single" w:sz="4" w:space="0" w:color="auto"/>
            </w:tcBorders>
          </w:tcPr>
          <w:p w14:paraId="2C334D09" w14:textId="77777777" w:rsidR="00DF5D3F" w:rsidRPr="00DF5D3F" w:rsidRDefault="00DF5D3F" w:rsidP="00DF5D3F">
            <w:pPr>
              <w:rPr>
                <w:rFonts w:asciiTheme="majorHAnsi" w:hAnsiTheme="majorHAnsi" w:cstheme="majorHAnsi"/>
                <w:color w:val="000000"/>
                <w:sz w:val="26"/>
                <w:szCs w:val="26"/>
              </w:rPr>
            </w:pPr>
            <w:r w:rsidRPr="00DF5D3F">
              <w:rPr>
                <w:rFonts w:asciiTheme="majorHAnsi" w:hAnsiTheme="majorHAnsi" w:cstheme="majorHAnsi"/>
                <w:color w:val="000000"/>
                <w:sz w:val="26"/>
                <w:szCs w:val="26"/>
              </w:rPr>
              <w:t>Thiết kế cơ sở dữ liệu, xây dựng giao diện, xây dựng các chức năng: cập nhật profile admin, xóa sản phẩm ở phía admin, lịch sử mua hàng của admin</w:t>
            </w:r>
          </w:p>
          <w:p w14:paraId="7FDB3BC4" w14:textId="77777777" w:rsidR="00986516" w:rsidRPr="00DF5D3F" w:rsidRDefault="00986516" w:rsidP="00DF5D3F">
            <w:pPr>
              <w:spacing w:before="120" w:after="120" w:line="360" w:lineRule="auto"/>
              <w:rPr>
                <w:rFonts w:asciiTheme="majorHAnsi" w:hAnsiTheme="majorHAnsi" w:cstheme="majorHAnsi"/>
                <w:b/>
                <w:sz w:val="26"/>
                <w:szCs w:val="26"/>
              </w:rPr>
            </w:pPr>
          </w:p>
        </w:tc>
      </w:tr>
      <w:tr w:rsidR="00986516" w:rsidRPr="00986516" w14:paraId="681E6876" w14:textId="77777777" w:rsidTr="00DF5D3F">
        <w:tc>
          <w:tcPr>
            <w:tcW w:w="2790" w:type="dxa"/>
            <w:tcBorders>
              <w:top w:val="single" w:sz="4" w:space="0" w:color="auto"/>
              <w:left w:val="single" w:sz="4" w:space="0" w:color="auto"/>
              <w:bottom w:val="single" w:sz="4" w:space="0" w:color="auto"/>
              <w:right w:val="single" w:sz="4" w:space="0" w:color="auto"/>
            </w:tcBorders>
          </w:tcPr>
          <w:p w14:paraId="081FC887" w14:textId="77777777" w:rsidR="00986516" w:rsidRPr="00986516" w:rsidRDefault="00986516" w:rsidP="005C2781">
            <w:pPr>
              <w:spacing w:before="120" w:after="120" w:line="360" w:lineRule="auto"/>
              <w:jc w:val="center"/>
              <w:rPr>
                <w:rFonts w:asciiTheme="majorHAnsi" w:hAnsiTheme="majorHAnsi" w:cstheme="majorHAnsi"/>
                <w:sz w:val="26"/>
                <w:szCs w:val="26"/>
              </w:rPr>
            </w:pPr>
            <w:r w:rsidRPr="00986516">
              <w:rPr>
                <w:rFonts w:asciiTheme="majorHAnsi" w:hAnsiTheme="majorHAnsi" w:cstheme="majorHAnsi"/>
                <w:b/>
                <w:bCs/>
                <w:sz w:val="26"/>
                <w:szCs w:val="26"/>
              </w:rPr>
              <w:t>Hồ Duy Mạnh</w:t>
            </w:r>
          </w:p>
        </w:tc>
        <w:tc>
          <w:tcPr>
            <w:tcW w:w="8010" w:type="dxa"/>
            <w:tcBorders>
              <w:top w:val="single" w:sz="4" w:space="0" w:color="auto"/>
              <w:left w:val="single" w:sz="4" w:space="0" w:color="auto"/>
              <w:bottom w:val="single" w:sz="4" w:space="0" w:color="auto"/>
              <w:right w:val="single" w:sz="4" w:space="0" w:color="auto"/>
            </w:tcBorders>
          </w:tcPr>
          <w:p w14:paraId="54CD7D23" w14:textId="77777777" w:rsidR="00DF5D3F" w:rsidRPr="00DF5D3F" w:rsidRDefault="00DF5D3F" w:rsidP="00DF5D3F">
            <w:pPr>
              <w:rPr>
                <w:rFonts w:asciiTheme="majorHAnsi" w:hAnsiTheme="majorHAnsi" w:cstheme="majorHAnsi"/>
                <w:color w:val="000000"/>
                <w:sz w:val="26"/>
                <w:szCs w:val="26"/>
              </w:rPr>
            </w:pPr>
            <w:r w:rsidRPr="00DF5D3F">
              <w:rPr>
                <w:rFonts w:asciiTheme="majorHAnsi" w:hAnsiTheme="majorHAnsi" w:cstheme="majorHAnsi"/>
                <w:color w:val="000000"/>
                <w:sz w:val="26"/>
                <w:szCs w:val="26"/>
              </w:rPr>
              <w:t>Thiết kế cơ sở dữ liệu, xây dựng giao diện, xây dựng các chức năng đăng nhập và đăng kí tài khoản khách hàng</w:t>
            </w:r>
          </w:p>
          <w:p w14:paraId="465C9073" w14:textId="77777777" w:rsidR="00986516" w:rsidRPr="00DF5D3F" w:rsidRDefault="00986516" w:rsidP="00DF5D3F">
            <w:pPr>
              <w:spacing w:before="120" w:after="120" w:line="360" w:lineRule="auto"/>
              <w:rPr>
                <w:rFonts w:asciiTheme="majorHAnsi" w:hAnsiTheme="majorHAnsi" w:cstheme="majorHAnsi"/>
                <w:b/>
                <w:sz w:val="26"/>
                <w:szCs w:val="26"/>
              </w:rPr>
            </w:pPr>
          </w:p>
        </w:tc>
      </w:tr>
      <w:tr w:rsidR="00986516" w:rsidRPr="00986516" w14:paraId="44B68F77" w14:textId="77777777" w:rsidTr="00DF5D3F">
        <w:tc>
          <w:tcPr>
            <w:tcW w:w="2790" w:type="dxa"/>
            <w:tcBorders>
              <w:top w:val="single" w:sz="4" w:space="0" w:color="auto"/>
              <w:left w:val="single" w:sz="4" w:space="0" w:color="auto"/>
              <w:bottom w:val="single" w:sz="4" w:space="0" w:color="auto"/>
              <w:right w:val="single" w:sz="4" w:space="0" w:color="auto"/>
            </w:tcBorders>
          </w:tcPr>
          <w:p w14:paraId="719A6B27" w14:textId="77777777" w:rsidR="00986516" w:rsidRPr="00986516" w:rsidRDefault="00986516" w:rsidP="005C2781">
            <w:pPr>
              <w:spacing w:before="120" w:after="120" w:line="360" w:lineRule="auto"/>
              <w:jc w:val="center"/>
              <w:rPr>
                <w:rFonts w:asciiTheme="majorHAnsi" w:hAnsiTheme="majorHAnsi" w:cstheme="majorHAnsi"/>
                <w:b/>
                <w:sz w:val="26"/>
                <w:szCs w:val="26"/>
              </w:rPr>
            </w:pPr>
            <w:r w:rsidRPr="00986516">
              <w:rPr>
                <w:rFonts w:asciiTheme="majorHAnsi" w:hAnsiTheme="majorHAnsi" w:cstheme="majorHAnsi"/>
                <w:b/>
                <w:bCs/>
                <w:sz w:val="26"/>
                <w:szCs w:val="26"/>
              </w:rPr>
              <w:t>Nguyễn Hữu Sang</w:t>
            </w:r>
          </w:p>
        </w:tc>
        <w:tc>
          <w:tcPr>
            <w:tcW w:w="8010" w:type="dxa"/>
            <w:tcBorders>
              <w:top w:val="single" w:sz="4" w:space="0" w:color="auto"/>
              <w:left w:val="single" w:sz="4" w:space="0" w:color="auto"/>
              <w:bottom w:val="single" w:sz="4" w:space="0" w:color="auto"/>
              <w:right w:val="single" w:sz="4" w:space="0" w:color="auto"/>
            </w:tcBorders>
          </w:tcPr>
          <w:p w14:paraId="124F2963" w14:textId="77777777" w:rsidR="00DF5D3F" w:rsidRPr="00DF5D3F" w:rsidRDefault="00DF5D3F" w:rsidP="00DF5D3F">
            <w:pPr>
              <w:rPr>
                <w:rFonts w:asciiTheme="majorHAnsi" w:hAnsiTheme="majorHAnsi" w:cstheme="majorHAnsi"/>
                <w:color w:val="000000"/>
                <w:sz w:val="26"/>
                <w:szCs w:val="26"/>
              </w:rPr>
            </w:pPr>
            <w:r w:rsidRPr="00DF5D3F">
              <w:rPr>
                <w:rFonts w:asciiTheme="majorHAnsi" w:hAnsiTheme="majorHAnsi" w:cstheme="majorHAnsi"/>
                <w:color w:val="000000"/>
                <w:sz w:val="26"/>
                <w:szCs w:val="26"/>
              </w:rPr>
              <w:t>Thiết kế cơ sở dữ liệu, xây dựng giao diện, xây dựng các chức năng: thêm, sửa, xóa, : Blog,comments</w:t>
            </w:r>
          </w:p>
          <w:p w14:paraId="4C0DB3C6" w14:textId="77777777" w:rsidR="00986516" w:rsidRPr="00DF5D3F" w:rsidRDefault="00986516" w:rsidP="00DF5D3F">
            <w:pPr>
              <w:spacing w:before="120" w:after="120" w:line="360" w:lineRule="auto"/>
              <w:rPr>
                <w:rFonts w:asciiTheme="majorHAnsi" w:hAnsiTheme="majorHAnsi" w:cstheme="majorHAnsi"/>
                <w:b/>
                <w:sz w:val="26"/>
                <w:szCs w:val="26"/>
              </w:rPr>
            </w:pPr>
          </w:p>
        </w:tc>
      </w:tr>
      <w:tr w:rsidR="00986516" w:rsidRPr="00986516" w14:paraId="04D22AC0" w14:textId="77777777" w:rsidTr="00DF5D3F">
        <w:tc>
          <w:tcPr>
            <w:tcW w:w="2790" w:type="dxa"/>
            <w:tcBorders>
              <w:top w:val="single" w:sz="4" w:space="0" w:color="auto"/>
              <w:left w:val="single" w:sz="4" w:space="0" w:color="auto"/>
              <w:bottom w:val="single" w:sz="4" w:space="0" w:color="auto"/>
              <w:right w:val="single" w:sz="4" w:space="0" w:color="auto"/>
            </w:tcBorders>
          </w:tcPr>
          <w:p w14:paraId="2AAAAE96" w14:textId="77777777" w:rsidR="00986516" w:rsidRPr="00986516" w:rsidRDefault="00986516" w:rsidP="005C2781">
            <w:pPr>
              <w:spacing w:before="120" w:after="120" w:line="360" w:lineRule="auto"/>
              <w:jc w:val="center"/>
              <w:rPr>
                <w:rFonts w:asciiTheme="majorHAnsi" w:hAnsiTheme="majorHAnsi" w:cstheme="majorHAnsi"/>
                <w:b/>
                <w:sz w:val="26"/>
                <w:szCs w:val="26"/>
              </w:rPr>
            </w:pPr>
            <w:r w:rsidRPr="00986516">
              <w:rPr>
                <w:rFonts w:asciiTheme="majorHAnsi" w:hAnsiTheme="majorHAnsi" w:cstheme="majorHAnsi"/>
                <w:b/>
                <w:bCs/>
                <w:sz w:val="26"/>
                <w:szCs w:val="26"/>
              </w:rPr>
              <w:t>Trần Mạnh Cường</w:t>
            </w:r>
          </w:p>
        </w:tc>
        <w:tc>
          <w:tcPr>
            <w:tcW w:w="8010" w:type="dxa"/>
            <w:tcBorders>
              <w:top w:val="single" w:sz="4" w:space="0" w:color="auto"/>
              <w:left w:val="single" w:sz="4" w:space="0" w:color="auto"/>
              <w:bottom w:val="single" w:sz="4" w:space="0" w:color="auto"/>
              <w:right w:val="single" w:sz="4" w:space="0" w:color="auto"/>
            </w:tcBorders>
          </w:tcPr>
          <w:p w14:paraId="66E189C5" w14:textId="77777777" w:rsidR="00DF5D3F" w:rsidRPr="00DF5D3F" w:rsidRDefault="00DF5D3F" w:rsidP="00DF5D3F">
            <w:pPr>
              <w:rPr>
                <w:rFonts w:asciiTheme="majorHAnsi" w:hAnsiTheme="majorHAnsi" w:cstheme="majorHAnsi"/>
                <w:color w:val="000000"/>
                <w:sz w:val="26"/>
                <w:szCs w:val="26"/>
              </w:rPr>
            </w:pPr>
            <w:r w:rsidRPr="00DF5D3F">
              <w:rPr>
                <w:rFonts w:asciiTheme="majorHAnsi" w:hAnsiTheme="majorHAnsi" w:cstheme="majorHAnsi"/>
                <w:color w:val="000000"/>
                <w:sz w:val="26"/>
                <w:szCs w:val="26"/>
              </w:rPr>
              <w:t>Thiết kế cơ sở dữ liệu, xây dựng giao diện, xây dựng các chức năng : thêm, sửa, xóa : Brand, Category, Country</w:t>
            </w:r>
          </w:p>
          <w:p w14:paraId="70F8689C" w14:textId="77777777" w:rsidR="00986516" w:rsidRPr="00DF5D3F" w:rsidRDefault="00986516" w:rsidP="00DF5D3F">
            <w:pPr>
              <w:spacing w:before="120" w:after="120" w:line="360" w:lineRule="auto"/>
              <w:rPr>
                <w:rFonts w:asciiTheme="majorHAnsi" w:hAnsiTheme="majorHAnsi" w:cstheme="majorHAnsi"/>
                <w:b/>
                <w:sz w:val="26"/>
                <w:szCs w:val="26"/>
              </w:rPr>
            </w:pPr>
          </w:p>
        </w:tc>
      </w:tr>
    </w:tbl>
    <w:p w14:paraId="6B045C03" w14:textId="77777777" w:rsidR="00986516" w:rsidRPr="00986516" w:rsidRDefault="00986516" w:rsidP="00986516">
      <w:pPr>
        <w:tabs>
          <w:tab w:val="left" w:leader="dot" w:pos="9072"/>
        </w:tabs>
        <w:spacing w:after="0" w:line="240" w:lineRule="auto"/>
        <w:jc w:val="both"/>
        <w:rPr>
          <w:rFonts w:asciiTheme="majorHAnsi" w:hAnsiTheme="majorHAnsi" w:cstheme="majorHAnsi"/>
          <w:bCs/>
          <w:sz w:val="26"/>
          <w:szCs w:val="26"/>
        </w:rPr>
      </w:pPr>
    </w:p>
    <w:p w14:paraId="214ADD0C" w14:textId="77777777" w:rsidR="00986516" w:rsidRPr="00986516" w:rsidRDefault="00986516" w:rsidP="00986516">
      <w:pPr>
        <w:tabs>
          <w:tab w:val="center" w:pos="7020"/>
          <w:tab w:val="right" w:pos="9072"/>
        </w:tabs>
        <w:spacing w:after="0" w:line="240" w:lineRule="auto"/>
        <w:jc w:val="both"/>
        <w:rPr>
          <w:rFonts w:asciiTheme="majorHAnsi" w:eastAsiaTheme="minorEastAsia" w:hAnsiTheme="majorHAnsi" w:cstheme="majorHAnsi"/>
          <w:bCs/>
          <w:i/>
          <w:sz w:val="26"/>
          <w:szCs w:val="26"/>
          <w:lang w:bidi="en-US"/>
        </w:rPr>
      </w:pPr>
      <w:r w:rsidRPr="00986516">
        <w:rPr>
          <w:rFonts w:asciiTheme="majorHAnsi" w:hAnsiTheme="majorHAnsi" w:cstheme="majorHAnsi"/>
          <w:b/>
          <w:sz w:val="26"/>
          <w:szCs w:val="26"/>
        </w:rPr>
        <w:tab/>
      </w:r>
      <w:r w:rsidRPr="00986516">
        <w:rPr>
          <w:rFonts w:asciiTheme="majorHAnsi" w:eastAsiaTheme="minorEastAsia" w:hAnsiTheme="majorHAnsi" w:cstheme="majorHAnsi"/>
          <w:bCs/>
          <w:i/>
          <w:sz w:val="26"/>
          <w:szCs w:val="26"/>
          <w:lang w:bidi="en-US"/>
        </w:rPr>
        <w:t>Đà Nẵng, ngày … tháng … năm …</w:t>
      </w:r>
    </w:p>
    <w:p w14:paraId="7BA07F43" w14:textId="77777777" w:rsidR="00986516" w:rsidRPr="00986516" w:rsidRDefault="00986516" w:rsidP="00986516">
      <w:pPr>
        <w:tabs>
          <w:tab w:val="left" w:pos="720"/>
          <w:tab w:val="left" w:pos="960"/>
          <w:tab w:val="center" w:pos="7020"/>
        </w:tabs>
        <w:spacing w:after="0" w:line="240" w:lineRule="auto"/>
        <w:rPr>
          <w:rFonts w:asciiTheme="majorHAnsi" w:hAnsiTheme="majorHAnsi" w:cstheme="majorHAnsi"/>
          <w:b/>
          <w:sz w:val="26"/>
          <w:szCs w:val="26"/>
        </w:rPr>
      </w:pPr>
      <w:r w:rsidRPr="00986516">
        <w:rPr>
          <w:rFonts w:asciiTheme="majorHAnsi" w:hAnsiTheme="majorHAnsi" w:cstheme="majorHAnsi"/>
          <w:b/>
          <w:sz w:val="26"/>
          <w:szCs w:val="26"/>
        </w:rPr>
        <w:tab/>
      </w:r>
      <w:r w:rsidRPr="00986516">
        <w:rPr>
          <w:rFonts w:asciiTheme="majorHAnsi" w:hAnsiTheme="majorHAnsi" w:cstheme="majorHAnsi"/>
          <w:b/>
          <w:sz w:val="26"/>
          <w:szCs w:val="26"/>
        </w:rPr>
        <w:tab/>
      </w:r>
      <w:r w:rsidRPr="00986516">
        <w:rPr>
          <w:rFonts w:asciiTheme="majorHAnsi" w:hAnsiTheme="majorHAnsi" w:cstheme="majorHAnsi"/>
          <w:b/>
          <w:sz w:val="26"/>
          <w:szCs w:val="26"/>
        </w:rPr>
        <w:tab/>
      </w:r>
    </w:p>
    <w:p w14:paraId="2A36A81D" w14:textId="77777777" w:rsidR="00986516" w:rsidRPr="00986516" w:rsidRDefault="00986516" w:rsidP="00986516">
      <w:pPr>
        <w:tabs>
          <w:tab w:val="left" w:pos="720"/>
          <w:tab w:val="left" w:pos="960"/>
          <w:tab w:val="center" w:pos="7020"/>
        </w:tabs>
        <w:spacing w:after="0" w:line="240" w:lineRule="auto"/>
        <w:rPr>
          <w:rFonts w:asciiTheme="majorHAnsi" w:hAnsiTheme="majorHAnsi" w:cstheme="majorHAnsi"/>
          <w:b/>
          <w:sz w:val="26"/>
          <w:szCs w:val="26"/>
        </w:rPr>
      </w:pPr>
    </w:p>
    <w:p w14:paraId="702B739F" w14:textId="77777777" w:rsidR="00986516" w:rsidRPr="00986516" w:rsidRDefault="00986516" w:rsidP="00986516">
      <w:pPr>
        <w:tabs>
          <w:tab w:val="left" w:pos="720"/>
          <w:tab w:val="left" w:pos="960"/>
          <w:tab w:val="center" w:pos="7020"/>
        </w:tabs>
        <w:spacing w:after="0" w:line="240" w:lineRule="auto"/>
        <w:rPr>
          <w:rFonts w:asciiTheme="majorHAnsi" w:hAnsiTheme="majorHAnsi" w:cstheme="majorHAnsi"/>
          <w:b/>
          <w:sz w:val="26"/>
          <w:szCs w:val="26"/>
        </w:rPr>
      </w:pPr>
    </w:p>
    <w:p w14:paraId="500ED5DF" w14:textId="19DDE1C8" w:rsidR="00986516" w:rsidRPr="00986516" w:rsidRDefault="00986516" w:rsidP="00986516">
      <w:pPr>
        <w:tabs>
          <w:tab w:val="left" w:pos="720"/>
          <w:tab w:val="left" w:pos="960"/>
          <w:tab w:val="center" w:pos="7020"/>
        </w:tabs>
        <w:spacing w:after="0" w:line="240" w:lineRule="auto"/>
        <w:ind w:left="1440" w:firstLine="5040"/>
        <w:rPr>
          <w:rFonts w:asciiTheme="majorHAnsi" w:hAnsiTheme="majorHAnsi" w:cstheme="majorHAnsi"/>
          <w:b/>
          <w:sz w:val="26"/>
          <w:szCs w:val="26"/>
        </w:rPr>
      </w:pPr>
      <w:r w:rsidRPr="00986516">
        <w:rPr>
          <w:rFonts w:asciiTheme="majorHAnsi" w:hAnsiTheme="majorHAnsi" w:cstheme="majorHAnsi"/>
          <w:b/>
          <w:sz w:val="26"/>
          <w:szCs w:val="26"/>
        </w:rPr>
        <w:t>Trưởng nhóm</w:t>
      </w:r>
    </w:p>
    <w:p w14:paraId="2E098E1B" w14:textId="4DFF7CEB" w:rsidR="00986516" w:rsidRDefault="00986516">
      <w:pPr>
        <w:rPr>
          <w:rFonts w:asciiTheme="majorHAnsi" w:hAnsiTheme="majorHAnsi" w:cstheme="majorHAnsi"/>
          <w:color w:val="000000" w:themeColor="text1"/>
        </w:rPr>
      </w:pPr>
    </w:p>
    <w:p w14:paraId="5D681B69" w14:textId="7DF07564" w:rsidR="00986516" w:rsidRDefault="00986516">
      <w:pPr>
        <w:rPr>
          <w:rFonts w:asciiTheme="majorHAnsi" w:hAnsiTheme="majorHAnsi" w:cstheme="majorHAnsi"/>
          <w:color w:val="000000" w:themeColor="text1"/>
        </w:rPr>
      </w:pPr>
    </w:p>
    <w:p w14:paraId="1022F285" w14:textId="77777777" w:rsidR="00DF5D3F" w:rsidRPr="00AF48C7" w:rsidRDefault="00DF5D3F" w:rsidP="00AF48C7">
      <w:pPr>
        <w:pStyle w:val="Heading1"/>
        <w:jc w:val="center"/>
        <w:rPr>
          <w:rFonts w:cstheme="majorHAnsi"/>
          <w:b/>
          <w:bCs/>
          <w:color w:val="000000" w:themeColor="text1"/>
          <w:sz w:val="26"/>
          <w:szCs w:val="26"/>
        </w:rPr>
      </w:pPr>
      <w:bookmarkStart w:id="2" w:name="_Toc104936219"/>
      <w:r w:rsidRPr="00AF48C7">
        <w:rPr>
          <w:rFonts w:cstheme="majorHAnsi"/>
          <w:b/>
          <w:bCs/>
          <w:color w:val="000000" w:themeColor="text1"/>
          <w:sz w:val="26"/>
          <w:szCs w:val="26"/>
        </w:rPr>
        <w:lastRenderedPageBreak/>
        <w:t>BẢNG TIẾN ĐỘ</w:t>
      </w:r>
      <w:bookmarkEnd w:id="2"/>
    </w:p>
    <w:p w14:paraId="27BE9276" w14:textId="77777777" w:rsidR="00DF5D3F" w:rsidRPr="00CF46F1" w:rsidRDefault="00DF5D3F" w:rsidP="00CF46F1">
      <w:pPr>
        <w:tabs>
          <w:tab w:val="left" w:pos="3252"/>
        </w:tabs>
        <w:jc w:val="center"/>
        <w:rPr>
          <w:rFonts w:asciiTheme="majorHAnsi" w:hAnsiTheme="majorHAnsi" w:cstheme="majorHAnsi"/>
          <w:b/>
          <w:bCs/>
          <w:sz w:val="26"/>
          <w:szCs w:val="26"/>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840"/>
      </w:tblGrid>
      <w:tr w:rsidR="00DF5D3F" w:rsidRPr="00CF46F1" w14:paraId="5BF5709C" w14:textId="77777777" w:rsidTr="00CF46F1">
        <w:tc>
          <w:tcPr>
            <w:tcW w:w="2875" w:type="dxa"/>
          </w:tcPr>
          <w:p w14:paraId="550590E8" w14:textId="77777777" w:rsidR="00DF5D3F" w:rsidRPr="00CF46F1" w:rsidRDefault="00DF5D3F" w:rsidP="00CF46F1">
            <w:pPr>
              <w:tabs>
                <w:tab w:val="left" w:pos="3252"/>
              </w:tabs>
              <w:jc w:val="center"/>
              <w:rPr>
                <w:rFonts w:asciiTheme="majorHAnsi" w:hAnsiTheme="majorHAnsi" w:cstheme="majorHAnsi"/>
                <w:b/>
                <w:sz w:val="26"/>
                <w:szCs w:val="26"/>
              </w:rPr>
            </w:pPr>
            <w:r w:rsidRPr="00CF46F1">
              <w:rPr>
                <w:rFonts w:asciiTheme="majorHAnsi" w:hAnsiTheme="majorHAnsi" w:cstheme="majorHAnsi"/>
                <w:b/>
                <w:sz w:val="26"/>
                <w:szCs w:val="26"/>
              </w:rPr>
              <w:t>Thời gian thực hiện</w:t>
            </w:r>
          </w:p>
        </w:tc>
        <w:tc>
          <w:tcPr>
            <w:tcW w:w="6840" w:type="dxa"/>
          </w:tcPr>
          <w:p w14:paraId="5194FE87" w14:textId="77777777" w:rsidR="00DF5D3F" w:rsidRPr="00CF46F1" w:rsidRDefault="00DF5D3F" w:rsidP="00CF46F1">
            <w:pPr>
              <w:tabs>
                <w:tab w:val="left" w:pos="3252"/>
              </w:tabs>
              <w:jc w:val="center"/>
              <w:rPr>
                <w:rFonts w:asciiTheme="majorHAnsi" w:hAnsiTheme="majorHAnsi" w:cstheme="majorHAnsi"/>
                <w:b/>
                <w:sz w:val="26"/>
                <w:szCs w:val="26"/>
              </w:rPr>
            </w:pPr>
            <w:r w:rsidRPr="00CF46F1">
              <w:rPr>
                <w:rFonts w:asciiTheme="majorHAnsi" w:hAnsiTheme="majorHAnsi" w:cstheme="majorHAnsi"/>
                <w:b/>
                <w:sz w:val="26"/>
                <w:szCs w:val="26"/>
              </w:rPr>
              <w:t>Nội dung thực hiện</w:t>
            </w:r>
          </w:p>
        </w:tc>
      </w:tr>
      <w:tr w:rsidR="00DF5D3F" w:rsidRPr="00CF46F1" w14:paraId="0DB16CE5" w14:textId="77777777" w:rsidTr="00CF46F1">
        <w:tc>
          <w:tcPr>
            <w:tcW w:w="2875" w:type="dxa"/>
          </w:tcPr>
          <w:p w14:paraId="2E22DD95" w14:textId="77777777" w:rsidR="00CF46F1" w:rsidRPr="00CF46F1" w:rsidRDefault="00CF46F1" w:rsidP="00CF46F1">
            <w:pPr>
              <w:pStyle w:val="NormalWeb"/>
              <w:rPr>
                <w:rFonts w:asciiTheme="majorHAnsi" w:hAnsiTheme="majorHAnsi" w:cstheme="majorHAnsi"/>
                <w:sz w:val="26"/>
                <w:szCs w:val="26"/>
              </w:rPr>
            </w:pPr>
            <w:r w:rsidRPr="00CF46F1">
              <w:rPr>
                <w:rFonts w:asciiTheme="majorHAnsi" w:hAnsiTheme="majorHAnsi" w:cstheme="majorHAnsi"/>
                <w:sz w:val="26"/>
                <w:szCs w:val="26"/>
              </w:rPr>
              <w:t>3/4/2022 - 8/4/2022</w:t>
            </w:r>
          </w:p>
          <w:p w14:paraId="71EDFC44" w14:textId="50FA51D9" w:rsidR="00DF5D3F" w:rsidRPr="00CF46F1" w:rsidRDefault="00DF5D3F" w:rsidP="00CF46F1">
            <w:pPr>
              <w:tabs>
                <w:tab w:val="left" w:pos="3252"/>
              </w:tabs>
              <w:jc w:val="center"/>
              <w:rPr>
                <w:rFonts w:asciiTheme="majorHAnsi" w:hAnsiTheme="majorHAnsi" w:cstheme="majorHAnsi"/>
                <w:b/>
                <w:sz w:val="26"/>
                <w:szCs w:val="26"/>
              </w:rPr>
            </w:pPr>
          </w:p>
        </w:tc>
        <w:tc>
          <w:tcPr>
            <w:tcW w:w="6840" w:type="dxa"/>
          </w:tcPr>
          <w:p w14:paraId="1C1FA8CC" w14:textId="77777777" w:rsidR="00CF46F1" w:rsidRPr="00CF46F1" w:rsidRDefault="00CF46F1" w:rsidP="00CF46F1">
            <w:pPr>
              <w:pStyle w:val="NormalWeb"/>
              <w:rPr>
                <w:rFonts w:asciiTheme="majorHAnsi" w:hAnsiTheme="majorHAnsi" w:cstheme="majorHAnsi"/>
                <w:sz w:val="26"/>
                <w:szCs w:val="26"/>
              </w:rPr>
            </w:pPr>
            <w:proofErr w:type="spellStart"/>
            <w:r w:rsidRPr="00CF46F1">
              <w:rPr>
                <w:rFonts w:asciiTheme="majorHAnsi" w:hAnsiTheme="majorHAnsi" w:cstheme="majorHAnsi"/>
                <w:sz w:val="26"/>
                <w:szCs w:val="26"/>
              </w:rPr>
              <w:t>Chọn</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đề</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tài</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phân</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tích</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yêu</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cầu</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về</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phần</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chức</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năng</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và</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cách</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thực</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hiện</w:t>
            </w:r>
            <w:proofErr w:type="spellEnd"/>
          </w:p>
          <w:p w14:paraId="51F3B69C" w14:textId="155FED4F" w:rsidR="00DF5D3F" w:rsidRPr="00CF46F1" w:rsidRDefault="00DF5D3F" w:rsidP="00CF46F1">
            <w:pPr>
              <w:tabs>
                <w:tab w:val="left" w:pos="3252"/>
              </w:tabs>
              <w:jc w:val="center"/>
              <w:rPr>
                <w:rFonts w:asciiTheme="majorHAnsi" w:hAnsiTheme="majorHAnsi" w:cstheme="majorHAnsi"/>
                <w:b/>
                <w:sz w:val="26"/>
                <w:szCs w:val="26"/>
              </w:rPr>
            </w:pPr>
          </w:p>
        </w:tc>
      </w:tr>
      <w:tr w:rsidR="00DF5D3F" w:rsidRPr="00CF46F1" w14:paraId="40D88550" w14:textId="77777777" w:rsidTr="00CF46F1">
        <w:tc>
          <w:tcPr>
            <w:tcW w:w="2875" w:type="dxa"/>
          </w:tcPr>
          <w:p w14:paraId="277C1B95" w14:textId="77777777" w:rsidR="00CF46F1" w:rsidRPr="00CF46F1" w:rsidRDefault="00CF46F1" w:rsidP="00CF46F1">
            <w:pPr>
              <w:pStyle w:val="NormalWeb"/>
              <w:rPr>
                <w:rFonts w:asciiTheme="majorHAnsi" w:hAnsiTheme="majorHAnsi" w:cstheme="majorHAnsi"/>
                <w:sz w:val="26"/>
                <w:szCs w:val="26"/>
              </w:rPr>
            </w:pPr>
            <w:r w:rsidRPr="00CF46F1">
              <w:rPr>
                <w:rFonts w:asciiTheme="majorHAnsi" w:hAnsiTheme="majorHAnsi" w:cstheme="majorHAnsi"/>
                <w:sz w:val="26"/>
                <w:szCs w:val="26"/>
              </w:rPr>
              <w:t>8/4/2022 - 15/4/2022</w:t>
            </w:r>
          </w:p>
          <w:p w14:paraId="6AAB4815" w14:textId="2BD1B792" w:rsidR="00DF5D3F" w:rsidRPr="00CF46F1" w:rsidRDefault="00DF5D3F" w:rsidP="00CF46F1">
            <w:pPr>
              <w:tabs>
                <w:tab w:val="left" w:pos="3252"/>
              </w:tabs>
              <w:jc w:val="center"/>
              <w:rPr>
                <w:rFonts w:asciiTheme="majorHAnsi" w:hAnsiTheme="majorHAnsi" w:cstheme="majorHAnsi"/>
                <w:b/>
                <w:sz w:val="26"/>
                <w:szCs w:val="26"/>
              </w:rPr>
            </w:pPr>
          </w:p>
        </w:tc>
        <w:tc>
          <w:tcPr>
            <w:tcW w:w="6840" w:type="dxa"/>
          </w:tcPr>
          <w:p w14:paraId="6F08BAC3" w14:textId="77777777" w:rsidR="00CF46F1" w:rsidRPr="00CF46F1" w:rsidRDefault="00CF46F1" w:rsidP="00CF46F1">
            <w:pPr>
              <w:pStyle w:val="NormalWeb"/>
              <w:rPr>
                <w:rFonts w:asciiTheme="majorHAnsi" w:hAnsiTheme="majorHAnsi" w:cstheme="majorHAnsi"/>
                <w:sz w:val="26"/>
                <w:szCs w:val="26"/>
              </w:rPr>
            </w:pPr>
            <w:proofErr w:type="spellStart"/>
            <w:r w:rsidRPr="00CF46F1">
              <w:rPr>
                <w:rFonts w:asciiTheme="majorHAnsi" w:hAnsiTheme="majorHAnsi" w:cstheme="majorHAnsi"/>
                <w:sz w:val="26"/>
                <w:szCs w:val="26"/>
              </w:rPr>
              <w:t>Phân</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tích</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yêu</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cầu</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về</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phần</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chức</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năng</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và</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thiết</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kế</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cơ</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sở</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dữ</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liệu</w:t>
            </w:r>
            <w:proofErr w:type="spellEnd"/>
          </w:p>
          <w:p w14:paraId="47F944FD" w14:textId="14E9F92C" w:rsidR="00DF5D3F" w:rsidRPr="00CF46F1" w:rsidRDefault="00DF5D3F" w:rsidP="00CF46F1">
            <w:pPr>
              <w:tabs>
                <w:tab w:val="left" w:pos="3252"/>
              </w:tabs>
              <w:jc w:val="center"/>
              <w:rPr>
                <w:rFonts w:asciiTheme="majorHAnsi" w:hAnsiTheme="majorHAnsi" w:cstheme="majorHAnsi"/>
                <w:b/>
                <w:sz w:val="26"/>
                <w:szCs w:val="26"/>
              </w:rPr>
            </w:pPr>
          </w:p>
        </w:tc>
      </w:tr>
      <w:tr w:rsidR="00DF5D3F" w:rsidRPr="00CF46F1" w14:paraId="402A470D" w14:textId="77777777" w:rsidTr="00CF46F1">
        <w:tc>
          <w:tcPr>
            <w:tcW w:w="2875" w:type="dxa"/>
          </w:tcPr>
          <w:p w14:paraId="1F6EDABE" w14:textId="77777777" w:rsidR="00CF46F1" w:rsidRPr="00CF46F1" w:rsidRDefault="00CF46F1" w:rsidP="00CF46F1">
            <w:pPr>
              <w:pStyle w:val="NormalWeb"/>
              <w:rPr>
                <w:rFonts w:asciiTheme="majorHAnsi" w:hAnsiTheme="majorHAnsi" w:cstheme="majorHAnsi"/>
                <w:sz w:val="26"/>
                <w:szCs w:val="26"/>
              </w:rPr>
            </w:pPr>
            <w:r w:rsidRPr="00CF46F1">
              <w:rPr>
                <w:rFonts w:asciiTheme="majorHAnsi" w:hAnsiTheme="majorHAnsi" w:cstheme="majorHAnsi"/>
                <w:sz w:val="26"/>
                <w:szCs w:val="26"/>
              </w:rPr>
              <w:t>15/4/2022 - 22/4/2022</w:t>
            </w:r>
          </w:p>
          <w:p w14:paraId="4D7F1B03" w14:textId="327A7888" w:rsidR="00DF5D3F" w:rsidRPr="00CF46F1" w:rsidRDefault="00DF5D3F" w:rsidP="00CF46F1">
            <w:pPr>
              <w:tabs>
                <w:tab w:val="left" w:pos="3252"/>
              </w:tabs>
              <w:jc w:val="center"/>
              <w:rPr>
                <w:rFonts w:asciiTheme="majorHAnsi" w:hAnsiTheme="majorHAnsi" w:cstheme="majorHAnsi"/>
                <w:b/>
                <w:sz w:val="26"/>
                <w:szCs w:val="26"/>
              </w:rPr>
            </w:pPr>
          </w:p>
        </w:tc>
        <w:tc>
          <w:tcPr>
            <w:tcW w:w="6840" w:type="dxa"/>
          </w:tcPr>
          <w:p w14:paraId="76432FEA" w14:textId="5B069930" w:rsidR="00CF46F1" w:rsidRPr="00CF46F1" w:rsidRDefault="00CF46F1" w:rsidP="00CF46F1">
            <w:pPr>
              <w:pStyle w:val="NormalWeb"/>
              <w:rPr>
                <w:rFonts w:asciiTheme="majorHAnsi" w:hAnsiTheme="majorHAnsi" w:cstheme="majorHAnsi"/>
                <w:sz w:val="26"/>
                <w:szCs w:val="26"/>
              </w:rPr>
            </w:pPr>
            <w:proofErr w:type="spellStart"/>
            <w:r w:rsidRPr="00CF46F1">
              <w:rPr>
                <w:rFonts w:asciiTheme="majorHAnsi" w:hAnsiTheme="majorHAnsi" w:cstheme="majorHAnsi"/>
                <w:sz w:val="26"/>
                <w:szCs w:val="26"/>
              </w:rPr>
              <w:t>Tìm</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hiểu</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về</w:t>
            </w:r>
            <w:proofErr w:type="spellEnd"/>
            <w:r w:rsidRPr="00CF46F1">
              <w:rPr>
                <w:rFonts w:asciiTheme="majorHAnsi" w:hAnsiTheme="majorHAnsi" w:cstheme="majorHAnsi"/>
                <w:sz w:val="26"/>
                <w:szCs w:val="26"/>
              </w:rPr>
              <w:t xml:space="preserve"> framework </w:t>
            </w:r>
            <w:r w:rsidRPr="00CF46F1">
              <w:rPr>
                <w:rFonts w:asciiTheme="majorHAnsi" w:hAnsiTheme="majorHAnsi" w:cstheme="majorHAnsi"/>
                <w:sz w:val="26"/>
                <w:szCs w:val="26"/>
              </w:rPr>
              <w:t>L</w:t>
            </w:r>
            <w:r w:rsidRPr="00CF46F1">
              <w:rPr>
                <w:rFonts w:asciiTheme="majorHAnsi" w:hAnsiTheme="majorHAnsi" w:cstheme="majorHAnsi"/>
                <w:sz w:val="26"/>
                <w:szCs w:val="26"/>
              </w:rPr>
              <w:t xml:space="preserve">aravel </w:t>
            </w:r>
            <w:proofErr w:type="spellStart"/>
            <w:r w:rsidRPr="00CF46F1">
              <w:rPr>
                <w:rFonts w:asciiTheme="majorHAnsi" w:hAnsiTheme="majorHAnsi" w:cstheme="majorHAnsi"/>
                <w:sz w:val="26"/>
                <w:szCs w:val="26"/>
              </w:rPr>
              <w:t>để</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sử</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dụng</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việc</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lập</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trình</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các</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chức</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năng</w:t>
            </w:r>
            <w:proofErr w:type="spellEnd"/>
          </w:p>
          <w:p w14:paraId="203C30D6" w14:textId="528C9529" w:rsidR="00DF5D3F" w:rsidRPr="00CF46F1" w:rsidRDefault="00DF5D3F" w:rsidP="00CF46F1">
            <w:pPr>
              <w:tabs>
                <w:tab w:val="left" w:pos="3252"/>
              </w:tabs>
              <w:jc w:val="center"/>
              <w:rPr>
                <w:rFonts w:asciiTheme="majorHAnsi" w:hAnsiTheme="majorHAnsi" w:cstheme="majorHAnsi"/>
                <w:b/>
                <w:sz w:val="26"/>
                <w:szCs w:val="26"/>
              </w:rPr>
            </w:pPr>
          </w:p>
        </w:tc>
      </w:tr>
      <w:tr w:rsidR="00DF5D3F" w:rsidRPr="00CF46F1" w14:paraId="1EAE95F4" w14:textId="77777777" w:rsidTr="00CF46F1">
        <w:tc>
          <w:tcPr>
            <w:tcW w:w="2875" w:type="dxa"/>
          </w:tcPr>
          <w:p w14:paraId="1C8FA714" w14:textId="77777777" w:rsidR="00CF46F1" w:rsidRPr="00CF46F1" w:rsidRDefault="00CF46F1" w:rsidP="00CF46F1">
            <w:pPr>
              <w:pStyle w:val="NormalWeb"/>
              <w:rPr>
                <w:rFonts w:asciiTheme="majorHAnsi" w:hAnsiTheme="majorHAnsi" w:cstheme="majorHAnsi"/>
                <w:sz w:val="26"/>
                <w:szCs w:val="26"/>
              </w:rPr>
            </w:pPr>
            <w:r w:rsidRPr="00CF46F1">
              <w:rPr>
                <w:rFonts w:asciiTheme="majorHAnsi" w:hAnsiTheme="majorHAnsi" w:cstheme="majorHAnsi"/>
                <w:sz w:val="26"/>
                <w:szCs w:val="26"/>
              </w:rPr>
              <w:t>22/4/2022 - 24/4/2022</w:t>
            </w:r>
          </w:p>
          <w:p w14:paraId="30F4983D" w14:textId="54B771A5" w:rsidR="00DF5D3F" w:rsidRPr="00CF46F1" w:rsidRDefault="00DF5D3F" w:rsidP="00CF46F1">
            <w:pPr>
              <w:tabs>
                <w:tab w:val="left" w:pos="3252"/>
              </w:tabs>
              <w:jc w:val="center"/>
              <w:rPr>
                <w:rFonts w:asciiTheme="majorHAnsi" w:hAnsiTheme="majorHAnsi" w:cstheme="majorHAnsi"/>
                <w:b/>
                <w:sz w:val="26"/>
                <w:szCs w:val="26"/>
              </w:rPr>
            </w:pPr>
          </w:p>
        </w:tc>
        <w:tc>
          <w:tcPr>
            <w:tcW w:w="6840" w:type="dxa"/>
          </w:tcPr>
          <w:p w14:paraId="128C1F6A" w14:textId="5B42F297" w:rsidR="00CF46F1" w:rsidRPr="00CF46F1" w:rsidRDefault="00CF46F1" w:rsidP="00CF46F1">
            <w:pPr>
              <w:pStyle w:val="NormalWeb"/>
              <w:rPr>
                <w:rFonts w:asciiTheme="majorHAnsi" w:hAnsiTheme="majorHAnsi" w:cstheme="majorHAnsi"/>
                <w:sz w:val="26"/>
                <w:szCs w:val="26"/>
              </w:rPr>
            </w:pPr>
            <w:proofErr w:type="spellStart"/>
            <w:r w:rsidRPr="00CF46F1">
              <w:rPr>
                <w:rFonts w:asciiTheme="majorHAnsi" w:hAnsiTheme="majorHAnsi" w:cstheme="majorHAnsi"/>
                <w:sz w:val="26"/>
                <w:szCs w:val="26"/>
              </w:rPr>
              <w:t>Kết</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nối</w:t>
            </w:r>
            <w:proofErr w:type="spellEnd"/>
            <w:r w:rsidRPr="00CF46F1">
              <w:rPr>
                <w:rFonts w:asciiTheme="majorHAnsi" w:hAnsiTheme="majorHAnsi" w:cstheme="majorHAnsi"/>
                <w:sz w:val="26"/>
                <w:szCs w:val="26"/>
              </w:rPr>
              <w:t xml:space="preserve"> </w:t>
            </w:r>
            <w:r w:rsidRPr="00CF46F1">
              <w:rPr>
                <w:rFonts w:asciiTheme="majorHAnsi" w:hAnsiTheme="majorHAnsi" w:cstheme="majorHAnsi"/>
                <w:sz w:val="26"/>
                <w:szCs w:val="26"/>
              </w:rPr>
              <w:t>La</w:t>
            </w:r>
            <w:r w:rsidRPr="00CF46F1">
              <w:rPr>
                <w:rFonts w:asciiTheme="majorHAnsi" w:hAnsiTheme="majorHAnsi" w:cstheme="majorHAnsi"/>
                <w:sz w:val="26"/>
                <w:szCs w:val="26"/>
              </w:rPr>
              <w:t xml:space="preserve">ravel </w:t>
            </w:r>
            <w:proofErr w:type="spellStart"/>
            <w:r w:rsidRPr="00CF46F1">
              <w:rPr>
                <w:rFonts w:asciiTheme="majorHAnsi" w:hAnsiTheme="majorHAnsi" w:cstheme="majorHAnsi"/>
                <w:sz w:val="26"/>
                <w:szCs w:val="26"/>
              </w:rPr>
              <w:t>và</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M</w:t>
            </w:r>
            <w:r w:rsidRPr="00CF46F1">
              <w:rPr>
                <w:rFonts w:asciiTheme="majorHAnsi" w:hAnsiTheme="majorHAnsi" w:cstheme="majorHAnsi"/>
                <w:sz w:val="26"/>
                <w:szCs w:val="26"/>
              </w:rPr>
              <w:t>onggodb</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thiết</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kế</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giao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diện</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cho</w:t>
            </w:r>
            <w:proofErr w:type="spellEnd"/>
            <w:r w:rsidRPr="00CF46F1">
              <w:rPr>
                <w:rFonts w:asciiTheme="majorHAnsi" w:hAnsiTheme="majorHAnsi" w:cstheme="majorHAnsi"/>
                <w:sz w:val="26"/>
                <w:szCs w:val="26"/>
              </w:rPr>
              <w:t xml:space="preserve"> website</w:t>
            </w:r>
          </w:p>
          <w:p w14:paraId="32811FD2" w14:textId="66D19D4A" w:rsidR="00DF5D3F" w:rsidRPr="00CF46F1" w:rsidRDefault="00DF5D3F" w:rsidP="00CF46F1">
            <w:pPr>
              <w:tabs>
                <w:tab w:val="left" w:pos="3252"/>
              </w:tabs>
              <w:jc w:val="center"/>
              <w:rPr>
                <w:rFonts w:asciiTheme="majorHAnsi" w:hAnsiTheme="majorHAnsi" w:cstheme="majorHAnsi"/>
                <w:b/>
                <w:sz w:val="26"/>
                <w:szCs w:val="26"/>
              </w:rPr>
            </w:pPr>
          </w:p>
        </w:tc>
      </w:tr>
      <w:tr w:rsidR="00DF5D3F" w:rsidRPr="00CF46F1" w14:paraId="6E925F79" w14:textId="77777777" w:rsidTr="00CF46F1">
        <w:tc>
          <w:tcPr>
            <w:tcW w:w="2875" w:type="dxa"/>
          </w:tcPr>
          <w:p w14:paraId="1D9B6283" w14:textId="7A8BAE99" w:rsidR="00CF46F1" w:rsidRPr="00CF46F1" w:rsidRDefault="00CF46F1" w:rsidP="00CF46F1">
            <w:pPr>
              <w:pStyle w:val="NormalWeb"/>
              <w:rPr>
                <w:rFonts w:asciiTheme="majorHAnsi" w:hAnsiTheme="majorHAnsi" w:cstheme="majorHAnsi"/>
                <w:sz w:val="26"/>
                <w:szCs w:val="26"/>
              </w:rPr>
            </w:pPr>
            <w:r w:rsidRPr="00CF46F1">
              <w:rPr>
                <w:rFonts w:asciiTheme="majorHAnsi" w:hAnsiTheme="majorHAnsi" w:cstheme="majorHAnsi"/>
                <w:sz w:val="26"/>
                <w:szCs w:val="26"/>
              </w:rPr>
              <w:t>24/4/2022 - 1</w:t>
            </w:r>
            <w:r w:rsidRPr="00CF46F1">
              <w:rPr>
                <w:rFonts w:asciiTheme="majorHAnsi" w:hAnsiTheme="majorHAnsi" w:cstheme="majorHAnsi"/>
                <w:sz w:val="26"/>
                <w:szCs w:val="26"/>
              </w:rPr>
              <w:t>4</w:t>
            </w:r>
            <w:r w:rsidRPr="00CF46F1">
              <w:rPr>
                <w:rFonts w:asciiTheme="majorHAnsi" w:hAnsiTheme="majorHAnsi" w:cstheme="majorHAnsi"/>
                <w:sz w:val="26"/>
                <w:szCs w:val="26"/>
              </w:rPr>
              <w:t>/5/2022</w:t>
            </w:r>
          </w:p>
          <w:p w14:paraId="2ABB833D" w14:textId="0D23485A" w:rsidR="00DF5D3F" w:rsidRPr="00CF46F1" w:rsidRDefault="00DF5D3F" w:rsidP="00CF46F1">
            <w:pPr>
              <w:tabs>
                <w:tab w:val="left" w:pos="3252"/>
              </w:tabs>
              <w:jc w:val="center"/>
              <w:rPr>
                <w:rFonts w:asciiTheme="majorHAnsi" w:hAnsiTheme="majorHAnsi" w:cstheme="majorHAnsi"/>
                <w:sz w:val="26"/>
                <w:szCs w:val="26"/>
              </w:rPr>
            </w:pPr>
          </w:p>
        </w:tc>
        <w:tc>
          <w:tcPr>
            <w:tcW w:w="6840" w:type="dxa"/>
          </w:tcPr>
          <w:p w14:paraId="63437CC4" w14:textId="77777777" w:rsidR="00CF46F1" w:rsidRPr="00CF46F1" w:rsidRDefault="00CF46F1" w:rsidP="00CF46F1">
            <w:pPr>
              <w:pStyle w:val="NormalWeb"/>
              <w:rPr>
                <w:rFonts w:asciiTheme="majorHAnsi" w:hAnsiTheme="majorHAnsi" w:cstheme="majorHAnsi"/>
                <w:sz w:val="26"/>
                <w:szCs w:val="26"/>
              </w:rPr>
            </w:pPr>
            <w:proofErr w:type="spellStart"/>
            <w:r w:rsidRPr="00CF46F1">
              <w:rPr>
                <w:rFonts w:asciiTheme="majorHAnsi" w:hAnsiTheme="majorHAnsi" w:cstheme="majorHAnsi"/>
                <w:sz w:val="26"/>
                <w:szCs w:val="26"/>
              </w:rPr>
              <w:t>Thiết</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kế</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và</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Tạo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lập</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các</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chức</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năng</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cho</w:t>
            </w:r>
            <w:proofErr w:type="spellEnd"/>
            <w:r w:rsidRPr="00CF46F1">
              <w:rPr>
                <w:rFonts w:asciiTheme="majorHAnsi" w:hAnsiTheme="majorHAnsi" w:cstheme="majorHAnsi"/>
                <w:sz w:val="26"/>
                <w:szCs w:val="26"/>
              </w:rPr>
              <w:t xml:space="preserve"> website</w:t>
            </w:r>
          </w:p>
          <w:p w14:paraId="76A68D94" w14:textId="0DE347BB" w:rsidR="00DF5D3F" w:rsidRPr="00CF46F1" w:rsidRDefault="00DF5D3F" w:rsidP="00CF46F1">
            <w:pPr>
              <w:tabs>
                <w:tab w:val="left" w:pos="3252"/>
              </w:tabs>
              <w:jc w:val="center"/>
              <w:rPr>
                <w:rFonts w:asciiTheme="majorHAnsi" w:hAnsiTheme="majorHAnsi" w:cstheme="majorHAnsi"/>
                <w:b/>
                <w:sz w:val="26"/>
                <w:szCs w:val="26"/>
              </w:rPr>
            </w:pPr>
          </w:p>
        </w:tc>
      </w:tr>
      <w:tr w:rsidR="00DF5D3F" w:rsidRPr="00CF46F1" w14:paraId="025CF3EF" w14:textId="77777777" w:rsidTr="00CF46F1">
        <w:tc>
          <w:tcPr>
            <w:tcW w:w="2875" w:type="dxa"/>
          </w:tcPr>
          <w:p w14:paraId="4619F594" w14:textId="77777777" w:rsidR="00CF46F1" w:rsidRPr="00CF46F1" w:rsidRDefault="00CF46F1" w:rsidP="00CF46F1">
            <w:pPr>
              <w:pStyle w:val="NormalWeb"/>
              <w:rPr>
                <w:rFonts w:asciiTheme="majorHAnsi" w:hAnsiTheme="majorHAnsi" w:cstheme="majorHAnsi"/>
                <w:sz w:val="26"/>
                <w:szCs w:val="26"/>
              </w:rPr>
            </w:pPr>
            <w:r w:rsidRPr="00CF46F1">
              <w:rPr>
                <w:rFonts w:asciiTheme="majorHAnsi" w:hAnsiTheme="majorHAnsi" w:cstheme="majorHAnsi"/>
                <w:sz w:val="26"/>
                <w:szCs w:val="26"/>
              </w:rPr>
              <w:t>14/5/2022 - 21/5/2022</w:t>
            </w:r>
          </w:p>
          <w:p w14:paraId="006596C7" w14:textId="4BAFA6EA" w:rsidR="00DF5D3F" w:rsidRPr="00CF46F1" w:rsidRDefault="00DF5D3F" w:rsidP="00CF46F1">
            <w:pPr>
              <w:tabs>
                <w:tab w:val="left" w:pos="3252"/>
              </w:tabs>
              <w:jc w:val="center"/>
              <w:rPr>
                <w:rFonts w:asciiTheme="majorHAnsi" w:hAnsiTheme="majorHAnsi" w:cstheme="majorHAnsi"/>
                <w:sz w:val="26"/>
                <w:szCs w:val="26"/>
              </w:rPr>
            </w:pPr>
          </w:p>
        </w:tc>
        <w:tc>
          <w:tcPr>
            <w:tcW w:w="6840" w:type="dxa"/>
          </w:tcPr>
          <w:p w14:paraId="4682661A" w14:textId="77777777" w:rsidR="00CF46F1" w:rsidRPr="00CF46F1" w:rsidRDefault="00CF46F1" w:rsidP="00CF46F1">
            <w:pPr>
              <w:pStyle w:val="NormalWeb"/>
              <w:rPr>
                <w:rFonts w:asciiTheme="majorHAnsi" w:hAnsiTheme="majorHAnsi" w:cstheme="majorHAnsi"/>
                <w:sz w:val="26"/>
                <w:szCs w:val="26"/>
              </w:rPr>
            </w:pPr>
            <w:proofErr w:type="spellStart"/>
            <w:r w:rsidRPr="00CF46F1">
              <w:rPr>
                <w:rFonts w:asciiTheme="majorHAnsi" w:hAnsiTheme="majorHAnsi" w:cstheme="majorHAnsi"/>
                <w:sz w:val="26"/>
                <w:szCs w:val="26"/>
              </w:rPr>
              <w:t>Tổng</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hợp</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lại</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sau</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đó</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tiến</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hành</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sửa</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những</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lỗi</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đang</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gặp</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phải</w:t>
            </w:r>
            <w:proofErr w:type="spellEnd"/>
          </w:p>
          <w:p w14:paraId="54560079" w14:textId="6FC07CD8" w:rsidR="00DF5D3F" w:rsidRPr="00CF46F1" w:rsidRDefault="00DF5D3F" w:rsidP="00CF46F1">
            <w:pPr>
              <w:tabs>
                <w:tab w:val="left" w:pos="3252"/>
              </w:tabs>
              <w:jc w:val="center"/>
              <w:rPr>
                <w:rFonts w:asciiTheme="majorHAnsi" w:hAnsiTheme="majorHAnsi" w:cstheme="majorHAnsi"/>
                <w:b/>
                <w:sz w:val="26"/>
                <w:szCs w:val="26"/>
              </w:rPr>
            </w:pPr>
          </w:p>
        </w:tc>
      </w:tr>
      <w:tr w:rsidR="00DF5D3F" w:rsidRPr="00CF46F1" w14:paraId="7A5C234D" w14:textId="77777777" w:rsidTr="00CF46F1">
        <w:tc>
          <w:tcPr>
            <w:tcW w:w="2875" w:type="dxa"/>
          </w:tcPr>
          <w:p w14:paraId="54041A6F" w14:textId="77777777" w:rsidR="00CF46F1" w:rsidRPr="00CF46F1" w:rsidRDefault="00CF46F1" w:rsidP="00CF46F1">
            <w:pPr>
              <w:pStyle w:val="NormalWeb"/>
              <w:rPr>
                <w:rFonts w:asciiTheme="majorHAnsi" w:hAnsiTheme="majorHAnsi" w:cstheme="majorHAnsi"/>
                <w:sz w:val="26"/>
                <w:szCs w:val="26"/>
              </w:rPr>
            </w:pPr>
            <w:r w:rsidRPr="00CF46F1">
              <w:rPr>
                <w:rFonts w:asciiTheme="majorHAnsi" w:hAnsiTheme="majorHAnsi" w:cstheme="majorHAnsi"/>
                <w:sz w:val="26"/>
                <w:szCs w:val="26"/>
              </w:rPr>
              <w:t>14/5/2022 - 28/5/2022</w:t>
            </w:r>
          </w:p>
          <w:p w14:paraId="4306CEBF" w14:textId="676CCD12" w:rsidR="00DF5D3F" w:rsidRPr="00CF46F1" w:rsidRDefault="00DF5D3F" w:rsidP="00CF46F1">
            <w:pPr>
              <w:tabs>
                <w:tab w:val="left" w:pos="3252"/>
              </w:tabs>
              <w:jc w:val="center"/>
              <w:rPr>
                <w:rFonts w:asciiTheme="majorHAnsi" w:hAnsiTheme="majorHAnsi" w:cstheme="majorHAnsi"/>
                <w:sz w:val="26"/>
                <w:szCs w:val="26"/>
              </w:rPr>
            </w:pPr>
          </w:p>
        </w:tc>
        <w:tc>
          <w:tcPr>
            <w:tcW w:w="6840" w:type="dxa"/>
          </w:tcPr>
          <w:p w14:paraId="7A72F979" w14:textId="77777777" w:rsidR="00CF46F1" w:rsidRPr="00CF46F1" w:rsidRDefault="00CF46F1" w:rsidP="00CF46F1">
            <w:pPr>
              <w:pStyle w:val="NormalWeb"/>
              <w:rPr>
                <w:rFonts w:asciiTheme="majorHAnsi" w:hAnsiTheme="majorHAnsi" w:cstheme="majorHAnsi"/>
                <w:sz w:val="26"/>
                <w:szCs w:val="26"/>
              </w:rPr>
            </w:pPr>
            <w:proofErr w:type="spellStart"/>
            <w:r w:rsidRPr="00CF46F1">
              <w:rPr>
                <w:rFonts w:asciiTheme="majorHAnsi" w:hAnsiTheme="majorHAnsi" w:cstheme="majorHAnsi"/>
                <w:sz w:val="26"/>
                <w:szCs w:val="26"/>
              </w:rPr>
              <w:t>Viết</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báo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cáo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và</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chuẩn</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bị</w:t>
            </w:r>
            <w:proofErr w:type="spellEnd"/>
            <w:r w:rsidRPr="00CF46F1">
              <w:rPr>
                <w:rFonts w:asciiTheme="majorHAnsi" w:hAnsiTheme="majorHAnsi" w:cstheme="majorHAnsi"/>
                <w:sz w:val="26"/>
                <w:szCs w:val="26"/>
              </w:rPr>
              <w:t xml:space="preserve"> slide </w:t>
            </w:r>
            <w:proofErr w:type="spellStart"/>
            <w:r w:rsidRPr="00CF46F1">
              <w:rPr>
                <w:rFonts w:asciiTheme="majorHAnsi" w:hAnsiTheme="majorHAnsi" w:cstheme="majorHAnsi"/>
                <w:sz w:val="26"/>
                <w:szCs w:val="26"/>
              </w:rPr>
              <w:t>báo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cáo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cho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buổi</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bảo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vệ</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vào</w:t>
            </w:r>
            <w:proofErr w:type="spellEnd"/>
            <w:r w:rsidRPr="00CF46F1">
              <w:rPr>
                <w:rFonts w:asciiTheme="majorHAnsi" w:hAnsiTheme="majorHAnsi" w:cstheme="majorHAnsi"/>
                <w:sz w:val="26"/>
                <w:szCs w:val="26"/>
              </w:rPr>
              <w:t xml:space="preserve"> </w:t>
            </w:r>
            <w:proofErr w:type="spellStart"/>
            <w:r w:rsidRPr="00CF46F1">
              <w:rPr>
                <w:rFonts w:asciiTheme="majorHAnsi" w:hAnsiTheme="majorHAnsi" w:cstheme="majorHAnsi"/>
                <w:sz w:val="26"/>
                <w:szCs w:val="26"/>
              </w:rPr>
              <w:t>ngày</w:t>
            </w:r>
            <w:proofErr w:type="spellEnd"/>
            <w:r w:rsidRPr="00CF46F1">
              <w:rPr>
                <w:rFonts w:asciiTheme="majorHAnsi" w:hAnsiTheme="majorHAnsi" w:cstheme="majorHAnsi"/>
                <w:sz w:val="26"/>
                <w:szCs w:val="26"/>
              </w:rPr>
              <w:t xml:space="preserve"> 4/6/2022</w:t>
            </w:r>
          </w:p>
          <w:p w14:paraId="773654B2" w14:textId="6543F09F" w:rsidR="00DF5D3F" w:rsidRPr="00CF46F1" w:rsidRDefault="00DF5D3F" w:rsidP="00CF46F1">
            <w:pPr>
              <w:tabs>
                <w:tab w:val="left" w:pos="3252"/>
              </w:tabs>
              <w:jc w:val="center"/>
              <w:rPr>
                <w:rFonts w:asciiTheme="majorHAnsi" w:hAnsiTheme="majorHAnsi" w:cstheme="majorHAnsi"/>
                <w:b/>
                <w:sz w:val="26"/>
                <w:szCs w:val="26"/>
              </w:rPr>
            </w:pPr>
          </w:p>
        </w:tc>
      </w:tr>
    </w:tbl>
    <w:p w14:paraId="0CD46CE6" w14:textId="0196CC23" w:rsidR="00986516" w:rsidRDefault="00986516">
      <w:pPr>
        <w:rPr>
          <w:rFonts w:asciiTheme="majorHAnsi" w:hAnsiTheme="majorHAnsi" w:cstheme="majorHAnsi"/>
          <w:color w:val="000000" w:themeColor="text1"/>
        </w:rPr>
      </w:pPr>
    </w:p>
    <w:p w14:paraId="11220F18" w14:textId="6E9DC92C" w:rsidR="00986516" w:rsidRDefault="00986516">
      <w:pPr>
        <w:rPr>
          <w:rFonts w:asciiTheme="majorHAnsi" w:hAnsiTheme="majorHAnsi" w:cstheme="majorHAnsi"/>
          <w:color w:val="000000" w:themeColor="text1"/>
        </w:rPr>
      </w:pPr>
    </w:p>
    <w:p w14:paraId="363BA248" w14:textId="15408538" w:rsidR="00986516" w:rsidRDefault="00986516">
      <w:pPr>
        <w:rPr>
          <w:rFonts w:asciiTheme="majorHAnsi" w:hAnsiTheme="majorHAnsi" w:cstheme="majorHAnsi"/>
          <w:color w:val="000000" w:themeColor="text1"/>
        </w:rPr>
      </w:pPr>
    </w:p>
    <w:p w14:paraId="67437841" w14:textId="68E0E178" w:rsidR="00986516" w:rsidRDefault="00986516">
      <w:pPr>
        <w:rPr>
          <w:rFonts w:asciiTheme="majorHAnsi" w:hAnsiTheme="majorHAnsi" w:cstheme="majorHAnsi"/>
          <w:color w:val="000000" w:themeColor="text1"/>
        </w:rPr>
      </w:pPr>
    </w:p>
    <w:p w14:paraId="1636AE29" w14:textId="116DBACB" w:rsidR="00986516" w:rsidRDefault="00986516">
      <w:pPr>
        <w:rPr>
          <w:rFonts w:asciiTheme="majorHAnsi" w:hAnsiTheme="majorHAnsi" w:cstheme="majorHAnsi"/>
          <w:color w:val="000000" w:themeColor="text1"/>
        </w:rPr>
      </w:pPr>
    </w:p>
    <w:p w14:paraId="39A3CAD9" w14:textId="7EC25F0E" w:rsidR="00986516" w:rsidRDefault="00986516">
      <w:pPr>
        <w:rPr>
          <w:rFonts w:asciiTheme="majorHAnsi" w:hAnsiTheme="majorHAnsi" w:cstheme="majorHAnsi"/>
          <w:color w:val="000000" w:themeColor="text1"/>
        </w:rPr>
      </w:pPr>
    </w:p>
    <w:p w14:paraId="01C5A56F" w14:textId="0AC5D2AE" w:rsidR="00986516" w:rsidRDefault="00986516">
      <w:pPr>
        <w:rPr>
          <w:rFonts w:asciiTheme="majorHAnsi" w:hAnsiTheme="majorHAnsi" w:cstheme="majorHAnsi"/>
          <w:color w:val="000000" w:themeColor="text1"/>
        </w:rPr>
      </w:pPr>
    </w:p>
    <w:p w14:paraId="623018A1" w14:textId="2CD04488" w:rsidR="00986516" w:rsidRDefault="00986516">
      <w:pPr>
        <w:rPr>
          <w:rFonts w:asciiTheme="majorHAnsi" w:hAnsiTheme="majorHAnsi" w:cstheme="majorHAnsi"/>
          <w:color w:val="000000" w:themeColor="text1"/>
        </w:rPr>
      </w:pPr>
    </w:p>
    <w:p w14:paraId="4CE1EBA6" w14:textId="601E1619" w:rsidR="00986516" w:rsidRDefault="00986516">
      <w:pPr>
        <w:rPr>
          <w:rFonts w:asciiTheme="majorHAnsi" w:hAnsiTheme="majorHAnsi" w:cstheme="majorHAnsi"/>
          <w:color w:val="000000" w:themeColor="text1"/>
        </w:rPr>
      </w:pPr>
    </w:p>
    <w:p w14:paraId="7D42986B" w14:textId="04E29216" w:rsidR="00986516" w:rsidRDefault="00986516">
      <w:pPr>
        <w:rPr>
          <w:rFonts w:asciiTheme="majorHAnsi" w:hAnsiTheme="majorHAnsi" w:cstheme="majorHAnsi"/>
          <w:color w:val="000000" w:themeColor="text1"/>
        </w:rPr>
      </w:pPr>
    </w:p>
    <w:p w14:paraId="030B0068" w14:textId="63A05969" w:rsidR="00986516" w:rsidRDefault="00986516">
      <w:pPr>
        <w:rPr>
          <w:rFonts w:asciiTheme="majorHAnsi" w:hAnsiTheme="majorHAnsi" w:cstheme="majorHAnsi"/>
          <w:color w:val="000000" w:themeColor="text1"/>
        </w:rPr>
      </w:pPr>
    </w:p>
    <w:p w14:paraId="4782355F" w14:textId="77777777" w:rsidR="000C636A" w:rsidRPr="0088180B" w:rsidRDefault="000C636A" w:rsidP="0088180B">
      <w:pPr>
        <w:jc w:val="center"/>
        <w:rPr>
          <w:rFonts w:asciiTheme="majorHAnsi" w:eastAsia="Calibri" w:hAnsiTheme="majorHAnsi" w:cstheme="majorHAnsi"/>
          <w:b/>
          <w:color w:val="000000" w:themeColor="text1"/>
          <w:sz w:val="26"/>
          <w:szCs w:val="26"/>
          <w:lang w:val="en-US"/>
        </w:rPr>
      </w:pPr>
      <w:bookmarkStart w:id="3" w:name="_Toc85786738"/>
      <w:bookmarkStart w:id="4" w:name="_Toc85787440"/>
      <w:bookmarkStart w:id="5" w:name="_Toc92789131"/>
      <w:bookmarkStart w:id="6" w:name="_Toc92926564"/>
      <w:r w:rsidRPr="0088180B">
        <w:rPr>
          <w:rFonts w:asciiTheme="majorHAnsi" w:eastAsia="Calibri" w:hAnsiTheme="majorHAnsi" w:cstheme="majorHAnsi"/>
          <w:b/>
          <w:color w:val="000000" w:themeColor="text1"/>
          <w:sz w:val="26"/>
          <w:szCs w:val="26"/>
          <w:lang w:val="en-US"/>
        </w:rPr>
        <w:lastRenderedPageBreak/>
        <w:t>NHẬN XÉT CỦA CÁN BỘ HƯỚNG DẪN</w:t>
      </w:r>
      <w:bookmarkEnd w:id="3"/>
      <w:bookmarkEnd w:id="4"/>
      <w:bookmarkEnd w:id="5"/>
      <w:bookmarkEnd w:id="6"/>
    </w:p>
    <w:p w14:paraId="69464AFC" w14:textId="77777777" w:rsidR="000C636A" w:rsidRPr="00734B1F" w:rsidRDefault="000C636A" w:rsidP="000C636A">
      <w:pPr>
        <w:tabs>
          <w:tab w:val="left" w:leader="dot" w:pos="9072"/>
        </w:tabs>
        <w:spacing w:before="120" w:after="120" w:line="312" w:lineRule="auto"/>
        <w:jc w:val="both"/>
        <w:rPr>
          <w:rFonts w:asciiTheme="majorHAnsi" w:eastAsia="Calibri" w:hAnsiTheme="majorHAnsi" w:cstheme="majorHAnsi"/>
          <w:bCs/>
          <w:color w:val="000000" w:themeColor="text1"/>
          <w:sz w:val="26"/>
          <w:szCs w:val="26"/>
          <w:lang w:val="en-US"/>
        </w:rPr>
      </w:pP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p>
    <w:p w14:paraId="48B79EB5" w14:textId="77777777" w:rsidR="000C636A" w:rsidRPr="00734B1F" w:rsidRDefault="000C636A" w:rsidP="000C636A">
      <w:pPr>
        <w:tabs>
          <w:tab w:val="center" w:pos="7020"/>
          <w:tab w:val="right" w:pos="9072"/>
        </w:tabs>
        <w:spacing w:before="120" w:after="120" w:line="312" w:lineRule="auto"/>
        <w:jc w:val="both"/>
        <w:rPr>
          <w:rFonts w:asciiTheme="majorHAnsi" w:eastAsia="Times New Roman" w:hAnsiTheme="majorHAnsi" w:cstheme="majorHAnsi"/>
          <w:bCs/>
          <w:i/>
          <w:color w:val="000000" w:themeColor="text1"/>
          <w:sz w:val="28"/>
          <w:szCs w:val="28"/>
          <w:lang w:val="en-US" w:bidi="en-US"/>
        </w:rPr>
      </w:pPr>
      <w:r w:rsidRPr="00734B1F">
        <w:rPr>
          <w:rFonts w:asciiTheme="majorHAnsi" w:eastAsia="Calibri" w:hAnsiTheme="majorHAnsi" w:cstheme="majorHAnsi"/>
          <w:b/>
          <w:color w:val="000000" w:themeColor="text1"/>
          <w:sz w:val="26"/>
          <w:szCs w:val="26"/>
          <w:lang w:val="en-US"/>
        </w:rPr>
        <w:tab/>
      </w:r>
      <w:proofErr w:type="spellStart"/>
      <w:r w:rsidRPr="00734B1F">
        <w:rPr>
          <w:rFonts w:asciiTheme="majorHAnsi" w:eastAsia="Times New Roman" w:hAnsiTheme="majorHAnsi" w:cstheme="majorHAnsi"/>
          <w:bCs/>
          <w:i/>
          <w:color w:val="000000" w:themeColor="text1"/>
          <w:sz w:val="28"/>
          <w:szCs w:val="28"/>
          <w:lang w:val="en-US" w:bidi="en-US"/>
        </w:rPr>
        <w:t>Đà</w:t>
      </w:r>
      <w:proofErr w:type="spellEnd"/>
      <w:r w:rsidRPr="00734B1F">
        <w:rPr>
          <w:rFonts w:asciiTheme="majorHAnsi" w:eastAsia="Times New Roman" w:hAnsiTheme="majorHAnsi" w:cstheme="majorHAnsi"/>
          <w:bCs/>
          <w:i/>
          <w:color w:val="000000" w:themeColor="text1"/>
          <w:sz w:val="28"/>
          <w:szCs w:val="28"/>
          <w:lang w:val="en-US" w:bidi="en-US"/>
        </w:rPr>
        <w:t xml:space="preserve"> </w:t>
      </w:r>
      <w:proofErr w:type="spellStart"/>
      <w:r w:rsidRPr="00734B1F">
        <w:rPr>
          <w:rFonts w:asciiTheme="majorHAnsi" w:eastAsia="Times New Roman" w:hAnsiTheme="majorHAnsi" w:cstheme="majorHAnsi"/>
          <w:bCs/>
          <w:i/>
          <w:color w:val="000000" w:themeColor="text1"/>
          <w:sz w:val="28"/>
          <w:szCs w:val="28"/>
          <w:lang w:val="en-US" w:bidi="en-US"/>
        </w:rPr>
        <w:t>Nẵng</w:t>
      </w:r>
      <w:proofErr w:type="spellEnd"/>
      <w:r w:rsidRPr="00734B1F">
        <w:rPr>
          <w:rFonts w:asciiTheme="majorHAnsi" w:eastAsia="Times New Roman" w:hAnsiTheme="majorHAnsi" w:cstheme="majorHAnsi"/>
          <w:bCs/>
          <w:i/>
          <w:color w:val="000000" w:themeColor="text1"/>
          <w:sz w:val="28"/>
          <w:szCs w:val="28"/>
          <w:lang w:val="en-US" w:bidi="en-US"/>
        </w:rPr>
        <w:t xml:space="preserve">, </w:t>
      </w:r>
      <w:proofErr w:type="spellStart"/>
      <w:r w:rsidRPr="00734B1F">
        <w:rPr>
          <w:rFonts w:asciiTheme="majorHAnsi" w:eastAsia="Times New Roman" w:hAnsiTheme="majorHAnsi" w:cstheme="majorHAnsi"/>
          <w:bCs/>
          <w:i/>
          <w:color w:val="000000" w:themeColor="text1"/>
          <w:sz w:val="28"/>
          <w:szCs w:val="28"/>
          <w:lang w:val="en-US" w:bidi="en-US"/>
        </w:rPr>
        <w:t>ngày</w:t>
      </w:r>
      <w:proofErr w:type="spellEnd"/>
      <w:r w:rsidRPr="00734B1F">
        <w:rPr>
          <w:rFonts w:asciiTheme="majorHAnsi" w:eastAsia="Times New Roman" w:hAnsiTheme="majorHAnsi" w:cstheme="majorHAnsi"/>
          <w:bCs/>
          <w:i/>
          <w:color w:val="000000" w:themeColor="text1"/>
          <w:sz w:val="28"/>
          <w:szCs w:val="28"/>
          <w:lang w:val="en-US" w:bidi="en-US"/>
        </w:rPr>
        <w:t xml:space="preserve"> … </w:t>
      </w:r>
      <w:proofErr w:type="spellStart"/>
      <w:r w:rsidRPr="00734B1F">
        <w:rPr>
          <w:rFonts w:asciiTheme="majorHAnsi" w:eastAsia="Times New Roman" w:hAnsiTheme="majorHAnsi" w:cstheme="majorHAnsi"/>
          <w:bCs/>
          <w:i/>
          <w:color w:val="000000" w:themeColor="text1"/>
          <w:sz w:val="28"/>
          <w:szCs w:val="28"/>
          <w:lang w:val="en-US" w:bidi="en-US"/>
        </w:rPr>
        <w:t>tháng</w:t>
      </w:r>
      <w:proofErr w:type="spellEnd"/>
      <w:r w:rsidRPr="00734B1F">
        <w:rPr>
          <w:rFonts w:asciiTheme="majorHAnsi" w:eastAsia="Times New Roman" w:hAnsiTheme="majorHAnsi" w:cstheme="majorHAnsi"/>
          <w:bCs/>
          <w:i/>
          <w:color w:val="000000" w:themeColor="text1"/>
          <w:sz w:val="28"/>
          <w:szCs w:val="28"/>
          <w:lang w:val="en-US" w:bidi="en-US"/>
        </w:rPr>
        <w:t xml:space="preserve"> … </w:t>
      </w:r>
      <w:proofErr w:type="spellStart"/>
      <w:r w:rsidRPr="00734B1F">
        <w:rPr>
          <w:rFonts w:asciiTheme="majorHAnsi" w:eastAsia="Times New Roman" w:hAnsiTheme="majorHAnsi" w:cstheme="majorHAnsi"/>
          <w:bCs/>
          <w:i/>
          <w:color w:val="000000" w:themeColor="text1"/>
          <w:sz w:val="28"/>
          <w:szCs w:val="28"/>
          <w:lang w:val="en-US" w:bidi="en-US"/>
        </w:rPr>
        <w:t>năm</w:t>
      </w:r>
      <w:proofErr w:type="spellEnd"/>
      <w:r w:rsidRPr="00734B1F">
        <w:rPr>
          <w:rFonts w:asciiTheme="majorHAnsi" w:eastAsia="Times New Roman" w:hAnsiTheme="majorHAnsi" w:cstheme="majorHAnsi"/>
          <w:bCs/>
          <w:i/>
          <w:color w:val="000000" w:themeColor="text1"/>
          <w:sz w:val="28"/>
          <w:szCs w:val="28"/>
          <w:lang w:val="en-US" w:bidi="en-US"/>
        </w:rPr>
        <w:t xml:space="preserve"> …</w:t>
      </w:r>
    </w:p>
    <w:p w14:paraId="47505494" w14:textId="77777777" w:rsidR="000C636A" w:rsidRPr="00734B1F" w:rsidRDefault="000C636A" w:rsidP="000C636A">
      <w:pPr>
        <w:tabs>
          <w:tab w:val="left" w:pos="720"/>
          <w:tab w:val="left" w:pos="960"/>
          <w:tab w:val="center" w:pos="7020"/>
        </w:tabs>
        <w:spacing w:before="120" w:after="120" w:line="312" w:lineRule="auto"/>
        <w:rPr>
          <w:rFonts w:asciiTheme="majorHAnsi" w:eastAsia="Calibri" w:hAnsiTheme="majorHAnsi" w:cstheme="majorHAnsi"/>
          <w:b/>
          <w:color w:val="000000" w:themeColor="text1"/>
          <w:sz w:val="26"/>
          <w:szCs w:val="26"/>
          <w:lang w:val="en-US"/>
        </w:rPr>
      </w:pPr>
      <w:r w:rsidRPr="00734B1F">
        <w:rPr>
          <w:rFonts w:asciiTheme="majorHAnsi" w:eastAsia="Calibri" w:hAnsiTheme="majorHAnsi" w:cstheme="majorHAnsi"/>
          <w:b/>
          <w:color w:val="000000" w:themeColor="text1"/>
          <w:sz w:val="26"/>
          <w:szCs w:val="26"/>
          <w:lang w:val="en-US"/>
        </w:rPr>
        <w:tab/>
      </w:r>
      <w:r w:rsidRPr="00734B1F">
        <w:rPr>
          <w:rFonts w:asciiTheme="majorHAnsi" w:eastAsia="Calibri" w:hAnsiTheme="majorHAnsi" w:cstheme="majorHAnsi"/>
          <w:b/>
          <w:color w:val="000000" w:themeColor="text1"/>
          <w:sz w:val="26"/>
          <w:szCs w:val="26"/>
          <w:lang w:val="en-US"/>
        </w:rPr>
        <w:tab/>
      </w:r>
      <w:r w:rsidRPr="00734B1F">
        <w:rPr>
          <w:rFonts w:asciiTheme="majorHAnsi" w:eastAsia="Calibri" w:hAnsiTheme="majorHAnsi" w:cstheme="majorHAnsi"/>
          <w:b/>
          <w:color w:val="000000" w:themeColor="text1"/>
          <w:sz w:val="26"/>
          <w:szCs w:val="26"/>
          <w:lang w:val="en-US"/>
        </w:rPr>
        <w:tab/>
      </w:r>
      <w:proofErr w:type="spellStart"/>
      <w:r w:rsidRPr="00734B1F">
        <w:rPr>
          <w:rFonts w:asciiTheme="majorHAnsi" w:eastAsia="Calibri" w:hAnsiTheme="majorHAnsi" w:cstheme="majorHAnsi"/>
          <w:b/>
          <w:color w:val="000000" w:themeColor="text1"/>
          <w:sz w:val="26"/>
          <w:szCs w:val="26"/>
          <w:lang w:val="en-US"/>
        </w:rPr>
        <w:t>Cán</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bộ</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hướng</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dẫn</w:t>
      </w:r>
      <w:proofErr w:type="spellEnd"/>
    </w:p>
    <w:p w14:paraId="6FC98EE6" w14:textId="77777777" w:rsidR="000C636A" w:rsidRPr="00734B1F" w:rsidRDefault="000C636A" w:rsidP="000C636A">
      <w:pPr>
        <w:tabs>
          <w:tab w:val="center" w:pos="6660"/>
          <w:tab w:val="center" w:pos="6840"/>
          <w:tab w:val="left" w:pos="8013"/>
          <w:tab w:val="right" w:pos="9072"/>
        </w:tabs>
        <w:spacing w:before="120" w:after="120" w:line="312" w:lineRule="auto"/>
        <w:rPr>
          <w:rFonts w:asciiTheme="majorHAnsi" w:eastAsia="Calibri" w:hAnsiTheme="majorHAnsi" w:cstheme="majorHAnsi"/>
          <w:b/>
          <w:color w:val="000000" w:themeColor="text1"/>
          <w:sz w:val="26"/>
          <w:szCs w:val="26"/>
          <w:lang w:val="en-US"/>
        </w:rPr>
      </w:pPr>
      <w:r w:rsidRPr="00734B1F">
        <w:rPr>
          <w:rFonts w:asciiTheme="majorHAnsi" w:eastAsia="Calibri" w:hAnsiTheme="majorHAnsi" w:cstheme="majorHAnsi"/>
          <w:color w:val="000000" w:themeColor="text1"/>
          <w:sz w:val="26"/>
          <w:szCs w:val="26"/>
          <w:lang w:val="en-US"/>
        </w:rPr>
        <w:tab/>
      </w:r>
      <w:r w:rsidRPr="00734B1F">
        <w:rPr>
          <w:rFonts w:asciiTheme="majorHAnsi" w:eastAsia="Calibri" w:hAnsiTheme="majorHAnsi" w:cstheme="majorHAnsi"/>
          <w:color w:val="000000" w:themeColor="text1"/>
          <w:sz w:val="26"/>
          <w:szCs w:val="26"/>
          <w:lang w:val="en-US"/>
        </w:rPr>
        <w:tab/>
      </w:r>
    </w:p>
    <w:p w14:paraId="227C054B" w14:textId="77777777" w:rsidR="000C636A" w:rsidRPr="00734B1F" w:rsidRDefault="000C636A" w:rsidP="000C636A">
      <w:pPr>
        <w:spacing w:before="120" w:after="120" w:line="312" w:lineRule="auto"/>
        <w:jc w:val="center"/>
        <w:rPr>
          <w:rFonts w:asciiTheme="majorHAnsi" w:eastAsia="Calibri" w:hAnsiTheme="majorHAnsi" w:cstheme="majorHAnsi"/>
          <w:b/>
          <w:color w:val="000000" w:themeColor="text1"/>
          <w:sz w:val="26"/>
          <w:szCs w:val="26"/>
          <w:lang w:val="en-US"/>
        </w:rPr>
        <w:sectPr w:rsidR="000C636A" w:rsidRPr="00734B1F" w:rsidSect="00C32267">
          <w:headerReference w:type="default" r:id="rId13"/>
          <w:footerReference w:type="default" r:id="rId14"/>
          <w:pgSz w:w="11907" w:h="16840" w:code="9"/>
          <w:pgMar w:top="1138" w:right="1138" w:bottom="1138" w:left="1699" w:header="397" w:footer="454" w:gutter="0"/>
          <w:pgNumType w:start="1"/>
          <w:cols w:space="720"/>
          <w:titlePg/>
          <w:docGrid w:linePitch="360"/>
        </w:sectPr>
      </w:pPr>
    </w:p>
    <w:p w14:paraId="0AE3CBEA" w14:textId="19B4B3FC" w:rsidR="000C636A" w:rsidRPr="0088180B" w:rsidRDefault="000C636A" w:rsidP="0088180B">
      <w:pPr>
        <w:jc w:val="center"/>
        <w:rPr>
          <w:rFonts w:asciiTheme="majorHAnsi" w:eastAsia="Calibri" w:hAnsiTheme="majorHAnsi" w:cstheme="majorHAnsi"/>
          <w:b/>
          <w:color w:val="000000" w:themeColor="text1"/>
          <w:sz w:val="26"/>
          <w:szCs w:val="26"/>
          <w:lang w:val="en-US"/>
        </w:rPr>
      </w:pPr>
      <w:bookmarkStart w:id="7" w:name="_Toc85786739"/>
      <w:bookmarkStart w:id="8" w:name="_Toc85787441"/>
      <w:bookmarkStart w:id="9" w:name="_Toc92789132"/>
      <w:bookmarkStart w:id="10" w:name="_Toc92926565"/>
      <w:r w:rsidRPr="0088180B">
        <w:rPr>
          <w:rFonts w:asciiTheme="majorHAnsi" w:eastAsia="Calibri" w:hAnsiTheme="majorHAnsi" w:cstheme="majorHAnsi"/>
          <w:b/>
          <w:color w:val="000000" w:themeColor="text1"/>
          <w:sz w:val="26"/>
          <w:szCs w:val="26"/>
          <w:lang w:val="en-US"/>
        </w:rPr>
        <w:lastRenderedPageBreak/>
        <w:t xml:space="preserve">NHẬN XÉT CỦA HỘI </w:t>
      </w:r>
      <w:r w:rsidR="00263181" w:rsidRPr="0088180B">
        <w:rPr>
          <w:rFonts w:asciiTheme="majorHAnsi" w:eastAsia="Calibri" w:hAnsiTheme="majorHAnsi" w:cstheme="majorHAnsi"/>
          <w:b/>
          <w:color w:val="000000" w:themeColor="text1"/>
          <w:sz w:val="26"/>
          <w:szCs w:val="26"/>
          <w:lang w:val="en-US"/>
        </w:rPr>
        <w:t>ĐỒ</w:t>
      </w:r>
      <w:r w:rsidRPr="0088180B">
        <w:rPr>
          <w:rFonts w:asciiTheme="majorHAnsi" w:eastAsia="Calibri" w:hAnsiTheme="majorHAnsi" w:cstheme="majorHAnsi"/>
          <w:b/>
          <w:color w:val="000000" w:themeColor="text1"/>
          <w:sz w:val="26"/>
          <w:szCs w:val="26"/>
          <w:lang w:val="en-US"/>
        </w:rPr>
        <w:t>NG PHẢN BIỆN</w:t>
      </w:r>
      <w:bookmarkEnd w:id="7"/>
      <w:bookmarkEnd w:id="8"/>
      <w:bookmarkEnd w:id="9"/>
      <w:bookmarkEnd w:id="10"/>
    </w:p>
    <w:p w14:paraId="6012964A" w14:textId="77777777" w:rsidR="000C636A" w:rsidRPr="00734B1F" w:rsidRDefault="000C636A" w:rsidP="000C636A">
      <w:pPr>
        <w:tabs>
          <w:tab w:val="left" w:leader="dot" w:pos="9072"/>
        </w:tabs>
        <w:spacing w:before="120" w:after="120" w:line="312" w:lineRule="auto"/>
        <w:jc w:val="both"/>
        <w:rPr>
          <w:rFonts w:asciiTheme="majorHAnsi" w:eastAsia="Calibri" w:hAnsiTheme="majorHAnsi" w:cstheme="majorHAnsi"/>
          <w:bCs/>
          <w:color w:val="000000" w:themeColor="text1"/>
          <w:sz w:val="26"/>
          <w:szCs w:val="26"/>
          <w:lang w:val="en-US"/>
        </w:rPr>
      </w:pP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r w:rsidRPr="00734B1F">
        <w:rPr>
          <w:rFonts w:asciiTheme="majorHAnsi" w:eastAsia="Calibri" w:hAnsiTheme="majorHAnsi" w:cstheme="majorHAnsi"/>
          <w:bCs/>
          <w:color w:val="000000" w:themeColor="text1"/>
          <w:sz w:val="26"/>
          <w:szCs w:val="26"/>
          <w:lang w:val="en-US"/>
        </w:rPr>
        <w:tab/>
      </w:r>
    </w:p>
    <w:p w14:paraId="441C7D42" w14:textId="77777777" w:rsidR="000C636A" w:rsidRPr="00734B1F" w:rsidRDefault="000C636A" w:rsidP="000C636A">
      <w:pPr>
        <w:tabs>
          <w:tab w:val="center" w:pos="7020"/>
          <w:tab w:val="right" w:pos="9072"/>
        </w:tabs>
        <w:spacing w:before="120" w:after="120" w:line="312" w:lineRule="auto"/>
        <w:jc w:val="both"/>
        <w:rPr>
          <w:rFonts w:asciiTheme="majorHAnsi" w:eastAsia="Times New Roman" w:hAnsiTheme="majorHAnsi" w:cstheme="majorHAnsi"/>
          <w:bCs/>
          <w:i/>
          <w:color w:val="000000" w:themeColor="text1"/>
          <w:sz w:val="28"/>
          <w:szCs w:val="28"/>
          <w:lang w:val="en-US" w:bidi="en-US"/>
        </w:rPr>
      </w:pPr>
      <w:r w:rsidRPr="00734B1F">
        <w:rPr>
          <w:rFonts w:asciiTheme="majorHAnsi" w:eastAsia="Calibri" w:hAnsiTheme="majorHAnsi" w:cstheme="majorHAnsi"/>
          <w:b/>
          <w:color w:val="000000" w:themeColor="text1"/>
          <w:sz w:val="26"/>
          <w:szCs w:val="26"/>
          <w:lang w:val="en-US"/>
        </w:rPr>
        <w:tab/>
      </w:r>
      <w:proofErr w:type="spellStart"/>
      <w:r w:rsidRPr="00734B1F">
        <w:rPr>
          <w:rFonts w:asciiTheme="majorHAnsi" w:eastAsia="Times New Roman" w:hAnsiTheme="majorHAnsi" w:cstheme="majorHAnsi"/>
          <w:bCs/>
          <w:i/>
          <w:color w:val="000000" w:themeColor="text1"/>
          <w:sz w:val="28"/>
          <w:szCs w:val="28"/>
          <w:lang w:val="en-US" w:bidi="en-US"/>
        </w:rPr>
        <w:t>Đà</w:t>
      </w:r>
      <w:proofErr w:type="spellEnd"/>
      <w:r w:rsidRPr="00734B1F">
        <w:rPr>
          <w:rFonts w:asciiTheme="majorHAnsi" w:eastAsia="Times New Roman" w:hAnsiTheme="majorHAnsi" w:cstheme="majorHAnsi"/>
          <w:bCs/>
          <w:i/>
          <w:color w:val="000000" w:themeColor="text1"/>
          <w:sz w:val="28"/>
          <w:szCs w:val="28"/>
          <w:lang w:val="en-US" w:bidi="en-US"/>
        </w:rPr>
        <w:t xml:space="preserve"> </w:t>
      </w:r>
      <w:proofErr w:type="spellStart"/>
      <w:r w:rsidRPr="00734B1F">
        <w:rPr>
          <w:rFonts w:asciiTheme="majorHAnsi" w:eastAsia="Times New Roman" w:hAnsiTheme="majorHAnsi" w:cstheme="majorHAnsi"/>
          <w:bCs/>
          <w:i/>
          <w:color w:val="000000" w:themeColor="text1"/>
          <w:sz w:val="28"/>
          <w:szCs w:val="28"/>
          <w:lang w:val="en-US" w:bidi="en-US"/>
        </w:rPr>
        <w:t>Nẵng</w:t>
      </w:r>
      <w:proofErr w:type="spellEnd"/>
      <w:r w:rsidRPr="00734B1F">
        <w:rPr>
          <w:rFonts w:asciiTheme="majorHAnsi" w:eastAsia="Times New Roman" w:hAnsiTheme="majorHAnsi" w:cstheme="majorHAnsi"/>
          <w:bCs/>
          <w:i/>
          <w:color w:val="000000" w:themeColor="text1"/>
          <w:sz w:val="28"/>
          <w:szCs w:val="28"/>
          <w:lang w:val="en-US" w:bidi="en-US"/>
        </w:rPr>
        <w:t xml:space="preserve">, </w:t>
      </w:r>
      <w:proofErr w:type="spellStart"/>
      <w:r w:rsidRPr="00734B1F">
        <w:rPr>
          <w:rFonts w:asciiTheme="majorHAnsi" w:eastAsia="Times New Roman" w:hAnsiTheme="majorHAnsi" w:cstheme="majorHAnsi"/>
          <w:bCs/>
          <w:i/>
          <w:color w:val="000000" w:themeColor="text1"/>
          <w:sz w:val="28"/>
          <w:szCs w:val="28"/>
          <w:lang w:val="en-US" w:bidi="en-US"/>
        </w:rPr>
        <w:t>ngày</w:t>
      </w:r>
      <w:proofErr w:type="spellEnd"/>
      <w:r w:rsidRPr="00734B1F">
        <w:rPr>
          <w:rFonts w:asciiTheme="majorHAnsi" w:eastAsia="Times New Roman" w:hAnsiTheme="majorHAnsi" w:cstheme="majorHAnsi"/>
          <w:bCs/>
          <w:i/>
          <w:color w:val="000000" w:themeColor="text1"/>
          <w:sz w:val="28"/>
          <w:szCs w:val="28"/>
          <w:lang w:val="en-US" w:bidi="en-US"/>
        </w:rPr>
        <w:t xml:space="preserve"> … </w:t>
      </w:r>
      <w:proofErr w:type="spellStart"/>
      <w:r w:rsidRPr="00734B1F">
        <w:rPr>
          <w:rFonts w:asciiTheme="majorHAnsi" w:eastAsia="Times New Roman" w:hAnsiTheme="majorHAnsi" w:cstheme="majorHAnsi"/>
          <w:bCs/>
          <w:i/>
          <w:color w:val="000000" w:themeColor="text1"/>
          <w:sz w:val="28"/>
          <w:szCs w:val="28"/>
          <w:lang w:val="en-US" w:bidi="en-US"/>
        </w:rPr>
        <w:t>tháng</w:t>
      </w:r>
      <w:proofErr w:type="spellEnd"/>
      <w:r w:rsidRPr="00734B1F">
        <w:rPr>
          <w:rFonts w:asciiTheme="majorHAnsi" w:eastAsia="Times New Roman" w:hAnsiTheme="majorHAnsi" w:cstheme="majorHAnsi"/>
          <w:bCs/>
          <w:i/>
          <w:color w:val="000000" w:themeColor="text1"/>
          <w:sz w:val="28"/>
          <w:szCs w:val="28"/>
          <w:lang w:val="en-US" w:bidi="en-US"/>
        </w:rPr>
        <w:t xml:space="preserve"> … </w:t>
      </w:r>
      <w:proofErr w:type="spellStart"/>
      <w:r w:rsidRPr="00734B1F">
        <w:rPr>
          <w:rFonts w:asciiTheme="majorHAnsi" w:eastAsia="Times New Roman" w:hAnsiTheme="majorHAnsi" w:cstheme="majorHAnsi"/>
          <w:bCs/>
          <w:i/>
          <w:color w:val="000000" w:themeColor="text1"/>
          <w:sz w:val="28"/>
          <w:szCs w:val="28"/>
          <w:lang w:val="en-US" w:bidi="en-US"/>
        </w:rPr>
        <w:t>năm</w:t>
      </w:r>
      <w:proofErr w:type="spellEnd"/>
      <w:r w:rsidRPr="00734B1F">
        <w:rPr>
          <w:rFonts w:asciiTheme="majorHAnsi" w:eastAsia="Times New Roman" w:hAnsiTheme="majorHAnsi" w:cstheme="majorHAnsi"/>
          <w:bCs/>
          <w:i/>
          <w:color w:val="000000" w:themeColor="text1"/>
          <w:sz w:val="28"/>
          <w:szCs w:val="28"/>
          <w:lang w:val="en-US" w:bidi="en-US"/>
        </w:rPr>
        <w:t xml:space="preserve"> …</w:t>
      </w:r>
    </w:p>
    <w:p w14:paraId="13FE27CB" w14:textId="77777777" w:rsidR="000C636A" w:rsidRPr="00734B1F" w:rsidRDefault="000C636A" w:rsidP="000C636A">
      <w:pPr>
        <w:tabs>
          <w:tab w:val="left" w:pos="720"/>
          <w:tab w:val="left" w:pos="960"/>
          <w:tab w:val="center" w:pos="7020"/>
        </w:tabs>
        <w:spacing w:before="120" w:after="120" w:line="312" w:lineRule="auto"/>
        <w:rPr>
          <w:rFonts w:asciiTheme="majorHAnsi" w:eastAsia="Calibri" w:hAnsiTheme="majorHAnsi" w:cstheme="majorHAnsi"/>
          <w:b/>
          <w:color w:val="000000" w:themeColor="text1"/>
          <w:sz w:val="26"/>
          <w:szCs w:val="26"/>
          <w:lang w:val="en-US"/>
        </w:rPr>
      </w:pPr>
      <w:r w:rsidRPr="00734B1F">
        <w:rPr>
          <w:rFonts w:asciiTheme="majorHAnsi" w:eastAsia="Calibri" w:hAnsiTheme="majorHAnsi" w:cstheme="majorHAnsi"/>
          <w:b/>
          <w:color w:val="000000" w:themeColor="text1"/>
          <w:sz w:val="26"/>
          <w:szCs w:val="26"/>
          <w:lang w:val="en-US"/>
        </w:rPr>
        <w:tab/>
      </w:r>
      <w:r w:rsidRPr="00734B1F">
        <w:rPr>
          <w:rFonts w:asciiTheme="majorHAnsi" w:eastAsia="Calibri" w:hAnsiTheme="majorHAnsi" w:cstheme="majorHAnsi"/>
          <w:b/>
          <w:color w:val="000000" w:themeColor="text1"/>
          <w:sz w:val="26"/>
          <w:szCs w:val="26"/>
          <w:lang w:val="en-US"/>
        </w:rPr>
        <w:tab/>
      </w:r>
      <w:r w:rsidRPr="00734B1F">
        <w:rPr>
          <w:rFonts w:asciiTheme="majorHAnsi" w:eastAsia="Calibri" w:hAnsiTheme="majorHAnsi" w:cstheme="majorHAnsi"/>
          <w:b/>
          <w:color w:val="000000" w:themeColor="text1"/>
          <w:sz w:val="26"/>
          <w:szCs w:val="26"/>
          <w:lang w:val="en-US"/>
        </w:rPr>
        <w:tab/>
      </w:r>
      <w:proofErr w:type="spellStart"/>
      <w:r w:rsidRPr="00734B1F">
        <w:rPr>
          <w:rFonts w:asciiTheme="majorHAnsi" w:eastAsia="Calibri" w:hAnsiTheme="majorHAnsi" w:cstheme="majorHAnsi"/>
          <w:b/>
          <w:color w:val="000000" w:themeColor="text1"/>
          <w:sz w:val="26"/>
          <w:szCs w:val="26"/>
          <w:lang w:val="en-US"/>
        </w:rPr>
        <w:t>Hội</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đồng</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phản</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biện</w:t>
      </w:r>
      <w:proofErr w:type="spellEnd"/>
    </w:p>
    <w:p w14:paraId="18494FEB" w14:textId="77777777" w:rsidR="000C636A" w:rsidRPr="00734B1F" w:rsidRDefault="000C636A" w:rsidP="000C636A">
      <w:pPr>
        <w:tabs>
          <w:tab w:val="center" w:pos="6660"/>
          <w:tab w:val="center" w:pos="6840"/>
          <w:tab w:val="left" w:pos="8013"/>
          <w:tab w:val="right" w:pos="9072"/>
        </w:tabs>
        <w:spacing w:before="120" w:after="120" w:line="312" w:lineRule="auto"/>
        <w:rPr>
          <w:rFonts w:asciiTheme="majorHAnsi" w:eastAsia="Calibri" w:hAnsiTheme="majorHAnsi" w:cstheme="majorHAnsi"/>
          <w:color w:val="000000" w:themeColor="text1"/>
          <w:sz w:val="26"/>
          <w:szCs w:val="26"/>
          <w:lang w:val="en-US"/>
        </w:rPr>
        <w:sectPr w:rsidR="000C636A" w:rsidRPr="00734B1F" w:rsidSect="000E3DD1">
          <w:footerReference w:type="first" r:id="rId15"/>
          <w:pgSz w:w="11907" w:h="16840" w:code="9"/>
          <w:pgMar w:top="1138" w:right="1138" w:bottom="1138" w:left="1699" w:header="432" w:footer="432" w:gutter="0"/>
          <w:cols w:space="720"/>
          <w:titlePg/>
          <w:docGrid w:linePitch="360"/>
        </w:sectPr>
      </w:pPr>
      <w:r w:rsidRPr="00734B1F">
        <w:rPr>
          <w:rFonts w:asciiTheme="majorHAnsi" w:eastAsia="Calibri" w:hAnsiTheme="majorHAnsi" w:cstheme="majorHAnsi"/>
          <w:color w:val="000000" w:themeColor="text1"/>
          <w:sz w:val="26"/>
          <w:szCs w:val="26"/>
          <w:lang w:val="en-US"/>
        </w:rPr>
        <w:tab/>
      </w:r>
    </w:p>
    <w:p w14:paraId="0F233450" w14:textId="3376B215" w:rsidR="0093377A" w:rsidRPr="00734B1F" w:rsidRDefault="0093377A" w:rsidP="0093377A">
      <w:pPr>
        <w:pStyle w:val="Heading1"/>
        <w:jc w:val="center"/>
        <w:rPr>
          <w:rFonts w:eastAsia="Times New Roman" w:cstheme="majorHAnsi"/>
          <w:b/>
          <w:bCs/>
          <w:color w:val="000000" w:themeColor="text1"/>
          <w:sz w:val="26"/>
          <w:szCs w:val="26"/>
          <w:lang w:val="en-US"/>
        </w:rPr>
      </w:pPr>
      <w:bookmarkStart w:id="11" w:name="_Toc104936220"/>
      <w:r w:rsidRPr="00734B1F">
        <w:rPr>
          <w:rFonts w:eastAsia="Times New Roman" w:cstheme="majorHAnsi"/>
          <w:b/>
          <w:bCs/>
          <w:color w:val="000000" w:themeColor="text1"/>
          <w:sz w:val="26"/>
          <w:szCs w:val="26"/>
          <w:lang w:val="en-US"/>
        </w:rPr>
        <w:lastRenderedPageBreak/>
        <w:t>LỜI CAM ĐOAN</w:t>
      </w:r>
      <w:bookmarkEnd w:id="11"/>
    </w:p>
    <w:p w14:paraId="653B061F" w14:textId="32974E17" w:rsidR="000C636A" w:rsidRPr="00734B1F" w:rsidRDefault="00D13472" w:rsidP="002F1EDC">
      <w:pPr>
        <w:spacing w:before="120" w:after="120" w:line="312" w:lineRule="auto"/>
        <w:ind w:firstLine="720"/>
        <w:rPr>
          <w:rFonts w:asciiTheme="majorHAnsi" w:eastAsia="Times New Roman" w:hAnsiTheme="majorHAnsi" w:cstheme="majorHAnsi"/>
          <w:color w:val="000000" w:themeColor="text1"/>
          <w:sz w:val="28"/>
          <w:szCs w:val="28"/>
          <w:lang w:val="en-US"/>
        </w:rPr>
      </w:pPr>
      <w:proofErr w:type="spellStart"/>
      <w:r>
        <w:rPr>
          <w:rFonts w:asciiTheme="majorHAnsi" w:eastAsia="Times New Roman" w:hAnsiTheme="majorHAnsi" w:cstheme="majorHAnsi"/>
          <w:color w:val="000000" w:themeColor="text1"/>
          <w:sz w:val="26"/>
          <w:szCs w:val="26"/>
          <w:lang w:val="en-US"/>
        </w:rPr>
        <w:t>Nhóm</w:t>
      </w:r>
      <w:proofErr w:type="spellEnd"/>
      <w:r>
        <w:rPr>
          <w:rFonts w:asciiTheme="majorHAnsi" w:eastAsia="Times New Roman" w:hAnsiTheme="majorHAnsi" w:cstheme="majorHAnsi"/>
          <w:color w:val="000000" w:themeColor="text1"/>
          <w:sz w:val="26"/>
          <w:szCs w:val="26"/>
          <w:lang w:val="en-US"/>
        </w:rPr>
        <w:t xml:space="preserve"> </w:t>
      </w:r>
      <w:proofErr w:type="spellStart"/>
      <w:r>
        <w:rPr>
          <w:rFonts w:asciiTheme="majorHAnsi" w:eastAsia="Times New Roman" w:hAnsiTheme="majorHAnsi" w:cstheme="majorHAnsi"/>
          <w:color w:val="000000" w:themeColor="text1"/>
          <w:sz w:val="26"/>
          <w:szCs w:val="26"/>
          <w:lang w:val="en-US"/>
        </w:rPr>
        <w:t>em</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xin</w:t>
      </w:r>
      <w:proofErr w:type="spellEnd"/>
      <w:r w:rsidR="002F1EDC" w:rsidRPr="00734B1F">
        <w:rPr>
          <w:rFonts w:asciiTheme="majorHAnsi" w:eastAsia="Times New Roman" w:hAnsiTheme="majorHAnsi" w:cstheme="majorHAnsi"/>
          <w:color w:val="000000" w:themeColor="text1"/>
          <w:sz w:val="26"/>
          <w:szCs w:val="26"/>
          <w:lang w:val="en-US"/>
        </w:rPr>
        <w:t xml:space="preserve"> cam </w:t>
      </w:r>
      <w:proofErr w:type="spellStart"/>
      <w:r w:rsidR="002F1EDC" w:rsidRPr="00734B1F">
        <w:rPr>
          <w:rFonts w:asciiTheme="majorHAnsi" w:eastAsia="Times New Roman" w:hAnsiTheme="majorHAnsi" w:cstheme="majorHAnsi"/>
          <w:color w:val="000000" w:themeColor="text1"/>
          <w:sz w:val="26"/>
          <w:szCs w:val="26"/>
          <w:lang w:val="en-US"/>
        </w:rPr>
        <w:t>đoan</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đây</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là</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kết</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quả</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sau</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quá</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trình</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nghiên</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cứu</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đề</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tài</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dưới</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sự</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hướng</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dẫn</w:t>
      </w:r>
      <w:proofErr w:type="spellEnd"/>
      <w:r w:rsidR="009C5DC8"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của</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516B0C">
        <w:rPr>
          <w:rFonts w:asciiTheme="majorHAnsi" w:eastAsia="Times New Roman" w:hAnsiTheme="majorHAnsi" w:cstheme="majorHAnsi"/>
          <w:color w:val="000000" w:themeColor="text1"/>
          <w:sz w:val="26"/>
          <w:szCs w:val="26"/>
          <w:lang w:val="en-US"/>
        </w:rPr>
        <w:t>T</w:t>
      </w:r>
      <w:r w:rsidR="0025195D">
        <w:rPr>
          <w:rFonts w:asciiTheme="majorHAnsi" w:eastAsia="Times New Roman" w:hAnsiTheme="majorHAnsi" w:cstheme="majorHAnsi"/>
          <w:color w:val="000000" w:themeColor="text1"/>
          <w:sz w:val="26"/>
          <w:szCs w:val="26"/>
          <w:lang w:val="en-US"/>
        </w:rPr>
        <w:t>hầy</w:t>
      </w:r>
      <w:proofErr w:type="spellEnd"/>
      <w:r w:rsidR="0025195D">
        <w:rPr>
          <w:rFonts w:asciiTheme="majorHAnsi" w:eastAsia="Times New Roman" w:hAnsiTheme="majorHAnsi" w:cstheme="majorHAnsi"/>
          <w:color w:val="000000" w:themeColor="text1"/>
          <w:sz w:val="26"/>
          <w:szCs w:val="26"/>
          <w:lang w:val="en-US"/>
        </w:rPr>
        <w:t xml:space="preserve"> </w:t>
      </w:r>
      <w:proofErr w:type="spellStart"/>
      <w:r w:rsidR="0025195D">
        <w:rPr>
          <w:rFonts w:asciiTheme="majorHAnsi" w:eastAsia="Times New Roman" w:hAnsiTheme="majorHAnsi" w:cstheme="majorHAnsi"/>
          <w:color w:val="000000" w:themeColor="text1"/>
          <w:sz w:val="26"/>
          <w:szCs w:val="26"/>
          <w:lang w:val="en-US"/>
        </w:rPr>
        <w:t>giáo</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326AFD" w:rsidRPr="00734B1F">
        <w:rPr>
          <w:rFonts w:asciiTheme="majorHAnsi" w:eastAsia="Times New Roman" w:hAnsiTheme="majorHAnsi" w:cstheme="majorHAnsi"/>
          <w:color w:val="000000" w:themeColor="text1"/>
          <w:sz w:val="26"/>
          <w:szCs w:val="26"/>
          <w:lang w:val="en-US"/>
        </w:rPr>
        <w:t>Võ</w:t>
      </w:r>
      <w:proofErr w:type="spellEnd"/>
      <w:r w:rsidR="00326AFD" w:rsidRPr="00734B1F">
        <w:rPr>
          <w:rFonts w:asciiTheme="majorHAnsi" w:eastAsia="Times New Roman" w:hAnsiTheme="majorHAnsi" w:cstheme="majorHAnsi"/>
          <w:color w:val="000000" w:themeColor="text1"/>
          <w:sz w:val="26"/>
          <w:szCs w:val="26"/>
          <w:lang w:val="en-US"/>
        </w:rPr>
        <w:t xml:space="preserve"> </w:t>
      </w:r>
      <w:proofErr w:type="spellStart"/>
      <w:r w:rsidR="00326AFD" w:rsidRPr="00734B1F">
        <w:rPr>
          <w:rFonts w:asciiTheme="majorHAnsi" w:eastAsia="Times New Roman" w:hAnsiTheme="majorHAnsi" w:cstheme="majorHAnsi"/>
          <w:color w:val="000000" w:themeColor="text1"/>
          <w:sz w:val="26"/>
          <w:szCs w:val="26"/>
          <w:lang w:val="en-US"/>
        </w:rPr>
        <w:t>Công</w:t>
      </w:r>
      <w:proofErr w:type="spellEnd"/>
      <w:r w:rsidR="00326AFD" w:rsidRPr="00734B1F">
        <w:rPr>
          <w:rFonts w:asciiTheme="majorHAnsi" w:eastAsia="Times New Roman" w:hAnsiTheme="majorHAnsi" w:cstheme="majorHAnsi"/>
          <w:color w:val="000000" w:themeColor="text1"/>
          <w:sz w:val="26"/>
          <w:szCs w:val="26"/>
          <w:lang w:val="en-US"/>
        </w:rPr>
        <w:t xml:space="preserve"> </w:t>
      </w:r>
      <w:proofErr w:type="spellStart"/>
      <w:r w:rsidR="00326AFD" w:rsidRPr="00734B1F">
        <w:rPr>
          <w:rFonts w:asciiTheme="majorHAnsi" w:eastAsia="Times New Roman" w:hAnsiTheme="majorHAnsi" w:cstheme="majorHAnsi"/>
          <w:color w:val="000000" w:themeColor="text1"/>
          <w:sz w:val="26"/>
          <w:szCs w:val="26"/>
          <w:lang w:val="en-US"/>
        </w:rPr>
        <w:t>Đình</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Những</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nhận</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định</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được</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nêu</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ra</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trong</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đề</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tài</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cũng</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là</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kết</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quả</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từ</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sự</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nghiên</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cứu</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trực</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tiếp</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nghiêm</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túc</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dựa</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và</w:t>
      </w:r>
      <w:r>
        <w:rPr>
          <w:rFonts w:asciiTheme="majorHAnsi" w:eastAsia="Times New Roman" w:hAnsiTheme="majorHAnsi" w:cstheme="majorHAnsi"/>
          <w:color w:val="000000" w:themeColor="text1"/>
          <w:sz w:val="26"/>
          <w:szCs w:val="26"/>
          <w:lang w:val="en-US"/>
        </w:rPr>
        <w:t>o</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các</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cơ</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sở</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tìm</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kiếm</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hiểu</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biết</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và</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nghiên</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cứu</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các</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tài</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liệu</w:t>
      </w:r>
      <w:proofErr w:type="spellEnd"/>
      <w:r w:rsidR="002F1EDC" w:rsidRPr="00734B1F">
        <w:rPr>
          <w:rFonts w:asciiTheme="majorHAnsi" w:eastAsia="Times New Roman" w:hAnsiTheme="majorHAnsi" w:cstheme="majorHAnsi"/>
          <w:color w:val="000000" w:themeColor="text1"/>
          <w:sz w:val="26"/>
          <w:szCs w:val="26"/>
          <w:lang w:val="en-US"/>
        </w:rPr>
        <w:t xml:space="preserve"> khoa </w:t>
      </w:r>
      <w:proofErr w:type="spellStart"/>
      <w:r w:rsidR="002F1EDC" w:rsidRPr="00734B1F">
        <w:rPr>
          <w:rFonts w:asciiTheme="majorHAnsi" w:eastAsia="Times New Roman" w:hAnsiTheme="majorHAnsi" w:cstheme="majorHAnsi"/>
          <w:color w:val="000000" w:themeColor="text1"/>
          <w:sz w:val="26"/>
          <w:szCs w:val="26"/>
          <w:lang w:val="en-US"/>
        </w:rPr>
        <w:t>học</w:t>
      </w:r>
      <w:proofErr w:type="spellEnd"/>
      <w:r w:rsidR="002F1EDC" w:rsidRPr="00734B1F">
        <w:rPr>
          <w:rFonts w:asciiTheme="majorHAnsi" w:eastAsia="Times New Roman" w:hAnsiTheme="majorHAnsi" w:cstheme="majorHAnsi"/>
          <w:color w:val="000000" w:themeColor="text1"/>
          <w:sz w:val="26"/>
          <w:szCs w:val="26"/>
          <w:lang w:val="en-US"/>
        </w:rPr>
        <w:t xml:space="preserve"> hay </w:t>
      </w:r>
      <w:proofErr w:type="spellStart"/>
      <w:r w:rsidR="002F1EDC" w:rsidRPr="00734B1F">
        <w:rPr>
          <w:rFonts w:asciiTheme="majorHAnsi" w:eastAsia="Times New Roman" w:hAnsiTheme="majorHAnsi" w:cstheme="majorHAnsi"/>
          <w:color w:val="000000" w:themeColor="text1"/>
          <w:sz w:val="26"/>
          <w:szCs w:val="26"/>
          <w:lang w:val="en-US"/>
        </w:rPr>
        <w:t>bản</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dịch</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khác</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đã</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được</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công</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bố</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và</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mọi</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sự</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tham</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khảo</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đều</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được</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trích</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dẫn</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chỉ</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rõ</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nguồn</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tham</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khảo</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theo</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đúng</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quy</w:t>
      </w:r>
      <w:proofErr w:type="spellEnd"/>
      <w:r w:rsidR="002F1EDC" w:rsidRPr="00734B1F">
        <w:rPr>
          <w:rFonts w:asciiTheme="majorHAnsi" w:eastAsia="Times New Roman" w:hAnsiTheme="majorHAnsi" w:cstheme="majorHAnsi"/>
          <w:color w:val="000000" w:themeColor="text1"/>
          <w:sz w:val="26"/>
          <w:szCs w:val="26"/>
          <w:lang w:val="en-US"/>
        </w:rPr>
        <w:t xml:space="preserve"> </w:t>
      </w:r>
      <w:proofErr w:type="spellStart"/>
      <w:r w:rsidR="002F1EDC" w:rsidRPr="00734B1F">
        <w:rPr>
          <w:rFonts w:asciiTheme="majorHAnsi" w:eastAsia="Times New Roman" w:hAnsiTheme="majorHAnsi" w:cstheme="majorHAnsi"/>
          <w:color w:val="000000" w:themeColor="text1"/>
          <w:sz w:val="26"/>
          <w:szCs w:val="26"/>
          <w:lang w:val="en-US"/>
        </w:rPr>
        <w:t>định</w:t>
      </w:r>
      <w:proofErr w:type="spellEnd"/>
      <w:r w:rsidR="002F1EDC" w:rsidRPr="00734B1F">
        <w:rPr>
          <w:rFonts w:asciiTheme="majorHAnsi" w:eastAsia="Times New Roman" w:hAnsiTheme="majorHAnsi" w:cstheme="majorHAnsi"/>
          <w:color w:val="000000" w:themeColor="text1"/>
          <w:sz w:val="26"/>
          <w:szCs w:val="26"/>
          <w:lang w:val="en-US"/>
        </w:rPr>
        <w:t>.</w:t>
      </w:r>
    </w:p>
    <w:p w14:paraId="7C02313C" w14:textId="4633EE89" w:rsidR="000C636A" w:rsidRPr="00734B1F" w:rsidRDefault="000C636A" w:rsidP="00B90B71">
      <w:pPr>
        <w:tabs>
          <w:tab w:val="center" w:pos="6480"/>
        </w:tabs>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color w:val="000000" w:themeColor="text1"/>
          <w:sz w:val="28"/>
          <w:szCs w:val="28"/>
          <w:lang w:val="en-US"/>
        </w:rPr>
        <w:tab/>
      </w:r>
      <w:proofErr w:type="spellStart"/>
      <w:proofErr w:type="gramStart"/>
      <w:r w:rsidR="00C5734F">
        <w:rPr>
          <w:rFonts w:asciiTheme="majorHAnsi" w:eastAsia="Times New Roman" w:hAnsiTheme="majorHAnsi" w:cstheme="majorHAnsi"/>
          <w:color w:val="000000" w:themeColor="text1"/>
          <w:sz w:val="26"/>
          <w:szCs w:val="26"/>
          <w:lang w:val="en-US"/>
        </w:rPr>
        <w:t>Nhóm</w:t>
      </w:r>
      <w:proofErr w:type="spellEnd"/>
      <w:r w:rsidR="00E31E44">
        <w:rPr>
          <w:rFonts w:asciiTheme="majorHAnsi" w:eastAsia="Times New Roman" w:hAnsiTheme="majorHAnsi" w:cstheme="majorHAnsi"/>
          <w:color w:val="000000" w:themeColor="text1"/>
          <w:sz w:val="26"/>
          <w:szCs w:val="26"/>
          <w:lang w:val="en-US"/>
        </w:rPr>
        <w:t xml:space="preserve"> </w:t>
      </w:r>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thực</w:t>
      </w:r>
      <w:proofErr w:type="spellEnd"/>
      <w:proofErr w:type="gram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hiện</w:t>
      </w:r>
      <w:proofErr w:type="spellEnd"/>
    </w:p>
    <w:p w14:paraId="67B421CF" w14:textId="77777777" w:rsidR="00B90B71" w:rsidRPr="00734B1F" w:rsidRDefault="00B90B71" w:rsidP="00B90B71">
      <w:pPr>
        <w:tabs>
          <w:tab w:val="center" w:pos="6480"/>
        </w:tabs>
        <w:rPr>
          <w:rFonts w:asciiTheme="majorHAnsi" w:eastAsia="Times New Roman" w:hAnsiTheme="majorHAnsi" w:cstheme="majorHAnsi"/>
          <w:color w:val="000000" w:themeColor="text1"/>
          <w:sz w:val="26"/>
          <w:szCs w:val="26"/>
          <w:lang w:val="en-US"/>
        </w:rPr>
      </w:pPr>
    </w:p>
    <w:p w14:paraId="7B27C2E7" w14:textId="30637F04" w:rsidR="000C636A" w:rsidRPr="00734B1F" w:rsidRDefault="000C636A" w:rsidP="000C636A">
      <w:pPr>
        <w:tabs>
          <w:tab w:val="center" w:pos="6480"/>
        </w:tabs>
        <w:rPr>
          <w:rFonts w:asciiTheme="majorHAnsi" w:eastAsia="Times New Roman" w:hAnsiTheme="majorHAnsi" w:cstheme="majorHAnsi"/>
          <w:b/>
          <w:bCs/>
          <w:color w:val="000000" w:themeColor="text1"/>
          <w:sz w:val="26"/>
          <w:szCs w:val="26"/>
          <w:lang w:val="en-US"/>
        </w:rPr>
      </w:pPr>
      <w:r w:rsidRPr="00734B1F">
        <w:rPr>
          <w:rFonts w:asciiTheme="majorHAnsi" w:eastAsia="Times New Roman" w:hAnsiTheme="majorHAnsi" w:cstheme="majorHAnsi"/>
          <w:color w:val="000000" w:themeColor="text1"/>
          <w:sz w:val="26"/>
          <w:szCs w:val="26"/>
          <w:lang w:val="en-US"/>
        </w:rPr>
        <w:tab/>
      </w:r>
      <w:proofErr w:type="spellStart"/>
      <w:r w:rsidR="00326AFD" w:rsidRPr="00734B1F">
        <w:rPr>
          <w:rFonts w:asciiTheme="majorHAnsi" w:eastAsia="Times New Roman" w:hAnsiTheme="majorHAnsi" w:cstheme="majorHAnsi"/>
          <w:b/>
          <w:bCs/>
          <w:color w:val="000000" w:themeColor="text1"/>
          <w:sz w:val="26"/>
          <w:szCs w:val="26"/>
          <w:lang w:val="en-US"/>
        </w:rPr>
        <w:t>Nhóm</w:t>
      </w:r>
      <w:proofErr w:type="spellEnd"/>
      <w:r w:rsidR="00326AFD" w:rsidRPr="00734B1F">
        <w:rPr>
          <w:rFonts w:asciiTheme="majorHAnsi" w:eastAsia="Times New Roman" w:hAnsiTheme="majorHAnsi" w:cstheme="majorHAnsi"/>
          <w:b/>
          <w:bCs/>
          <w:color w:val="000000" w:themeColor="text1"/>
          <w:sz w:val="26"/>
          <w:szCs w:val="26"/>
          <w:lang w:val="en-US"/>
        </w:rPr>
        <w:t xml:space="preserve"> 5</w:t>
      </w:r>
    </w:p>
    <w:p w14:paraId="3F6D1EB7" w14:textId="77777777" w:rsidR="000C636A" w:rsidRPr="00734B1F" w:rsidRDefault="000C636A" w:rsidP="000C636A">
      <w:pPr>
        <w:tabs>
          <w:tab w:val="center" w:pos="6480"/>
        </w:tabs>
        <w:rPr>
          <w:rFonts w:asciiTheme="majorHAnsi" w:eastAsia="Times New Roman" w:hAnsiTheme="majorHAnsi" w:cstheme="majorHAnsi"/>
          <w:b/>
          <w:bCs/>
          <w:color w:val="000000" w:themeColor="text1"/>
          <w:sz w:val="26"/>
          <w:szCs w:val="26"/>
          <w:lang w:val="en-US"/>
        </w:rPr>
      </w:pPr>
    </w:p>
    <w:p w14:paraId="5F4B85C1" w14:textId="62BDD74A" w:rsidR="000C636A" w:rsidRPr="00734B1F" w:rsidRDefault="000C636A">
      <w:pPr>
        <w:rPr>
          <w:rFonts w:asciiTheme="majorHAnsi" w:hAnsiTheme="majorHAnsi" w:cstheme="majorHAnsi"/>
          <w:color w:val="000000" w:themeColor="text1"/>
        </w:rPr>
      </w:pPr>
    </w:p>
    <w:p w14:paraId="27F92AE5" w14:textId="1CEF5415" w:rsidR="00AE0F44" w:rsidRPr="00734B1F" w:rsidRDefault="00AE0F44">
      <w:pPr>
        <w:rPr>
          <w:rFonts w:asciiTheme="majorHAnsi" w:hAnsiTheme="majorHAnsi" w:cstheme="majorHAnsi"/>
          <w:color w:val="000000" w:themeColor="text1"/>
        </w:rPr>
      </w:pPr>
    </w:p>
    <w:p w14:paraId="247968A5" w14:textId="60B05290" w:rsidR="00AE0F44" w:rsidRPr="00734B1F" w:rsidRDefault="00AE0F44">
      <w:pPr>
        <w:rPr>
          <w:rFonts w:asciiTheme="majorHAnsi" w:hAnsiTheme="majorHAnsi" w:cstheme="majorHAnsi"/>
          <w:color w:val="000000" w:themeColor="text1"/>
        </w:rPr>
      </w:pPr>
    </w:p>
    <w:p w14:paraId="675C493C" w14:textId="5A72645A" w:rsidR="00AE0F44" w:rsidRPr="00734B1F" w:rsidRDefault="00AE0F44">
      <w:pPr>
        <w:rPr>
          <w:rFonts w:asciiTheme="majorHAnsi" w:hAnsiTheme="majorHAnsi" w:cstheme="majorHAnsi"/>
          <w:color w:val="000000" w:themeColor="text1"/>
        </w:rPr>
      </w:pPr>
    </w:p>
    <w:p w14:paraId="7180BD90" w14:textId="72F53A97" w:rsidR="00AE0F44" w:rsidRPr="00734B1F" w:rsidRDefault="00AE0F44">
      <w:pPr>
        <w:rPr>
          <w:rFonts w:asciiTheme="majorHAnsi" w:hAnsiTheme="majorHAnsi" w:cstheme="majorHAnsi"/>
          <w:color w:val="000000" w:themeColor="text1"/>
        </w:rPr>
      </w:pPr>
    </w:p>
    <w:p w14:paraId="44D5A7AB" w14:textId="538E2BDA" w:rsidR="00AE0F44" w:rsidRPr="00734B1F" w:rsidRDefault="00AE0F44">
      <w:pPr>
        <w:rPr>
          <w:rFonts w:asciiTheme="majorHAnsi" w:hAnsiTheme="majorHAnsi" w:cstheme="majorHAnsi"/>
          <w:color w:val="000000" w:themeColor="text1"/>
        </w:rPr>
      </w:pPr>
    </w:p>
    <w:p w14:paraId="10353725" w14:textId="64913DF6" w:rsidR="00AE0F44" w:rsidRPr="00734B1F" w:rsidRDefault="00AE0F44">
      <w:pPr>
        <w:rPr>
          <w:rFonts w:asciiTheme="majorHAnsi" w:hAnsiTheme="majorHAnsi" w:cstheme="majorHAnsi"/>
          <w:color w:val="000000" w:themeColor="text1"/>
        </w:rPr>
      </w:pPr>
    </w:p>
    <w:p w14:paraId="3302F70F" w14:textId="13CCDB7C" w:rsidR="00AE0F44" w:rsidRPr="00734B1F" w:rsidRDefault="00AE0F44">
      <w:pPr>
        <w:rPr>
          <w:rFonts w:asciiTheme="majorHAnsi" w:hAnsiTheme="majorHAnsi" w:cstheme="majorHAnsi"/>
          <w:color w:val="000000" w:themeColor="text1"/>
        </w:rPr>
      </w:pPr>
    </w:p>
    <w:p w14:paraId="350CE024" w14:textId="49FF927B" w:rsidR="00AE0F44" w:rsidRPr="00734B1F" w:rsidRDefault="00AE0F44">
      <w:pPr>
        <w:rPr>
          <w:rFonts w:asciiTheme="majorHAnsi" w:hAnsiTheme="majorHAnsi" w:cstheme="majorHAnsi"/>
          <w:color w:val="000000" w:themeColor="text1"/>
        </w:rPr>
      </w:pPr>
    </w:p>
    <w:p w14:paraId="6CA34482" w14:textId="4E882889" w:rsidR="00AE0F44" w:rsidRPr="00734B1F" w:rsidRDefault="00AE0F44">
      <w:pPr>
        <w:rPr>
          <w:rFonts w:asciiTheme="majorHAnsi" w:hAnsiTheme="majorHAnsi" w:cstheme="majorHAnsi"/>
          <w:color w:val="000000" w:themeColor="text1"/>
        </w:rPr>
      </w:pPr>
    </w:p>
    <w:p w14:paraId="5887EC9B" w14:textId="718CD22B" w:rsidR="00AE0F44" w:rsidRPr="00734B1F" w:rsidRDefault="00AE0F44">
      <w:pPr>
        <w:rPr>
          <w:rFonts w:asciiTheme="majorHAnsi" w:hAnsiTheme="majorHAnsi" w:cstheme="majorHAnsi"/>
          <w:color w:val="000000" w:themeColor="text1"/>
        </w:rPr>
      </w:pPr>
    </w:p>
    <w:p w14:paraId="4267AFFC" w14:textId="1ED733D6" w:rsidR="00AE0F44" w:rsidRPr="00734B1F" w:rsidRDefault="00AE0F44">
      <w:pPr>
        <w:rPr>
          <w:rFonts w:asciiTheme="majorHAnsi" w:hAnsiTheme="majorHAnsi" w:cstheme="majorHAnsi"/>
          <w:color w:val="000000" w:themeColor="text1"/>
        </w:rPr>
      </w:pPr>
    </w:p>
    <w:p w14:paraId="40EC51B0" w14:textId="4506A893" w:rsidR="00AE0F44" w:rsidRPr="00734B1F" w:rsidRDefault="00AE0F44">
      <w:pPr>
        <w:rPr>
          <w:rFonts w:asciiTheme="majorHAnsi" w:hAnsiTheme="majorHAnsi" w:cstheme="majorHAnsi"/>
          <w:color w:val="000000" w:themeColor="text1"/>
        </w:rPr>
      </w:pPr>
    </w:p>
    <w:p w14:paraId="2B7DEEDD" w14:textId="19415780" w:rsidR="00AE0F44" w:rsidRPr="00734B1F" w:rsidRDefault="00AE0F44">
      <w:pPr>
        <w:rPr>
          <w:rFonts w:asciiTheme="majorHAnsi" w:hAnsiTheme="majorHAnsi" w:cstheme="majorHAnsi"/>
          <w:color w:val="000000" w:themeColor="text1"/>
        </w:rPr>
      </w:pPr>
    </w:p>
    <w:p w14:paraId="7AC67A5A" w14:textId="2B50B905" w:rsidR="00AE0F44" w:rsidRPr="00734B1F" w:rsidRDefault="00AE0F44">
      <w:pPr>
        <w:rPr>
          <w:rFonts w:asciiTheme="majorHAnsi" w:hAnsiTheme="majorHAnsi" w:cstheme="majorHAnsi"/>
          <w:color w:val="000000" w:themeColor="text1"/>
        </w:rPr>
      </w:pPr>
    </w:p>
    <w:p w14:paraId="52D6C510" w14:textId="1452E543" w:rsidR="00AE0F44" w:rsidRPr="00734B1F" w:rsidRDefault="00AE0F44">
      <w:pPr>
        <w:rPr>
          <w:rFonts w:asciiTheme="majorHAnsi" w:hAnsiTheme="majorHAnsi" w:cstheme="majorHAnsi"/>
          <w:color w:val="000000" w:themeColor="text1"/>
        </w:rPr>
      </w:pPr>
    </w:p>
    <w:p w14:paraId="4B31E4C6" w14:textId="54226AED" w:rsidR="00AE0F44" w:rsidRPr="00734B1F" w:rsidRDefault="00AE0F44">
      <w:pPr>
        <w:rPr>
          <w:rFonts w:asciiTheme="majorHAnsi" w:hAnsiTheme="majorHAnsi" w:cstheme="majorHAnsi"/>
          <w:color w:val="000000" w:themeColor="text1"/>
        </w:rPr>
      </w:pPr>
    </w:p>
    <w:p w14:paraId="476CEE9F" w14:textId="390B3283" w:rsidR="00AE0F44" w:rsidRPr="00734B1F" w:rsidRDefault="00AE0F44">
      <w:pPr>
        <w:rPr>
          <w:rFonts w:asciiTheme="majorHAnsi" w:hAnsiTheme="majorHAnsi" w:cstheme="majorHAnsi"/>
          <w:color w:val="000000" w:themeColor="text1"/>
        </w:rPr>
      </w:pPr>
    </w:p>
    <w:p w14:paraId="7D9DA2E1" w14:textId="237E8308" w:rsidR="00AE0F44" w:rsidRPr="00734B1F" w:rsidRDefault="00AE0F44">
      <w:pPr>
        <w:rPr>
          <w:rFonts w:asciiTheme="majorHAnsi" w:hAnsiTheme="majorHAnsi" w:cstheme="majorHAnsi"/>
          <w:color w:val="000000" w:themeColor="text1"/>
        </w:rPr>
      </w:pPr>
    </w:p>
    <w:p w14:paraId="477595F5" w14:textId="0506BFDC" w:rsidR="00AE0F44" w:rsidRPr="00734B1F" w:rsidRDefault="00AE0F44">
      <w:pPr>
        <w:rPr>
          <w:rFonts w:asciiTheme="majorHAnsi" w:hAnsiTheme="majorHAnsi" w:cstheme="majorHAnsi"/>
          <w:color w:val="000000" w:themeColor="text1"/>
        </w:rPr>
      </w:pPr>
    </w:p>
    <w:p w14:paraId="25B81B64" w14:textId="22FF92BD" w:rsidR="00AE0F44" w:rsidRPr="00734B1F" w:rsidRDefault="00AE0F44">
      <w:pPr>
        <w:rPr>
          <w:rFonts w:asciiTheme="majorHAnsi" w:hAnsiTheme="majorHAnsi" w:cstheme="majorHAnsi"/>
          <w:color w:val="000000" w:themeColor="text1"/>
        </w:rPr>
      </w:pPr>
    </w:p>
    <w:p w14:paraId="5F745F57" w14:textId="72E3E297" w:rsidR="00AE0F44" w:rsidRPr="00734B1F" w:rsidRDefault="00AE0F44" w:rsidP="00AE0F44">
      <w:pPr>
        <w:keepNext/>
        <w:keepLines/>
        <w:spacing w:before="120" w:after="120" w:line="312" w:lineRule="auto"/>
        <w:jc w:val="center"/>
        <w:outlineLvl w:val="0"/>
        <w:rPr>
          <w:rFonts w:asciiTheme="majorHAnsi" w:eastAsia="Times New Roman" w:hAnsiTheme="majorHAnsi" w:cstheme="majorHAnsi"/>
          <w:b/>
          <w:color w:val="000000" w:themeColor="text1"/>
          <w:sz w:val="26"/>
          <w:szCs w:val="26"/>
          <w:lang w:val="en-US"/>
        </w:rPr>
      </w:pPr>
      <w:bookmarkStart w:id="12" w:name="_Toc60959470"/>
      <w:bookmarkStart w:id="13" w:name="_Toc85194843"/>
      <w:bookmarkStart w:id="14" w:name="_Toc85784637"/>
      <w:bookmarkStart w:id="15" w:name="_Toc85787443"/>
      <w:bookmarkStart w:id="16" w:name="_Toc104936221"/>
      <w:r w:rsidRPr="00734B1F">
        <w:rPr>
          <w:rFonts w:asciiTheme="majorHAnsi" w:eastAsia="Times New Roman" w:hAnsiTheme="majorHAnsi" w:cstheme="majorHAnsi"/>
          <w:b/>
          <w:color w:val="000000" w:themeColor="text1"/>
          <w:sz w:val="26"/>
          <w:szCs w:val="26"/>
          <w:lang w:val="en-US"/>
        </w:rPr>
        <w:t>LỜI CẢM ƠN</w:t>
      </w:r>
      <w:bookmarkEnd w:id="12"/>
      <w:bookmarkEnd w:id="13"/>
      <w:bookmarkEnd w:id="14"/>
      <w:bookmarkEnd w:id="15"/>
      <w:bookmarkEnd w:id="16"/>
    </w:p>
    <w:p w14:paraId="6D1D3A2C" w14:textId="23F61503" w:rsidR="00620BC8" w:rsidRPr="00734B1F" w:rsidRDefault="00620BC8" w:rsidP="00AE0F44">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7B4287" w:rsidRPr="00734B1F">
        <w:rPr>
          <w:rFonts w:asciiTheme="majorHAnsi" w:eastAsia="Calibri" w:hAnsiTheme="majorHAnsi" w:cstheme="majorHAnsi"/>
          <w:color w:val="000000" w:themeColor="text1"/>
          <w:sz w:val="26"/>
          <w:szCs w:val="26"/>
          <w:lang w:val="en-US"/>
        </w:rPr>
        <w:t>đề</w:t>
      </w:r>
      <w:proofErr w:type="spellEnd"/>
      <w:r w:rsidR="007B4287" w:rsidRPr="00734B1F">
        <w:rPr>
          <w:rFonts w:asciiTheme="majorHAnsi" w:eastAsia="Calibri" w:hAnsiTheme="majorHAnsi" w:cstheme="majorHAnsi"/>
          <w:color w:val="000000" w:themeColor="text1"/>
          <w:sz w:val="26"/>
          <w:szCs w:val="26"/>
          <w:lang w:val="en-US"/>
        </w:rPr>
        <w:t xml:space="preserve"> </w:t>
      </w:r>
      <w:proofErr w:type="spellStart"/>
      <w:r w:rsidR="007B4287"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tốt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đẹp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67E1B">
        <w:rPr>
          <w:rFonts w:asciiTheme="majorHAnsi" w:eastAsia="Calibri" w:hAnsiTheme="majorHAnsi" w:cstheme="majorHAnsi"/>
          <w:color w:val="000000" w:themeColor="text1"/>
          <w:sz w:val="26"/>
          <w:szCs w:val="26"/>
          <w:lang w:val="en-US"/>
        </w:rPr>
        <w:t>nhóm</w:t>
      </w:r>
      <w:proofErr w:type="spellEnd"/>
      <w:r w:rsidR="00967E1B">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sự</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hỗ</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giúp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2A588C"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quan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tổ</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cảm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sâu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sắc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phép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67E1B">
        <w:rPr>
          <w:rFonts w:asciiTheme="majorHAnsi" w:eastAsia="Calibri" w:hAnsiTheme="majorHAnsi" w:cstheme="majorHAnsi"/>
          <w:color w:val="000000" w:themeColor="text1"/>
          <w:sz w:val="26"/>
          <w:szCs w:val="26"/>
          <w:lang w:val="en-US"/>
        </w:rPr>
        <w:t>nhóm</w:t>
      </w:r>
      <w:proofErr w:type="spellEnd"/>
      <w:r w:rsidR="00967E1B">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bày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tỏ</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lòng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biết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sâu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sắc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quan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tạo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giúp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đỡ</w:t>
      </w:r>
      <w:proofErr w:type="spellEnd"/>
      <w:r w:rsidR="005B2C6A" w:rsidRPr="00734B1F">
        <w:rPr>
          <w:rFonts w:asciiTheme="majorHAnsi" w:eastAsia="Calibri" w:hAnsiTheme="majorHAnsi" w:cstheme="majorHAnsi"/>
          <w:color w:val="000000" w:themeColor="text1"/>
          <w:sz w:val="26"/>
          <w:szCs w:val="26"/>
          <w:lang w:val="en-US"/>
        </w:rPr>
        <w:t xml:space="preserve"> </w:t>
      </w:r>
      <w:proofErr w:type="spellStart"/>
      <w:r w:rsidR="00967E1B">
        <w:rPr>
          <w:rFonts w:asciiTheme="majorHAnsi" w:eastAsia="Calibri" w:hAnsiTheme="majorHAnsi" w:cstheme="majorHAnsi"/>
          <w:color w:val="000000" w:themeColor="text1"/>
          <w:sz w:val="26"/>
          <w:szCs w:val="26"/>
          <w:lang w:val="en-US"/>
        </w:rPr>
        <w:t>nhóm</w:t>
      </w:r>
      <w:proofErr w:type="spellEnd"/>
      <w:r w:rsidR="00967E1B">
        <w:rPr>
          <w:rFonts w:asciiTheme="majorHAnsi" w:eastAsia="Calibri" w:hAnsiTheme="majorHAnsi" w:cstheme="majorHAnsi"/>
          <w:color w:val="000000" w:themeColor="text1"/>
          <w:sz w:val="26"/>
          <w:szCs w:val="26"/>
          <w:lang w:val="en-US"/>
        </w:rPr>
        <w:t xml:space="preserve"> </w:t>
      </w:r>
      <w:proofErr w:type="spellStart"/>
      <w:r w:rsidR="005B2C6A"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trong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học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này</w:t>
      </w:r>
      <w:proofErr w:type="spellEnd"/>
      <w:r w:rsidRPr="00734B1F">
        <w:rPr>
          <w:rFonts w:asciiTheme="majorHAnsi" w:eastAsia="Calibri" w:hAnsiTheme="majorHAnsi" w:cstheme="majorHAnsi"/>
          <w:color w:val="000000" w:themeColor="text1"/>
          <w:sz w:val="26"/>
          <w:szCs w:val="26"/>
          <w:lang w:val="en-US"/>
        </w:rPr>
        <w:t>.</w:t>
      </w:r>
    </w:p>
    <w:p w14:paraId="379877F7" w14:textId="459A4FF5" w:rsidR="00620BC8" w:rsidRPr="00734B1F" w:rsidRDefault="00620BC8" w:rsidP="00620BC8">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Trước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F55B3E">
        <w:rPr>
          <w:rFonts w:asciiTheme="majorHAnsi" w:eastAsia="Calibri" w:hAnsiTheme="majorHAnsi" w:cstheme="majorHAnsi"/>
          <w:color w:val="000000" w:themeColor="text1"/>
          <w:sz w:val="26"/>
          <w:szCs w:val="26"/>
          <w:lang w:val="en-US"/>
        </w:rPr>
        <w:t>nhóm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xin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gửi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Thầy</w:t>
      </w:r>
      <w:proofErr w:type="spellEnd"/>
      <w:r w:rsidRPr="00734B1F">
        <w:rPr>
          <w:rFonts w:asciiTheme="majorHAnsi" w:eastAsia="Calibri" w:hAnsiTheme="majorHAnsi" w:cstheme="majorHAnsi"/>
          <w:color w:val="000000" w:themeColor="text1"/>
          <w:sz w:val="26"/>
          <w:szCs w:val="26"/>
          <w:lang w:val="en-US"/>
        </w:rPr>
        <w:t>/</w:t>
      </w:r>
      <w:proofErr w:type="spellStart"/>
      <w:r w:rsidRPr="00734B1F">
        <w:rPr>
          <w:rFonts w:asciiTheme="majorHAnsi" w:eastAsia="Calibri" w:hAnsiTheme="majorHAnsi" w:cstheme="majorHAnsi"/>
          <w:color w:val="000000" w:themeColor="text1"/>
          <w:sz w:val="26"/>
          <w:szCs w:val="26"/>
          <w:lang w:val="en-US"/>
        </w:rPr>
        <w:t>Cô</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trong</w:t>
      </w:r>
      <w:proofErr w:type="spellEnd"/>
      <w:r w:rsidRPr="00734B1F">
        <w:rPr>
          <w:rFonts w:asciiTheme="majorHAnsi" w:eastAsia="Calibri" w:hAnsiTheme="majorHAnsi" w:cstheme="majorHAnsi"/>
          <w:color w:val="000000" w:themeColor="text1"/>
          <w:sz w:val="26"/>
          <w:szCs w:val="26"/>
          <w:lang w:val="en-US"/>
        </w:rPr>
        <w:t xml:space="preserve"> khoa Tin </w:t>
      </w:r>
      <w:proofErr w:type="spellStart"/>
      <w:r w:rsidRPr="00734B1F">
        <w:rPr>
          <w:rFonts w:asciiTheme="majorHAnsi" w:eastAsia="Calibri" w:hAnsiTheme="majorHAnsi" w:cstheme="majorHAnsi"/>
          <w:color w:val="000000" w:themeColor="text1"/>
          <w:sz w:val="26"/>
          <w:szCs w:val="26"/>
          <w:lang w:val="en-US"/>
        </w:rPr>
        <w:t>học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Trường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Đại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học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Sư</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phạm</w:t>
      </w:r>
      <w:proofErr w:type="spellEnd"/>
      <w:r w:rsidRPr="00734B1F">
        <w:rPr>
          <w:rFonts w:asciiTheme="majorHAnsi" w:eastAsia="Calibri" w:hAnsiTheme="majorHAnsi" w:cstheme="majorHAnsi"/>
          <w:color w:val="000000" w:themeColor="text1"/>
          <w:sz w:val="26"/>
          <w:szCs w:val="26"/>
          <w:lang w:val="en-US"/>
        </w:rPr>
        <w:t xml:space="preserve"> – </w:t>
      </w:r>
      <w:proofErr w:type="spellStart"/>
      <w:r w:rsidRPr="00734B1F">
        <w:rPr>
          <w:rFonts w:asciiTheme="majorHAnsi" w:eastAsia="Calibri" w:hAnsiTheme="majorHAnsi" w:cstheme="majorHAnsi"/>
          <w:color w:val="000000" w:themeColor="text1"/>
          <w:sz w:val="26"/>
          <w:szCs w:val="26"/>
          <w:lang w:val="en-US"/>
        </w:rPr>
        <w:t>Đại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học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Nẵng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trọng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chúc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khỏe</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cảm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sâu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sắc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sự</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quan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tâm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dỗ</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chỉ</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bảo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tình</w:t>
      </w:r>
      <w:proofErr w:type="spellEnd"/>
      <w:r w:rsidRPr="00734B1F">
        <w:rPr>
          <w:rFonts w:asciiTheme="majorHAnsi" w:eastAsia="Calibri" w:hAnsiTheme="majorHAnsi" w:cstheme="majorHAnsi"/>
          <w:color w:val="000000" w:themeColor="text1"/>
          <w:sz w:val="26"/>
          <w:szCs w:val="26"/>
          <w:lang w:val="en-US"/>
        </w:rPr>
        <w:t xml:space="preserve"> chu </w:t>
      </w:r>
      <w:proofErr w:type="spellStart"/>
      <w:r w:rsidRPr="00734B1F">
        <w:rPr>
          <w:rFonts w:asciiTheme="majorHAnsi" w:eastAsia="Calibri" w:hAnsiTheme="majorHAnsi" w:cstheme="majorHAnsi"/>
          <w:color w:val="000000" w:themeColor="text1"/>
          <w:sz w:val="26"/>
          <w:szCs w:val="26"/>
          <w:lang w:val="en-US"/>
        </w:rPr>
        <w:t>đáo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thầy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cô</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vừa</w:t>
      </w:r>
      <w:proofErr w:type="spellEnd"/>
      <w:r w:rsidRPr="00734B1F">
        <w:rPr>
          <w:rFonts w:asciiTheme="majorHAnsi" w:eastAsia="Calibri" w:hAnsiTheme="majorHAnsi" w:cstheme="majorHAnsi"/>
          <w:color w:val="000000" w:themeColor="text1"/>
          <w:sz w:val="26"/>
          <w:szCs w:val="26"/>
          <w:lang w:val="en-US"/>
        </w:rPr>
        <w:t xml:space="preserve"> qua </w:t>
      </w:r>
      <w:proofErr w:type="spellStart"/>
      <w:r w:rsidRPr="00734B1F">
        <w:rPr>
          <w:rFonts w:asciiTheme="majorHAnsi" w:eastAsia="Calibri" w:hAnsiTheme="majorHAnsi" w:cstheme="majorHAnsi"/>
          <w:color w:val="000000" w:themeColor="text1"/>
          <w:sz w:val="26"/>
          <w:szCs w:val="26"/>
          <w:lang w:val="en-US"/>
        </w:rPr>
        <w:t>mà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8A76FD">
        <w:rPr>
          <w:rFonts w:asciiTheme="majorHAnsi" w:eastAsia="Calibri" w:hAnsiTheme="majorHAnsi" w:cstheme="majorHAnsi"/>
          <w:color w:val="000000" w:themeColor="text1"/>
          <w:sz w:val="26"/>
          <w:szCs w:val="26"/>
          <w:lang w:val="en-US"/>
        </w:rPr>
        <w:t>nhóm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chuyên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tiếp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chặng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đường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học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tạo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phẩm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hữu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ích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góp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phục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lĩnh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nhau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đến</w:t>
      </w:r>
      <w:proofErr w:type="spellEnd"/>
      <w:r w:rsidRPr="00734B1F">
        <w:rPr>
          <w:rFonts w:asciiTheme="majorHAnsi" w:eastAsia="Calibri" w:hAnsiTheme="majorHAnsi" w:cstheme="majorHAnsi"/>
          <w:color w:val="000000" w:themeColor="text1"/>
          <w:sz w:val="26"/>
          <w:szCs w:val="26"/>
          <w:lang w:val="en-US"/>
        </w:rPr>
        <w:t xml:space="preserve"> nay </w:t>
      </w:r>
      <w:proofErr w:type="spellStart"/>
      <w:r w:rsidR="009C4FFD">
        <w:rPr>
          <w:rFonts w:asciiTheme="majorHAnsi" w:eastAsia="Calibri" w:hAnsiTheme="majorHAnsi" w:cstheme="majorHAnsi"/>
          <w:color w:val="000000" w:themeColor="text1"/>
          <w:sz w:val="26"/>
          <w:szCs w:val="26"/>
          <w:lang w:val="en-US"/>
        </w:rPr>
        <w:t>nhóm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hoàn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báo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Đồ</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chuyên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nghành</w:t>
      </w:r>
      <w:proofErr w:type="spellEnd"/>
      <w:r w:rsidR="0045494A" w:rsidRPr="00734B1F">
        <w:rPr>
          <w:rFonts w:asciiTheme="majorHAnsi" w:eastAsia="Calibri" w:hAnsiTheme="majorHAnsi" w:cstheme="majorHAnsi"/>
          <w:color w:val="000000" w:themeColor="text1"/>
          <w:sz w:val="26"/>
          <w:szCs w:val="26"/>
          <w:lang w:val="en-US"/>
        </w:rPr>
        <w:t xml:space="preserve"> </w:t>
      </w:r>
      <w:proofErr w:type="spellStart"/>
      <w:r w:rsidR="0045494A" w:rsidRPr="00734B1F">
        <w:rPr>
          <w:rFonts w:asciiTheme="majorHAnsi" w:eastAsia="Calibri" w:hAnsiTheme="majorHAnsi" w:cstheme="majorHAnsi"/>
          <w:color w:val="000000" w:themeColor="text1"/>
          <w:sz w:val="26"/>
          <w:szCs w:val="26"/>
          <w:lang w:val="en-US"/>
        </w:rPr>
        <w:t>cho</w:t>
      </w:r>
      <w:proofErr w:type="spellEnd"/>
      <w:r w:rsidR="0045494A" w:rsidRPr="00734B1F">
        <w:rPr>
          <w:rFonts w:asciiTheme="majorHAnsi" w:eastAsia="Calibri" w:hAnsiTheme="majorHAnsi" w:cstheme="majorHAnsi"/>
          <w:color w:val="000000" w:themeColor="text1"/>
          <w:sz w:val="26"/>
          <w:szCs w:val="26"/>
          <w:lang w:val="en-US"/>
        </w:rPr>
        <w:t xml:space="preserve"> </w:t>
      </w:r>
      <w:proofErr w:type="spellStart"/>
      <w:r w:rsidR="0045494A" w:rsidRPr="00734B1F">
        <w:rPr>
          <w:rFonts w:asciiTheme="majorHAnsi" w:eastAsia="Calibri" w:hAnsiTheme="majorHAnsi" w:cstheme="majorHAnsi"/>
          <w:color w:val="000000" w:themeColor="text1"/>
          <w:sz w:val="26"/>
          <w:szCs w:val="26"/>
          <w:lang w:val="en-US"/>
        </w:rPr>
        <w:t>đề</w:t>
      </w:r>
      <w:proofErr w:type="spellEnd"/>
      <w:r w:rsidR="0045494A" w:rsidRPr="00734B1F">
        <w:rPr>
          <w:rFonts w:asciiTheme="majorHAnsi" w:eastAsia="Calibri" w:hAnsiTheme="majorHAnsi" w:cstheme="majorHAnsi"/>
          <w:color w:val="000000" w:themeColor="text1"/>
          <w:sz w:val="26"/>
          <w:szCs w:val="26"/>
          <w:lang w:val="en-US"/>
        </w:rPr>
        <w:t xml:space="preserve"> </w:t>
      </w:r>
      <w:proofErr w:type="spellStart"/>
      <w:r w:rsidR="0045494A"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Ứng</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dụng</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PHP, Bootstrap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vào</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xây</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dựng</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website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kinh</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doanh</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đồ</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ăn</w:t>
      </w:r>
      <w:proofErr w:type="spellEnd"/>
      <w:r w:rsidR="004E3C8E"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4E3C8E" w:rsidRPr="00734B1F">
        <w:rPr>
          <w:rFonts w:asciiTheme="majorHAnsi" w:eastAsia="Calibri" w:hAnsiTheme="majorHAnsi" w:cstheme="majorHAnsi"/>
          <w:color w:val="000000" w:themeColor="text1"/>
          <w:sz w:val="26"/>
          <w:szCs w:val="26"/>
          <w:shd w:val="clear" w:color="auto" w:fill="FFFFFF"/>
          <w:lang w:val="en-US"/>
        </w:rPr>
        <w:t>nhanh</w:t>
      </w:r>
      <w:proofErr w:type="spellEnd"/>
      <w:r w:rsidRPr="00734B1F">
        <w:rPr>
          <w:rFonts w:asciiTheme="majorHAnsi" w:eastAsia="Calibri" w:hAnsiTheme="majorHAnsi" w:cstheme="majorHAnsi"/>
          <w:color w:val="000000" w:themeColor="text1"/>
          <w:sz w:val="26"/>
          <w:szCs w:val="26"/>
          <w:lang w:val="en-US"/>
        </w:rPr>
        <w:t>".</w:t>
      </w:r>
    </w:p>
    <w:p w14:paraId="237C489A" w14:textId="2E2F9AE1" w:rsidR="00620BC8" w:rsidRPr="00734B1F" w:rsidRDefault="00620BC8" w:rsidP="00AE0F44">
      <w:pPr>
        <w:spacing w:before="120" w:after="120" w:line="312" w:lineRule="auto"/>
        <w:ind w:firstLine="720"/>
        <w:jc w:val="both"/>
        <w:rPr>
          <w:rFonts w:asciiTheme="majorHAnsi" w:eastAsia="Calibri" w:hAnsiTheme="majorHAnsi" w:cstheme="majorBidi"/>
          <w:color w:val="000000" w:themeColor="text1"/>
          <w:sz w:val="26"/>
          <w:szCs w:val="26"/>
          <w:lang w:val="en-US"/>
        </w:rPr>
      </w:pPr>
      <w:proofErr w:type="spellStart"/>
      <w:r w:rsidRPr="64A62AF6">
        <w:rPr>
          <w:rFonts w:asciiTheme="majorHAnsi" w:eastAsia="Calibri" w:hAnsiTheme="majorHAnsi" w:cstheme="majorBidi"/>
          <w:color w:val="000000" w:themeColor="text1"/>
          <w:sz w:val="26"/>
          <w:szCs w:val="26"/>
          <w:lang w:val="en-US"/>
        </w:rPr>
        <w:t>Đặc</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biệt</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em</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xin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gửi</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lời</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cảm</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ơn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chân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thành</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nhất</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tới</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00516B0C">
        <w:rPr>
          <w:rFonts w:asciiTheme="majorHAnsi" w:eastAsia="Calibri" w:hAnsiTheme="majorHAnsi" w:cstheme="majorBidi"/>
          <w:color w:val="000000" w:themeColor="text1"/>
          <w:sz w:val="26"/>
          <w:szCs w:val="26"/>
          <w:lang w:val="en-US"/>
        </w:rPr>
        <w:t>T</w:t>
      </w:r>
      <w:r w:rsidR="00870634">
        <w:rPr>
          <w:rFonts w:asciiTheme="majorHAnsi" w:eastAsia="Calibri" w:hAnsiTheme="majorHAnsi" w:cstheme="majorBidi"/>
          <w:color w:val="000000" w:themeColor="text1"/>
          <w:sz w:val="26"/>
          <w:szCs w:val="26"/>
          <w:lang w:val="en-US"/>
        </w:rPr>
        <w:t>hầy</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giáo</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Võ</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Công</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Đình</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đã</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luôn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quan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tâm</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giúp</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đỡ</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hướng</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dẫn</w:t>
      </w:r>
      <w:proofErr w:type="spellEnd"/>
      <w:r w:rsidR="00C35DC0" w:rsidRPr="64A62AF6">
        <w:rPr>
          <w:rFonts w:asciiTheme="majorHAnsi" w:eastAsia="Calibri" w:hAnsiTheme="majorHAnsi" w:cstheme="majorBidi"/>
          <w:color w:val="000000" w:themeColor="text1"/>
          <w:sz w:val="26"/>
          <w:szCs w:val="26"/>
          <w:lang w:val="en-US"/>
        </w:rPr>
        <w:t xml:space="preserve"> </w:t>
      </w:r>
      <w:proofErr w:type="spellStart"/>
      <w:r w:rsidR="00C35DC0" w:rsidRPr="64A62AF6">
        <w:rPr>
          <w:rFonts w:asciiTheme="majorHAnsi" w:eastAsia="Calibri" w:hAnsiTheme="majorHAnsi" w:cstheme="majorBidi"/>
          <w:color w:val="000000" w:themeColor="text1"/>
          <w:sz w:val="26"/>
          <w:szCs w:val="26"/>
          <w:lang w:val="en-US"/>
        </w:rPr>
        <w:t>tận</w:t>
      </w:r>
      <w:proofErr w:type="spellEnd"/>
      <w:r w:rsidR="00C35DC0" w:rsidRPr="64A62AF6">
        <w:rPr>
          <w:rFonts w:asciiTheme="majorHAnsi" w:eastAsia="Calibri" w:hAnsiTheme="majorHAnsi" w:cstheme="majorBidi"/>
          <w:color w:val="000000" w:themeColor="text1"/>
          <w:sz w:val="26"/>
          <w:szCs w:val="26"/>
          <w:lang w:val="en-US"/>
        </w:rPr>
        <w:t xml:space="preserve"> </w:t>
      </w:r>
      <w:proofErr w:type="spellStart"/>
      <w:r w:rsidR="00C35DC0" w:rsidRPr="64A62AF6">
        <w:rPr>
          <w:rFonts w:asciiTheme="majorHAnsi" w:eastAsia="Calibri" w:hAnsiTheme="majorHAnsi" w:cstheme="majorBidi"/>
          <w:color w:val="000000" w:themeColor="text1"/>
          <w:sz w:val="26"/>
          <w:szCs w:val="26"/>
          <w:lang w:val="en-US"/>
        </w:rPr>
        <w:t>tình</w:t>
      </w:r>
      <w:proofErr w:type="spellEnd"/>
      <w:r w:rsidR="00C35DC0" w:rsidRPr="64A62AF6">
        <w:rPr>
          <w:rFonts w:asciiTheme="majorHAnsi" w:eastAsia="Calibri" w:hAnsiTheme="majorHAnsi" w:cstheme="majorBidi"/>
          <w:color w:val="000000" w:themeColor="text1"/>
          <w:sz w:val="26"/>
          <w:szCs w:val="26"/>
          <w:lang w:val="en-US"/>
        </w:rPr>
        <w:t xml:space="preserve"> </w:t>
      </w:r>
      <w:proofErr w:type="spellStart"/>
      <w:r w:rsidR="00C35DC0" w:rsidRPr="64A62AF6">
        <w:rPr>
          <w:rFonts w:asciiTheme="majorHAnsi" w:eastAsia="Calibri" w:hAnsiTheme="majorHAnsi" w:cstheme="majorBidi"/>
          <w:color w:val="000000" w:themeColor="text1"/>
          <w:sz w:val="26"/>
          <w:szCs w:val="26"/>
          <w:lang w:val="en-US"/>
        </w:rPr>
        <w:t>để</w:t>
      </w:r>
      <w:proofErr w:type="spellEnd"/>
      <w:r w:rsidR="00C35DC0" w:rsidRPr="64A62AF6">
        <w:rPr>
          <w:rFonts w:asciiTheme="majorHAnsi" w:eastAsia="Calibri" w:hAnsiTheme="majorHAnsi" w:cstheme="majorBidi"/>
          <w:color w:val="000000" w:themeColor="text1"/>
          <w:sz w:val="26"/>
          <w:szCs w:val="26"/>
          <w:lang w:val="en-US"/>
        </w:rPr>
        <w:t xml:space="preserve"> </w:t>
      </w:r>
      <w:proofErr w:type="spellStart"/>
      <w:r w:rsidR="00C35DC0" w:rsidRPr="64A62AF6">
        <w:rPr>
          <w:rFonts w:asciiTheme="majorHAnsi" w:eastAsia="Calibri" w:hAnsiTheme="majorHAnsi" w:cstheme="majorBidi"/>
          <w:color w:val="000000" w:themeColor="text1"/>
          <w:sz w:val="26"/>
          <w:szCs w:val="26"/>
          <w:lang w:val="en-US"/>
        </w:rPr>
        <w:t>cho</w:t>
      </w:r>
      <w:proofErr w:type="spellEnd"/>
      <w:r w:rsidR="00AA6F51" w:rsidRPr="64A62AF6">
        <w:rPr>
          <w:rFonts w:asciiTheme="majorHAnsi" w:eastAsia="Calibri" w:hAnsiTheme="majorHAnsi" w:cstheme="majorBidi"/>
          <w:color w:val="000000" w:themeColor="text1"/>
          <w:sz w:val="26"/>
          <w:szCs w:val="26"/>
          <w:lang w:val="en-US"/>
        </w:rPr>
        <w:t xml:space="preserve"> </w:t>
      </w:r>
      <w:proofErr w:type="spellStart"/>
      <w:r w:rsidR="003623B8">
        <w:rPr>
          <w:rFonts w:asciiTheme="majorHAnsi" w:eastAsia="Calibri" w:hAnsiTheme="majorHAnsi" w:cstheme="majorBidi"/>
          <w:color w:val="000000" w:themeColor="text1"/>
          <w:sz w:val="26"/>
          <w:szCs w:val="26"/>
          <w:lang w:val="en-US"/>
        </w:rPr>
        <w:t>nhóm</w:t>
      </w:r>
      <w:proofErr w:type="spellEnd"/>
      <w:r w:rsidR="00AA6F51"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em</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hoàn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thành</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tốt</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Đồ</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án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chuyên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ngành</w:t>
      </w:r>
      <w:proofErr w:type="spellEnd"/>
      <w:r w:rsidR="001C0C0B" w:rsidRPr="64A62AF6">
        <w:rPr>
          <w:rFonts w:asciiTheme="majorHAnsi" w:eastAsia="Calibri" w:hAnsiTheme="majorHAnsi" w:cstheme="majorBidi"/>
          <w:color w:val="000000" w:themeColor="text1"/>
          <w:sz w:val="26"/>
          <w:szCs w:val="26"/>
          <w:lang w:val="en-US"/>
        </w:rPr>
        <w:t xml:space="preserve"> </w:t>
      </w:r>
      <w:proofErr w:type="spellStart"/>
      <w:r w:rsidR="001C0C0B" w:rsidRPr="64A62AF6">
        <w:rPr>
          <w:rFonts w:asciiTheme="majorHAnsi" w:eastAsia="Calibri" w:hAnsiTheme="majorHAnsi" w:cstheme="majorBidi"/>
          <w:color w:val="000000" w:themeColor="text1"/>
          <w:sz w:val="26"/>
          <w:szCs w:val="26"/>
          <w:lang w:val="en-US"/>
        </w:rPr>
        <w:t>này</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trong</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suốt</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quá</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trình</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thực</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hiện</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từ</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lúc</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vừa</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mới</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bắt</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đầu</w:t>
      </w:r>
      <w:proofErr w:type="spellEnd"/>
      <w:r w:rsidR="008E298F" w:rsidRPr="64A62AF6">
        <w:rPr>
          <w:rFonts w:asciiTheme="majorHAnsi" w:eastAsia="Calibri" w:hAnsiTheme="majorHAnsi" w:cstheme="majorBidi"/>
          <w:color w:val="000000" w:themeColor="text1"/>
          <w:sz w:val="26"/>
          <w:szCs w:val="26"/>
          <w:lang w:val="en-US"/>
        </w:rPr>
        <w:t xml:space="preserve"> </w:t>
      </w:r>
      <w:proofErr w:type="spellStart"/>
      <w:r w:rsidR="008E298F" w:rsidRPr="64A62AF6">
        <w:rPr>
          <w:rFonts w:asciiTheme="majorHAnsi" w:eastAsia="Calibri" w:hAnsiTheme="majorHAnsi" w:cstheme="majorBidi"/>
          <w:color w:val="000000" w:themeColor="text1"/>
          <w:sz w:val="26"/>
          <w:szCs w:val="26"/>
          <w:lang w:val="en-US"/>
        </w:rPr>
        <w:t>lên</w:t>
      </w:r>
      <w:proofErr w:type="spellEnd"/>
      <w:r w:rsidR="008E298F" w:rsidRPr="64A62AF6">
        <w:rPr>
          <w:rFonts w:asciiTheme="majorHAnsi" w:eastAsia="Calibri" w:hAnsiTheme="majorHAnsi" w:cstheme="majorBidi"/>
          <w:color w:val="000000" w:themeColor="text1"/>
          <w:sz w:val="26"/>
          <w:szCs w:val="26"/>
          <w:lang w:val="en-US"/>
        </w:rPr>
        <w:t xml:space="preserve"> ý </w:t>
      </w:r>
      <w:proofErr w:type="spellStart"/>
      <w:r w:rsidR="008E298F" w:rsidRPr="64A62AF6">
        <w:rPr>
          <w:rFonts w:asciiTheme="majorHAnsi" w:eastAsia="Calibri" w:hAnsiTheme="majorHAnsi" w:cstheme="majorBidi"/>
          <w:color w:val="000000" w:themeColor="text1"/>
          <w:sz w:val="26"/>
          <w:szCs w:val="26"/>
          <w:lang w:val="en-US"/>
        </w:rPr>
        <w:t>tưởng</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cho</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tới</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ngày</w:t>
      </w:r>
      <w:proofErr w:type="spellEnd"/>
      <w:r w:rsidRPr="64A62AF6">
        <w:rPr>
          <w:rFonts w:asciiTheme="majorHAnsi" w:eastAsia="Calibri" w:hAnsiTheme="majorHAnsi" w:cstheme="majorBidi"/>
          <w:color w:val="000000" w:themeColor="text1"/>
          <w:sz w:val="26"/>
          <w:szCs w:val="26"/>
          <w:lang w:val="en-US"/>
        </w:rPr>
        <w:t xml:space="preserve"> </w:t>
      </w:r>
      <w:proofErr w:type="spellStart"/>
      <w:r w:rsidRPr="64A62AF6">
        <w:rPr>
          <w:rFonts w:asciiTheme="majorHAnsi" w:eastAsia="Calibri" w:hAnsiTheme="majorHAnsi" w:cstheme="majorBidi"/>
          <w:color w:val="000000" w:themeColor="text1"/>
          <w:sz w:val="26"/>
          <w:szCs w:val="26"/>
          <w:lang w:val="en-US"/>
        </w:rPr>
        <w:t>hôm</w:t>
      </w:r>
      <w:proofErr w:type="spellEnd"/>
      <w:r w:rsidRPr="64A62AF6">
        <w:rPr>
          <w:rFonts w:asciiTheme="majorHAnsi" w:eastAsia="Calibri" w:hAnsiTheme="majorHAnsi" w:cstheme="majorBidi"/>
          <w:color w:val="000000" w:themeColor="text1"/>
          <w:sz w:val="26"/>
          <w:szCs w:val="26"/>
          <w:lang w:val="en-US"/>
        </w:rPr>
        <w:t xml:space="preserve"> nay.</w:t>
      </w:r>
    </w:p>
    <w:p w14:paraId="6D17C8B1" w14:textId="3782EA50" w:rsidR="00AE0F44" w:rsidRPr="00734B1F" w:rsidRDefault="00620BC8" w:rsidP="00AE0F44">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Mặc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w:t>
      </w:r>
      <w:proofErr w:type="spellEnd"/>
      <w:r w:rsidR="003623B8">
        <w:rPr>
          <w:rFonts w:asciiTheme="majorHAnsi" w:eastAsia="Calibri" w:hAnsiTheme="majorHAnsi" w:cstheme="majorHAnsi"/>
          <w:color w:val="000000" w:themeColor="text1"/>
          <w:sz w:val="26"/>
          <w:szCs w:val="26"/>
          <w:lang w:val="en-US"/>
        </w:rPr>
        <w:t xml:space="preserve"> </w:t>
      </w:r>
      <w:proofErr w:type="spellStart"/>
      <w:r w:rsidR="003623B8">
        <w:rPr>
          <w:rFonts w:asciiTheme="majorHAnsi" w:eastAsia="Calibri" w:hAnsiTheme="majorHAnsi" w:cstheme="majorHAnsi"/>
          <w:color w:val="000000" w:themeColor="text1"/>
          <w:sz w:val="26"/>
          <w:szCs w:val="26"/>
          <w:lang w:val="en-US"/>
        </w:rPr>
        <w:t>nhóm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cố</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nhưng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như</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nghiệm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còn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chế</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sinh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Đồ</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chuyên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tránh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thiếu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sót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655B94">
        <w:rPr>
          <w:rFonts w:asciiTheme="majorHAnsi" w:eastAsia="Calibri" w:hAnsiTheme="majorHAnsi" w:cstheme="majorHAnsi"/>
          <w:color w:val="000000" w:themeColor="text1"/>
          <w:sz w:val="26"/>
          <w:szCs w:val="26"/>
          <w:lang w:val="en-US"/>
        </w:rPr>
        <w:t>nhóm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mong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sự</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chỉ</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bảo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góp</w:t>
      </w:r>
      <w:proofErr w:type="spellEnd"/>
      <w:r w:rsidRPr="00734B1F">
        <w:rPr>
          <w:rFonts w:asciiTheme="majorHAnsi" w:eastAsia="Calibri" w:hAnsiTheme="majorHAnsi" w:cstheme="majorHAnsi"/>
          <w:color w:val="000000" w:themeColor="text1"/>
          <w:sz w:val="26"/>
          <w:szCs w:val="26"/>
          <w:lang w:val="en-US"/>
        </w:rPr>
        <w:t xml:space="preserve"> ý </w:t>
      </w:r>
      <w:proofErr w:type="spellStart"/>
      <w:r w:rsidRPr="00734B1F">
        <w:rPr>
          <w:rFonts w:asciiTheme="majorHAnsi" w:eastAsia="Calibri" w:hAnsiTheme="majorHAnsi" w:cstheme="majorHAnsi"/>
          <w:color w:val="000000" w:themeColor="text1"/>
          <w:sz w:val="26"/>
          <w:szCs w:val="26"/>
          <w:lang w:val="en-US"/>
        </w:rPr>
        <w:t>kiến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thầy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cô</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655B94">
        <w:rPr>
          <w:rFonts w:asciiTheme="majorHAnsi" w:eastAsia="Calibri" w:hAnsiTheme="majorHAnsi" w:cstheme="majorHAnsi"/>
          <w:color w:val="000000" w:themeColor="text1"/>
          <w:sz w:val="26"/>
          <w:szCs w:val="26"/>
          <w:lang w:val="en-US"/>
        </w:rPr>
        <w:t>nhóm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bổ</w:t>
      </w:r>
      <w:proofErr w:type="spellEnd"/>
      <w:r w:rsidRPr="00734B1F">
        <w:rPr>
          <w:rFonts w:asciiTheme="majorHAnsi" w:eastAsia="Calibri" w:hAnsiTheme="majorHAnsi" w:cstheme="majorHAnsi"/>
          <w:color w:val="000000" w:themeColor="text1"/>
          <w:sz w:val="26"/>
          <w:szCs w:val="26"/>
          <w:lang w:val="en-US"/>
        </w:rPr>
        <w:t xml:space="preserve"> sung</w:t>
      </w:r>
      <w:r w:rsidR="00471E71" w:rsidRPr="00734B1F">
        <w:rPr>
          <w:rFonts w:asciiTheme="majorHAnsi" w:eastAsia="Calibri" w:hAnsiTheme="majorHAnsi" w:cstheme="majorHAnsi"/>
          <w:color w:val="000000" w:themeColor="text1"/>
          <w:sz w:val="26"/>
          <w:szCs w:val="26"/>
          <w:lang w:val="en-US"/>
        </w:rPr>
        <w:t xml:space="preserve">, </w:t>
      </w:r>
      <w:proofErr w:type="spellStart"/>
      <w:r w:rsidR="00471E71" w:rsidRPr="00734B1F">
        <w:rPr>
          <w:rFonts w:asciiTheme="majorHAnsi" w:eastAsia="Calibri" w:hAnsiTheme="majorHAnsi" w:cstheme="majorHAnsi"/>
          <w:color w:val="000000" w:themeColor="text1"/>
          <w:sz w:val="26"/>
          <w:szCs w:val="26"/>
          <w:lang w:val="en-US"/>
        </w:rPr>
        <w:t>hoàn</w:t>
      </w:r>
      <w:proofErr w:type="spellEnd"/>
      <w:r w:rsidR="00471E71" w:rsidRPr="00734B1F">
        <w:rPr>
          <w:rFonts w:asciiTheme="majorHAnsi" w:eastAsia="Calibri" w:hAnsiTheme="majorHAnsi" w:cstheme="majorHAnsi"/>
          <w:color w:val="000000" w:themeColor="text1"/>
          <w:sz w:val="26"/>
          <w:szCs w:val="26"/>
          <w:lang w:val="en-US"/>
        </w:rPr>
        <w:t xml:space="preserve"> </w:t>
      </w:r>
      <w:proofErr w:type="spellStart"/>
      <w:r w:rsidR="00471E71" w:rsidRPr="00734B1F">
        <w:rPr>
          <w:rFonts w:asciiTheme="majorHAnsi" w:eastAsia="Calibri" w:hAnsiTheme="majorHAnsi" w:cstheme="majorHAnsi"/>
          <w:color w:val="000000" w:themeColor="text1"/>
          <w:sz w:val="26"/>
          <w:szCs w:val="26"/>
          <w:lang w:val="en-US"/>
        </w:rPr>
        <w:t>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nâng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cao</w:t>
      </w:r>
      <w:proofErr w:type="spellEnd"/>
      <w:r w:rsidRPr="00734B1F">
        <w:rPr>
          <w:rFonts w:asciiTheme="majorHAnsi" w:eastAsia="Calibri" w:hAnsiTheme="majorHAnsi" w:cstheme="majorHAnsi"/>
          <w:color w:val="000000" w:themeColor="text1"/>
          <w:sz w:val="26"/>
          <w:szCs w:val="26"/>
          <w:lang w:val="en-US"/>
        </w:rPr>
        <w:t xml:space="preserve"> ý </w:t>
      </w:r>
      <w:proofErr w:type="spellStart"/>
      <w:r w:rsidRPr="00734B1F">
        <w:rPr>
          <w:rFonts w:asciiTheme="majorHAnsi" w:eastAsia="Calibri" w:hAnsiTheme="majorHAnsi" w:cstheme="majorHAnsi"/>
          <w:color w:val="000000" w:themeColor="text1"/>
          <w:sz w:val="26"/>
          <w:szCs w:val="26"/>
          <w:lang w:val="en-US"/>
        </w:rPr>
        <w:t>thức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mình</w:t>
      </w:r>
      <w:proofErr w:type="spellEnd"/>
      <w:r w:rsidR="00471E71" w:rsidRPr="00734B1F">
        <w:rPr>
          <w:rFonts w:asciiTheme="majorHAnsi" w:eastAsia="Calibri" w:hAnsiTheme="majorHAnsi" w:cstheme="majorHAnsi"/>
          <w:color w:val="000000" w:themeColor="text1"/>
          <w:sz w:val="26"/>
          <w:szCs w:val="26"/>
          <w:lang w:val="en-US"/>
        </w:rPr>
        <w:t xml:space="preserve"> </w:t>
      </w:r>
      <w:proofErr w:type="spellStart"/>
      <w:r w:rsidR="00471E71"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phục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tốt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môn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học</w:t>
      </w:r>
      <w:proofErr w:type="spellEnd"/>
      <w:r w:rsidRPr="00734B1F">
        <w:rPr>
          <w:rFonts w:asciiTheme="majorHAnsi" w:eastAsia="Calibri" w:hAnsiTheme="majorHAnsi" w:cstheme="majorHAnsi"/>
          <w:color w:val="000000" w:themeColor="text1"/>
          <w:sz w:val="26"/>
          <w:szCs w:val="26"/>
          <w:lang w:val="en-US"/>
        </w:rPr>
        <w:t xml:space="preserve"> hay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sau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này</w:t>
      </w:r>
      <w:proofErr w:type="spellEnd"/>
      <w:r w:rsidRPr="00734B1F">
        <w:rPr>
          <w:rFonts w:asciiTheme="majorHAnsi" w:eastAsia="Calibri" w:hAnsiTheme="majorHAnsi" w:cstheme="majorHAnsi"/>
          <w:color w:val="000000" w:themeColor="text1"/>
          <w:sz w:val="26"/>
          <w:szCs w:val="26"/>
          <w:lang w:val="en-US"/>
        </w:rPr>
        <w:t>.</w:t>
      </w:r>
    </w:p>
    <w:p w14:paraId="447B1EC5" w14:textId="5C60C57F" w:rsidR="00AE0F44" w:rsidRPr="00734B1F" w:rsidRDefault="009E7B72" w:rsidP="00AE0F44">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Pr>
          <w:rFonts w:asciiTheme="majorHAnsi" w:eastAsia="Calibri" w:hAnsiTheme="majorHAnsi" w:cstheme="majorHAnsi"/>
          <w:color w:val="000000" w:themeColor="text1"/>
          <w:sz w:val="26"/>
          <w:szCs w:val="26"/>
          <w:lang w:val="en-US"/>
        </w:rPr>
        <w:t>Nhóm</w:t>
      </w:r>
      <w:proofErr w:type="spellEnd"/>
      <w:r w:rsidR="00DA1FDF">
        <w:rPr>
          <w:rFonts w:asciiTheme="majorHAnsi" w:eastAsia="Calibri" w:hAnsiTheme="majorHAnsi" w:cstheme="majorHAnsi"/>
          <w:color w:val="000000" w:themeColor="text1"/>
          <w:sz w:val="26"/>
          <w:szCs w:val="26"/>
          <w:lang w:val="en-US"/>
        </w:rPr>
        <w:t xml:space="preserve"> </w:t>
      </w:r>
      <w:proofErr w:type="spellStart"/>
      <w:r w:rsidR="00D454A7">
        <w:rPr>
          <w:rFonts w:asciiTheme="majorHAnsi" w:eastAsia="Calibri" w:hAnsiTheme="majorHAnsi" w:cstheme="majorHAnsi"/>
          <w:color w:val="000000" w:themeColor="text1"/>
          <w:sz w:val="26"/>
          <w:szCs w:val="26"/>
          <w:lang w:val="en-US"/>
        </w:rPr>
        <w:t>e</w:t>
      </w:r>
      <w:r w:rsidR="00AE0F44" w:rsidRPr="00734B1F">
        <w:rPr>
          <w:rFonts w:asciiTheme="majorHAnsi" w:eastAsia="Calibri" w:hAnsiTheme="majorHAnsi" w:cstheme="majorHAnsi"/>
          <w:color w:val="000000" w:themeColor="text1"/>
          <w:sz w:val="26"/>
          <w:szCs w:val="26"/>
          <w:lang w:val="en-US"/>
        </w:rPr>
        <w:t>m</w:t>
      </w:r>
      <w:proofErr w:type="spellEnd"/>
      <w:r w:rsidR="00AE0F44" w:rsidRPr="00734B1F">
        <w:rPr>
          <w:rFonts w:asciiTheme="majorHAnsi" w:eastAsia="Calibri" w:hAnsiTheme="majorHAnsi" w:cstheme="majorHAnsi"/>
          <w:color w:val="000000" w:themeColor="text1"/>
          <w:sz w:val="26"/>
          <w:szCs w:val="26"/>
          <w:lang w:val="en-US"/>
        </w:rPr>
        <w:t xml:space="preserve"> </w:t>
      </w:r>
      <w:proofErr w:type="spellStart"/>
      <w:r w:rsidR="00AE0F44" w:rsidRPr="00734B1F">
        <w:rPr>
          <w:rFonts w:asciiTheme="majorHAnsi" w:eastAsia="Calibri" w:hAnsiTheme="majorHAnsi" w:cstheme="majorHAnsi"/>
          <w:color w:val="000000" w:themeColor="text1"/>
          <w:sz w:val="26"/>
          <w:szCs w:val="26"/>
          <w:lang w:val="en-US"/>
        </w:rPr>
        <w:t>xin</w:t>
      </w:r>
      <w:proofErr w:type="spellEnd"/>
      <w:r w:rsidR="00AE0F44" w:rsidRPr="00734B1F">
        <w:rPr>
          <w:rFonts w:asciiTheme="majorHAnsi" w:eastAsia="Calibri" w:hAnsiTheme="majorHAnsi" w:cstheme="majorHAnsi"/>
          <w:color w:val="000000" w:themeColor="text1"/>
          <w:sz w:val="26"/>
          <w:szCs w:val="26"/>
          <w:lang w:val="en-US"/>
        </w:rPr>
        <w:t xml:space="preserve"> </w:t>
      </w:r>
      <w:proofErr w:type="spellStart"/>
      <w:r w:rsidR="00AE0F44" w:rsidRPr="00734B1F">
        <w:rPr>
          <w:rFonts w:asciiTheme="majorHAnsi" w:eastAsia="Calibri" w:hAnsiTheme="majorHAnsi" w:cstheme="majorHAnsi"/>
          <w:color w:val="000000" w:themeColor="text1"/>
          <w:sz w:val="26"/>
          <w:szCs w:val="26"/>
          <w:lang w:val="en-US"/>
        </w:rPr>
        <w:t>chân</w:t>
      </w:r>
      <w:proofErr w:type="spellEnd"/>
      <w:r w:rsidR="00AE0F44" w:rsidRPr="00734B1F">
        <w:rPr>
          <w:rFonts w:asciiTheme="majorHAnsi" w:eastAsia="Calibri" w:hAnsiTheme="majorHAnsi" w:cstheme="majorHAnsi"/>
          <w:color w:val="000000" w:themeColor="text1"/>
          <w:sz w:val="26"/>
          <w:szCs w:val="26"/>
          <w:lang w:val="en-US"/>
        </w:rPr>
        <w:t xml:space="preserve"> </w:t>
      </w:r>
      <w:proofErr w:type="spellStart"/>
      <w:r w:rsidR="00AE0F44" w:rsidRPr="00734B1F">
        <w:rPr>
          <w:rFonts w:asciiTheme="majorHAnsi" w:eastAsia="Calibri" w:hAnsiTheme="majorHAnsi" w:cstheme="majorHAnsi"/>
          <w:color w:val="000000" w:themeColor="text1"/>
          <w:sz w:val="26"/>
          <w:szCs w:val="26"/>
          <w:lang w:val="en-US"/>
        </w:rPr>
        <w:t>thành</w:t>
      </w:r>
      <w:proofErr w:type="spellEnd"/>
      <w:r w:rsidR="00AE0F44" w:rsidRPr="00734B1F">
        <w:rPr>
          <w:rFonts w:asciiTheme="majorHAnsi" w:eastAsia="Calibri" w:hAnsiTheme="majorHAnsi" w:cstheme="majorHAnsi"/>
          <w:color w:val="000000" w:themeColor="text1"/>
          <w:sz w:val="26"/>
          <w:szCs w:val="26"/>
          <w:lang w:val="en-US"/>
        </w:rPr>
        <w:t xml:space="preserve"> </w:t>
      </w:r>
      <w:proofErr w:type="spellStart"/>
      <w:r w:rsidR="00AE0F44" w:rsidRPr="00734B1F">
        <w:rPr>
          <w:rFonts w:asciiTheme="majorHAnsi" w:eastAsia="Calibri" w:hAnsiTheme="majorHAnsi" w:cstheme="majorHAnsi"/>
          <w:color w:val="000000" w:themeColor="text1"/>
          <w:sz w:val="26"/>
          <w:szCs w:val="26"/>
          <w:lang w:val="en-US"/>
        </w:rPr>
        <w:t>cảm</w:t>
      </w:r>
      <w:proofErr w:type="spellEnd"/>
      <w:r w:rsidR="00AE0F44" w:rsidRPr="00734B1F">
        <w:rPr>
          <w:rFonts w:asciiTheme="majorHAnsi" w:eastAsia="Calibri" w:hAnsiTheme="majorHAnsi" w:cstheme="majorHAnsi"/>
          <w:color w:val="000000" w:themeColor="text1"/>
          <w:sz w:val="26"/>
          <w:szCs w:val="26"/>
          <w:lang w:val="en-US"/>
        </w:rPr>
        <w:t xml:space="preserve"> </w:t>
      </w:r>
      <w:proofErr w:type="spellStart"/>
      <w:r w:rsidR="00AE0F44" w:rsidRPr="00734B1F">
        <w:rPr>
          <w:rFonts w:asciiTheme="majorHAnsi" w:eastAsia="Calibri" w:hAnsiTheme="majorHAnsi" w:cstheme="majorHAnsi"/>
          <w:color w:val="000000" w:themeColor="text1"/>
          <w:sz w:val="26"/>
          <w:szCs w:val="26"/>
          <w:lang w:val="en-US"/>
        </w:rPr>
        <w:t>ơn</w:t>
      </w:r>
      <w:proofErr w:type="spellEnd"/>
      <w:r w:rsidR="00AE0F44" w:rsidRPr="00734B1F">
        <w:rPr>
          <w:rFonts w:asciiTheme="majorHAnsi" w:eastAsia="Calibri" w:hAnsiTheme="majorHAnsi" w:cstheme="majorHAnsi"/>
          <w:color w:val="000000" w:themeColor="text1"/>
          <w:sz w:val="26"/>
          <w:szCs w:val="26"/>
          <w:lang w:val="en-US"/>
        </w:rPr>
        <w:t>!</w:t>
      </w:r>
      <w:r w:rsidR="00AE0F44" w:rsidRPr="00734B1F">
        <w:rPr>
          <w:rFonts w:asciiTheme="majorHAnsi" w:eastAsia="Calibri" w:hAnsiTheme="majorHAnsi" w:cstheme="majorHAnsi"/>
          <w:color w:val="000000" w:themeColor="text1"/>
          <w:sz w:val="26"/>
          <w:szCs w:val="26"/>
          <w:lang w:val="en-US"/>
        </w:rPr>
        <w:tab/>
      </w:r>
    </w:p>
    <w:p w14:paraId="53F06D88" w14:textId="4DC619A5" w:rsidR="00876F2F" w:rsidRPr="00734B1F" w:rsidRDefault="00AE0F44" w:rsidP="00876F2F">
      <w:pPr>
        <w:tabs>
          <w:tab w:val="center" w:pos="6480"/>
        </w:tabs>
        <w:rPr>
          <w:rFonts w:asciiTheme="majorHAnsi" w:eastAsia="Times New Roman" w:hAnsiTheme="majorHAnsi" w:cstheme="majorHAnsi"/>
          <w:color w:val="000000" w:themeColor="text1"/>
          <w:sz w:val="26"/>
          <w:szCs w:val="26"/>
          <w:lang w:val="en-US"/>
        </w:rPr>
      </w:pPr>
      <w:r w:rsidRPr="00734B1F">
        <w:rPr>
          <w:rFonts w:asciiTheme="majorHAnsi" w:eastAsia="Calibri" w:hAnsiTheme="majorHAnsi" w:cstheme="majorHAnsi"/>
          <w:bCs/>
          <w:color w:val="000000" w:themeColor="text1"/>
          <w:sz w:val="26"/>
          <w:szCs w:val="26"/>
          <w:lang w:val="en-US"/>
        </w:rPr>
        <w:tab/>
      </w:r>
      <w:proofErr w:type="spellStart"/>
      <w:r w:rsidR="005F2173">
        <w:rPr>
          <w:rFonts w:asciiTheme="majorHAnsi" w:eastAsia="Times New Roman" w:hAnsiTheme="majorHAnsi" w:cstheme="majorHAnsi"/>
          <w:color w:val="000000" w:themeColor="text1"/>
          <w:sz w:val="26"/>
          <w:szCs w:val="26"/>
          <w:lang w:val="en-US"/>
        </w:rPr>
        <w:t>Nhóm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thực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hiện</w:t>
      </w:r>
      <w:proofErr w:type="spellEnd"/>
    </w:p>
    <w:p w14:paraId="773A8555" w14:textId="77777777" w:rsidR="00B90B71" w:rsidRPr="00734B1F" w:rsidRDefault="00B90B71" w:rsidP="00876F2F">
      <w:pPr>
        <w:tabs>
          <w:tab w:val="center" w:pos="6480"/>
        </w:tabs>
        <w:rPr>
          <w:rFonts w:asciiTheme="majorHAnsi" w:eastAsia="Times New Roman" w:hAnsiTheme="majorHAnsi" w:cstheme="majorHAnsi"/>
          <w:color w:val="000000" w:themeColor="text1"/>
          <w:sz w:val="26"/>
          <w:szCs w:val="26"/>
          <w:lang w:val="en-US"/>
        </w:rPr>
      </w:pPr>
    </w:p>
    <w:p w14:paraId="38F8B373" w14:textId="1CACCD61" w:rsidR="00AE0F44" w:rsidRPr="00734B1F" w:rsidRDefault="00AE0F44" w:rsidP="00AE0F44">
      <w:pPr>
        <w:tabs>
          <w:tab w:val="center" w:pos="6480"/>
        </w:tabs>
        <w:rPr>
          <w:rFonts w:asciiTheme="majorHAnsi" w:eastAsia="Times New Roman" w:hAnsiTheme="majorHAnsi" w:cstheme="majorHAnsi"/>
          <w:b/>
          <w:bCs/>
          <w:color w:val="000000" w:themeColor="text1"/>
          <w:sz w:val="26"/>
          <w:szCs w:val="26"/>
          <w:lang w:val="en-US"/>
        </w:rPr>
      </w:pPr>
      <w:r w:rsidRPr="00734B1F">
        <w:rPr>
          <w:rFonts w:asciiTheme="majorHAnsi" w:eastAsia="Times New Roman" w:hAnsiTheme="majorHAnsi" w:cstheme="majorHAnsi"/>
          <w:color w:val="000000" w:themeColor="text1"/>
          <w:sz w:val="26"/>
          <w:szCs w:val="26"/>
          <w:lang w:val="en-US"/>
        </w:rPr>
        <w:tab/>
      </w:r>
      <w:proofErr w:type="spellStart"/>
      <w:r w:rsidR="00326AFD" w:rsidRPr="00734B1F">
        <w:rPr>
          <w:rFonts w:asciiTheme="majorHAnsi" w:eastAsia="Times New Roman" w:hAnsiTheme="majorHAnsi" w:cstheme="majorHAnsi"/>
          <w:b/>
          <w:bCs/>
          <w:color w:val="000000" w:themeColor="text1"/>
          <w:sz w:val="26"/>
          <w:szCs w:val="26"/>
          <w:lang w:val="en-US"/>
        </w:rPr>
        <w:t>Nhóm</w:t>
      </w:r>
      <w:proofErr w:type="spellEnd"/>
      <w:r w:rsidR="00326AFD" w:rsidRPr="00734B1F">
        <w:rPr>
          <w:rFonts w:asciiTheme="majorHAnsi" w:eastAsia="Times New Roman" w:hAnsiTheme="majorHAnsi" w:cstheme="majorHAnsi"/>
          <w:b/>
          <w:bCs/>
          <w:color w:val="000000" w:themeColor="text1"/>
          <w:sz w:val="26"/>
          <w:szCs w:val="26"/>
          <w:lang w:val="en-US"/>
        </w:rPr>
        <w:t xml:space="preserve"> 5</w:t>
      </w:r>
      <w:r w:rsidR="005F2173">
        <w:rPr>
          <w:rFonts w:asciiTheme="majorHAnsi" w:eastAsia="Times New Roman" w:hAnsiTheme="majorHAnsi" w:cstheme="majorHAnsi"/>
          <w:b/>
          <w:bCs/>
          <w:color w:val="000000" w:themeColor="text1"/>
          <w:sz w:val="26"/>
          <w:szCs w:val="26"/>
          <w:lang w:val="en-US"/>
        </w:rPr>
        <w:t xml:space="preserve"> </w:t>
      </w:r>
    </w:p>
    <w:p w14:paraId="38091C51" w14:textId="38B7D995" w:rsidR="00AE0F44" w:rsidRPr="00734B1F" w:rsidRDefault="00AE0F44" w:rsidP="00AE0F44">
      <w:pPr>
        <w:tabs>
          <w:tab w:val="left" w:pos="2361"/>
        </w:tabs>
        <w:rPr>
          <w:rFonts w:asciiTheme="majorHAnsi" w:eastAsia="Times New Roman" w:hAnsiTheme="majorHAnsi" w:cstheme="majorHAnsi"/>
          <w:b/>
          <w:bCs/>
          <w:color w:val="000000" w:themeColor="text1"/>
          <w:sz w:val="26"/>
          <w:szCs w:val="26"/>
          <w:lang w:val="en-US"/>
        </w:rPr>
      </w:pPr>
    </w:p>
    <w:p w14:paraId="0022F08A" w14:textId="57729594" w:rsidR="002411F9" w:rsidRPr="00734B1F" w:rsidRDefault="002411F9" w:rsidP="00AE0F44">
      <w:pPr>
        <w:tabs>
          <w:tab w:val="left" w:pos="2361"/>
        </w:tabs>
        <w:rPr>
          <w:rFonts w:asciiTheme="majorHAnsi" w:eastAsia="Times New Roman" w:hAnsiTheme="majorHAnsi" w:cstheme="majorHAnsi"/>
          <w:b/>
          <w:bCs/>
          <w:color w:val="000000" w:themeColor="text1"/>
          <w:sz w:val="26"/>
          <w:szCs w:val="26"/>
          <w:lang w:val="en-US"/>
        </w:rPr>
      </w:pPr>
    </w:p>
    <w:p w14:paraId="61E1387D" w14:textId="184106F4" w:rsidR="002411F9" w:rsidRPr="00734B1F" w:rsidRDefault="002411F9" w:rsidP="00AE0F44">
      <w:pPr>
        <w:tabs>
          <w:tab w:val="left" w:pos="2361"/>
        </w:tabs>
        <w:rPr>
          <w:rFonts w:asciiTheme="majorHAnsi" w:eastAsia="Times New Roman" w:hAnsiTheme="majorHAnsi" w:cstheme="majorHAnsi"/>
          <w:b/>
          <w:bCs/>
          <w:color w:val="000000" w:themeColor="text1"/>
          <w:sz w:val="26"/>
          <w:szCs w:val="26"/>
          <w:lang w:val="en-US"/>
        </w:rPr>
      </w:pPr>
    </w:p>
    <w:p w14:paraId="11B47591" w14:textId="530EF49F" w:rsidR="002411F9" w:rsidRPr="00734B1F" w:rsidRDefault="002411F9" w:rsidP="00AE0F44">
      <w:pPr>
        <w:tabs>
          <w:tab w:val="left" w:pos="2361"/>
        </w:tabs>
        <w:rPr>
          <w:rFonts w:asciiTheme="majorHAnsi" w:eastAsia="Times New Roman" w:hAnsiTheme="majorHAnsi" w:cstheme="majorHAnsi"/>
          <w:b/>
          <w:bCs/>
          <w:color w:val="000000" w:themeColor="text1"/>
          <w:sz w:val="26"/>
          <w:szCs w:val="26"/>
          <w:lang w:val="en-US"/>
        </w:rPr>
      </w:pPr>
    </w:p>
    <w:p w14:paraId="40F93492" w14:textId="2810EB30" w:rsidR="00D81695" w:rsidRPr="00AF48C7" w:rsidRDefault="00210AA2" w:rsidP="00EC7DF1">
      <w:pPr>
        <w:pStyle w:val="Heading1"/>
        <w:jc w:val="center"/>
        <w:rPr>
          <w:rFonts w:eastAsia="Times New Roman" w:cstheme="majorHAnsi"/>
          <w:b/>
          <w:color w:val="000000" w:themeColor="text1"/>
          <w:sz w:val="30"/>
          <w:szCs w:val="30"/>
          <w:lang w:val="en-US"/>
        </w:rPr>
      </w:pPr>
      <w:r w:rsidRPr="00734B1F">
        <w:rPr>
          <w:rFonts w:eastAsia="Times New Roman" w:cstheme="majorHAnsi"/>
          <w:b/>
          <w:bCs/>
          <w:color w:val="000000" w:themeColor="text1"/>
          <w:sz w:val="26"/>
          <w:szCs w:val="26"/>
          <w:lang w:val="en-US"/>
        </w:rPr>
        <w:br w:type="page"/>
      </w:r>
      <w:bookmarkStart w:id="17" w:name="_Toc60959471"/>
      <w:bookmarkStart w:id="18" w:name="_Toc85787444"/>
      <w:bookmarkStart w:id="19" w:name="_Toc104936222"/>
      <w:r w:rsidR="00D81695" w:rsidRPr="00AF48C7">
        <w:rPr>
          <w:rFonts w:eastAsia="Times New Roman" w:cstheme="majorHAnsi"/>
          <w:b/>
          <w:color w:val="000000" w:themeColor="text1"/>
          <w:sz w:val="30"/>
          <w:szCs w:val="30"/>
          <w:lang w:val="en-US"/>
        </w:rPr>
        <w:lastRenderedPageBreak/>
        <w:t>MỤC LỤC</w:t>
      </w:r>
      <w:bookmarkEnd w:id="17"/>
      <w:bookmarkEnd w:id="18"/>
      <w:bookmarkEnd w:id="19"/>
    </w:p>
    <w:sdt>
      <w:sdtPr>
        <w:rPr>
          <w:rFonts w:eastAsiaTheme="minorHAnsi" w:cstheme="majorHAnsi"/>
          <w:b/>
          <w:color w:val="000000" w:themeColor="text1"/>
          <w:sz w:val="26"/>
          <w:szCs w:val="26"/>
          <w:lang w:eastAsia="en-US"/>
        </w:rPr>
        <w:id w:val="-1459638489"/>
        <w:docPartObj>
          <w:docPartGallery w:val="Table of Contents"/>
          <w:docPartUnique/>
        </w:docPartObj>
      </w:sdtPr>
      <w:sdtEndPr>
        <w:rPr>
          <w:rFonts w:asciiTheme="minorHAnsi" w:hAnsiTheme="minorHAnsi"/>
          <w:bCs/>
        </w:rPr>
      </w:sdtEndPr>
      <w:sdtContent>
        <w:p w14:paraId="5A9E57B1" w14:textId="6362809A" w:rsidR="008625ED" w:rsidRPr="00AF48C7" w:rsidRDefault="008625ED">
          <w:pPr>
            <w:pStyle w:val="TOCHeading"/>
            <w:rPr>
              <w:rFonts w:cstheme="majorHAnsi"/>
              <w:b/>
              <w:color w:val="000000" w:themeColor="text1"/>
              <w:sz w:val="26"/>
              <w:szCs w:val="26"/>
            </w:rPr>
          </w:pPr>
        </w:p>
        <w:p w14:paraId="342C941B" w14:textId="677964FF" w:rsidR="00AF48C7" w:rsidRPr="00AF48C7" w:rsidRDefault="008625ED">
          <w:pPr>
            <w:pStyle w:val="TOC1"/>
            <w:rPr>
              <w:rFonts w:eastAsiaTheme="minorEastAsia"/>
              <w:sz w:val="22"/>
              <w:szCs w:val="22"/>
            </w:rPr>
          </w:pPr>
          <w:r w:rsidRPr="00AF48C7">
            <w:rPr>
              <w:color w:val="000000" w:themeColor="text1"/>
            </w:rPr>
            <w:fldChar w:fldCharType="begin"/>
          </w:r>
          <w:r w:rsidRPr="00AF48C7">
            <w:rPr>
              <w:color w:val="000000" w:themeColor="text1"/>
            </w:rPr>
            <w:instrText xml:space="preserve"> TOC \o "1-3" \h \z \u </w:instrText>
          </w:r>
          <w:r w:rsidRPr="00AF48C7">
            <w:rPr>
              <w:color w:val="000000" w:themeColor="text1"/>
            </w:rPr>
            <w:fldChar w:fldCharType="separate"/>
          </w:r>
          <w:hyperlink w:anchor="_Toc104936218" w:history="1">
            <w:r w:rsidR="00AF48C7" w:rsidRPr="00AF48C7">
              <w:rPr>
                <w:rStyle w:val="Hyperlink"/>
                <w:rFonts w:eastAsiaTheme="majorEastAsia"/>
              </w:rPr>
              <w:t>BẢNG PHÂN CÔNG VIỆC</w:t>
            </w:r>
            <w:r w:rsidR="00AF48C7" w:rsidRPr="00AF48C7">
              <w:rPr>
                <w:webHidden/>
              </w:rPr>
              <w:tab/>
            </w:r>
            <w:r w:rsidR="00AF48C7" w:rsidRPr="00AF48C7">
              <w:rPr>
                <w:webHidden/>
              </w:rPr>
              <w:fldChar w:fldCharType="begin"/>
            </w:r>
            <w:r w:rsidR="00AF48C7" w:rsidRPr="00AF48C7">
              <w:rPr>
                <w:webHidden/>
              </w:rPr>
              <w:instrText xml:space="preserve"> PAGEREF _Toc104936218 \h </w:instrText>
            </w:r>
            <w:r w:rsidR="00AF48C7" w:rsidRPr="00AF48C7">
              <w:rPr>
                <w:webHidden/>
              </w:rPr>
            </w:r>
            <w:r w:rsidR="00AF48C7" w:rsidRPr="00AF48C7">
              <w:rPr>
                <w:webHidden/>
              </w:rPr>
              <w:fldChar w:fldCharType="separate"/>
            </w:r>
            <w:r w:rsidR="00AF48C7" w:rsidRPr="00AF48C7">
              <w:rPr>
                <w:webHidden/>
              </w:rPr>
              <w:t>2</w:t>
            </w:r>
            <w:r w:rsidR="00AF48C7" w:rsidRPr="00AF48C7">
              <w:rPr>
                <w:webHidden/>
              </w:rPr>
              <w:fldChar w:fldCharType="end"/>
            </w:r>
          </w:hyperlink>
        </w:p>
        <w:p w14:paraId="2D3A9113" w14:textId="7BD823C1" w:rsidR="00AF48C7" w:rsidRPr="00AF48C7" w:rsidRDefault="00AF48C7">
          <w:pPr>
            <w:pStyle w:val="TOC1"/>
            <w:rPr>
              <w:rFonts w:eastAsiaTheme="minorEastAsia"/>
              <w:sz w:val="22"/>
              <w:szCs w:val="22"/>
            </w:rPr>
          </w:pPr>
          <w:hyperlink w:anchor="_Toc104936219" w:history="1">
            <w:r w:rsidRPr="00AF48C7">
              <w:rPr>
                <w:rStyle w:val="Hyperlink"/>
                <w:rFonts w:eastAsiaTheme="majorEastAsia"/>
              </w:rPr>
              <w:t>BẢNG TIẾN ĐỘ</w:t>
            </w:r>
            <w:r w:rsidRPr="00AF48C7">
              <w:rPr>
                <w:webHidden/>
              </w:rPr>
              <w:tab/>
            </w:r>
            <w:r w:rsidRPr="00AF48C7">
              <w:rPr>
                <w:webHidden/>
              </w:rPr>
              <w:fldChar w:fldCharType="begin"/>
            </w:r>
            <w:r w:rsidRPr="00AF48C7">
              <w:rPr>
                <w:webHidden/>
              </w:rPr>
              <w:instrText xml:space="preserve"> PAGEREF _Toc104936219 \h </w:instrText>
            </w:r>
            <w:r w:rsidRPr="00AF48C7">
              <w:rPr>
                <w:webHidden/>
              </w:rPr>
            </w:r>
            <w:r w:rsidRPr="00AF48C7">
              <w:rPr>
                <w:webHidden/>
              </w:rPr>
              <w:fldChar w:fldCharType="separate"/>
            </w:r>
            <w:r w:rsidRPr="00AF48C7">
              <w:rPr>
                <w:webHidden/>
              </w:rPr>
              <w:t>3</w:t>
            </w:r>
            <w:r w:rsidRPr="00AF48C7">
              <w:rPr>
                <w:webHidden/>
              </w:rPr>
              <w:fldChar w:fldCharType="end"/>
            </w:r>
          </w:hyperlink>
        </w:p>
        <w:p w14:paraId="3ADC4165" w14:textId="7EF3592F" w:rsidR="00AF48C7" w:rsidRPr="00AF48C7" w:rsidRDefault="00AF48C7">
          <w:pPr>
            <w:pStyle w:val="TOC1"/>
            <w:rPr>
              <w:rFonts w:eastAsiaTheme="minorEastAsia"/>
              <w:sz w:val="22"/>
              <w:szCs w:val="22"/>
            </w:rPr>
          </w:pPr>
          <w:hyperlink w:anchor="_Toc104936220" w:history="1">
            <w:r w:rsidRPr="00AF48C7">
              <w:rPr>
                <w:rStyle w:val="Hyperlink"/>
              </w:rPr>
              <w:t>LỜI CAM ĐOAN</w:t>
            </w:r>
            <w:r w:rsidRPr="00AF48C7">
              <w:rPr>
                <w:webHidden/>
              </w:rPr>
              <w:tab/>
            </w:r>
            <w:r w:rsidRPr="00AF48C7">
              <w:rPr>
                <w:webHidden/>
              </w:rPr>
              <w:fldChar w:fldCharType="begin"/>
            </w:r>
            <w:r w:rsidRPr="00AF48C7">
              <w:rPr>
                <w:webHidden/>
              </w:rPr>
              <w:instrText xml:space="preserve"> PAGEREF _Toc104936220 \h </w:instrText>
            </w:r>
            <w:r w:rsidRPr="00AF48C7">
              <w:rPr>
                <w:webHidden/>
              </w:rPr>
            </w:r>
            <w:r w:rsidRPr="00AF48C7">
              <w:rPr>
                <w:webHidden/>
              </w:rPr>
              <w:fldChar w:fldCharType="separate"/>
            </w:r>
            <w:r w:rsidRPr="00AF48C7">
              <w:rPr>
                <w:webHidden/>
              </w:rPr>
              <w:t>6</w:t>
            </w:r>
            <w:r w:rsidRPr="00AF48C7">
              <w:rPr>
                <w:webHidden/>
              </w:rPr>
              <w:fldChar w:fldCharType="end"/>
            </w:r>
          </w:hyperlink>
        </w:p>
        <w:p w14:paraId="2EC5A213" w14:textId="63E9CC0F" w:rsidR="00AF48C7" w:rsidRPr="00AF48C7" w:rsidRDefault="00AF48C7">
          <w:pPr>
            <w:pStyle w:val="TOC1"/>
            <w:rPr>
              <w:rFonts w:eastAsiaTheme="minorEastAsia"/>
              <w:sz w:val="22"/>
              <w:szCs w:val="22"/>
            </w:rPr>
          </w:pPr>
          <w:hyperlink w:anchor="_Toc104936221" w:history="1">
            <w:r w:rsidRPr="00AF48C7">
              <w:rPr>
                <w:rStyle w:val="Hyperlink"/>
              </w:rPr>
              <w:t>LỜI CẢM ƠN</w:t>
            </w:r>
            <w:r w:rsidRPr="00AF48C7">
              <w:rPr>
                <w:webHidden/>
              </w:rPr>
              <w:tab/>
            </w:r>
            <w:r w:rsidRPr="00AF48C7">
              <w:rPr>
                <w:webHidden/>
              </w:rPr>
              <w:fldChar w:fldCharType="begin"/>
            </w:r>
            <w:r w:rsidRPr="00AF48C7">
              <w:rPr>
                <w:webHidden/>
              </w:rPr>
              <w:instrText xml:space="preserve"> PAGEREF _Toc104936221 \h </w:instrText>
            </w:r>
            <w:r w:rsidRPr="00AF48C7">
              <w:rPr>
                <w:webHidden/>
              </w:rPr>
            </w:r>
            <w:r w:rsidRPr="00AF48C7">
              <w:rPr>
                <w:webHidden/>
              </w:rPr>
              <w:fldChar w:fldCharType="separate"/>
            </w:r>
            <w:r w:rsidRPr="00AF48C7">
              <w:rPr>
                <w:webHidden/>
              </w:rPr>
              <w:t>7</w:t>
            </w:r>
            <w:r w:rsidRPr="00AF48C7">
              <w:rPr>
                <w:webHidden/>
              </w:rPr>
              <w:fldChar w:fldCharType="end"/>
            </w:r>
          </w:hyperlink>
        </w:p>
        <w:p w14:paraId="6EE77955" w14:textId="0BE1AFCF" w:rsidR="00AF48C7" w:rsidRPr="00AF48C7" w:rsidRDefault="00AF48C7">
          <w:pPr>
            <w:pStyle w:val="TOC1"/>
            <w:rPr>
              <w:rFonts w:eastAsiaTheme="minorEastAsia"/>
              <w:sz w:val="22"/>
              <w:szCs w:val="22"/>
            </w:rPr>
          </w:pPr>
          <w:hyperlink w:anchor="_Toc104936222" w:history="1">
            <w:r w:rsidRPr="00AF48C7">
              <w:rPr>
                <w:rStyle w:val="Hyperlink"/>
              </w:rPr>
              <w:t>MỤC LỤC</w:t>
            </w:r>
            <w:r w:rsidRPr="00AF48C7">
              <w:rPr>
                <w:webHidden/>
              </w:rPr>
              <w:tab/>
            </w:r>
            <w:r w:rsidRPr="00AF48C7">
              <w:rPr>
                <w:webHidden/>
              </w:rPr>
              <w:fldChar w:fldCharType="begin"/>
            </w:r>
            <w:r w:rsidRPr="00AF48C7">
              <w:rPr>
                <w:webHidden/>
              </w:rPr>
              <w:instrText xml:space="preserve"> PAGEREF _Toc104936222 \h </w:instrText>
            </w:r>
            <w:r w:rsidRPr="00AF48C7">
              <w:rPr>
                <w:webHidden/>
              </w:rPr>
            </w:r>
            <w:r w:rsidRPr="00AF48C7">
              <w:rPr>
                <w:webHidden/>
              </w:rPr>
              <w:fldChar w:fldCharType="separate"/>
            </w:r>
            <w:r w:rsidRPr="00AF48C7">
              <w:rPr>
                <w:webHidden/>
              </w:rPr>
              <w:t>8</w:t>
            </w:r>
            <w:r w:rsidRPr="00AF48C7">
              <w:rPr>
                <w:webHidden/>
              </w:rPr>
              <w:fldChar w:fldCharType="end"/>
            </w:r>
          </w:hyperlink>
        </w:p>
        <w:p w14:paraId="4126A831" w14:textId="3C2802FB" w:rsidR="00AF48C7" w:rsidRPr="00AF48C7" w:rsidRDefault="00AF48C7">
          <w:pPr>
            <w:pStyle w:val="TOC1"/>
            <w:rPr>
              <w:rFonts w:eastAsiaTheme="minorEastAsia"/>
              <w:sz w:val="22"/>
              <w:szCs w:val="22"/>
            </w:rPr>
          </w:pPr>
          <w:hyperlink w:anchor="_Toc104936223" w:history="1">
            <w:r w:rsidRPr="00AF48C7">
              <w:rPr>
                <w:rStyle w:val="Hyperlink"/>
                <w:rFonts w:eastAsiaTheme="majorEastAsia"/>
              </w:rPr>
              <w:t>DANH MỤC BẢNG BIỂU</w:t>
            </w:r>
            <w:r w:rsidRPr="00AF48C7">
              <w:rPr>
                <w:webHidden/>
              </w:rPr>
              <w:tab/>
            </w:r>
            <w:r w:rsidRPr="00AF48C7">
              <w:rPr>
                <w:webHidden/>
              </w:rPr>
              <w:fldChar w:fldCharType="begin"/>
            </w:r>
            <w:r w:rsidRPr="00AF48C7">
              <w:rPr>
                <w:webHidden/>
              </w:rPr>
              <w:instrText xml:space="preserve"> PAGEREF _Toc104936223 \h </w:instrText>
            </w:r>
            <w:r w:rsidRPr="00AF48C7">
              <w:rPr>
                <w:webHidden/>
              </w:rPr>
            </w:r>
            <w:r w:rsidRPr="00AF48C7">
              <w:rPr>
                <w:webHidden/>
              </w:rPr>
              <w:fldChar w:fldCharType="separate"/>
            </w:r>
            <w:r w:rsidRPr="00AF48C7">
              <w:rPr>
                <w:webHidden/>
              </w:rPr>
              <w:t>11</w:t>
            </w:r>
            <w:r w:rsidRPr="00AF48C7">
              <w:rPr>
                <w:webHidden/>
              </w:rPr>
              <w:fldChar w:fldCharType="end"/>
            </w:r>
          </w:hyperlink>
        </w:p>
        <w:p w14:paraId="030F3273" w14:textId="47D6BF17" w:rsidR="00AF48C7" w:rsidRPr="00AF48C7" w:rsidRDefault="00AF48C7">
          <w:pPr>
            <w:pStyle w:val="TOC1"/>
            <w:rPr>
              <w:rFonts w:eastAsiaTheme="minorEastAsia"/>
              <w:sz w:val="22"/>
              <w:szCs w:val="22"/>
            </w:rPr>
          </w:pPr>
          <w:hyperlink w:anchor="_Toc104936224" w:history="1">
            <w:r w:rsidRPr="00AF48C7">
              <w:rPr>
                <w:rStyle w:val="Hyperlink"/>
                <w:rFonts w:eastAsiaTheme="majorEastAsia"/>
              </w:rPr>
              <w:t>DANH MỤC HÌNH VẼ</w:t>
            </w:r>
            <w:r w:rsidRPr="00AF48C7">
              <w:rPr>
                <w:webHidden/>
              </w:rPr>
              <w:tab/>
            </w:r>
            <w:r w:rsidRPr="00AF48C7">
              <w:rPr>
                <w:webHidden/>
              </w:rPr>
              <w:fldChar w:fldCharType="begin"/>
            </w:r>
            <w:r w:rsidRPr="00AF48C7">
              <w:rPr>
                <w:webHidden/>
              </w:rPr>
              <w:instrText xml:space="preserve"> PAGEREF _Toc104936224 \h </w:instrText>
            </w:r>
            <w:r w:rsidRPr="00AF48C7">
              <w:rPr>
                <w:webHidden/>
              </w:rPr>
            </w:r>
            <w:r w:rsidRPr="00AF48C7">
              <w:rPr>
                <w:webHidden/>
              </w:rPr>
              <w:fldChar w:fldCharType="separate"/>
            </w:r>
            <w:r w:rsidRPr="00AF48C7">
              <w:rPr>
                <w:webHidden/>
              </w:rPr>
              <w:t>12</w:t>
            </w:r>
            <w:r w:rsidRPr="00AF48C7">
              <w:rPr>
                <w:webHidden/>
              </w:rPr>
              <w:fldChar w:fldCharType="end"/>
            </w:r>
          </w:hyperlink>
        </w:p>
        <w:p w14:paraId="790F26A9" w14:textId="20AD7882" w:rsidR="00AF48C7" w:rsidRPr="00AF48C7" w:rsidRDefault="00AF48C7">
          <w:pPr>
            <w:pStyle w:val="TOC1"/>
            <w:rPr>
              <w:rFonts w:eastAsiaTheme="minorEastAsia"/>
              <w:sz w:val="22"/>
              <w:szCs w:val="22"/>
            </w:rPr>
          </w:pPr>
          <w:hyperlink w:anchor="_Toc104936225" w:history="1">
            <w:r w:rsidRPr="00AF48C7">
              <w:rPr>
                <w:rStyle w:val="Hyperlink"/>
                <w:rFonts w:eastAsia="Calibri"/>
              </w:rPr>
              <w:t>LỜI MỞ ĐẦU</w:t>
            </w:r>
            <w:r w:rsidRPr="00AF48C7">
              <w:rPr>
                <w:webHidden/>
              </w:rPr>
              <w:tab/>
            </w:r>
            <w:r w:rsidRPr="00AF48C7">
              <w:rPr>
                <w:webHidden/>
              </w:rPr>
              <w:fldChar w:fldCharType="begin"/>
            </w:r>
            <w:r w:rsidRPr="00AF48C7">
              <w:rPr>
                <w:webHidden/>
              </w:rPr>
              <w:instrText xml:space="preserve"> PAGEREF _Toc104936225 \h </w:instrText>
            </w:r>
            <w:r w:rsidRPr="00AF48C7">
              <w:rPr>
                <w:webHidden/>
              </w:rPr>
            </w:r>
            <w:r w:rsidRPr="00AF48C7">
              <w:rPr>
                <w:webHidden/>
              </w:rPr>
              <w:fldChar w:fldCharType="separate"/>
            </w:r>
            <w:r w:rsidRPr="00AF48C7">
              <w:rPr>
                <w:webHidden/>
              </w:rPr>
              <w:t>13</w:t>
            </w:r>
            <w:r w:rsidRPr="00AF48C7">
              <w:rPr>
                <w:webHidden/>
              </w:rPr>
              <w:fldChar w:fldCharType="end"/>
            </w:r>
          </w:hyperlink>
        </w:p>
        <w:p w14:paraId="554B2D23" w14:textId="2D087A10"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26" w:history="1">
            <w:r w:rsidRPr="00AF48C7">
              <w:rPr>
                <w:rStyle w:val="Hyperlink"/>
                <w:rFonts w:asciiTheme="majorHAnsi" w:eastAsia="Calibri" w:hAnsiTheme="majorHAnsi" w:cstheme="majorHAnsi"/>
                <w:b/>
                <w:noProof/>
                <w:lang w:val="en-US"/>
              </w:rPr>
              <w:t>1.</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Đặt v</w:t>
            </w:r>
            <w:r w:rsidRPr="00AF48C7">
              <w:rPr>
                <w:rStyle w:val="Hyperlink"/>
                <w:rFonts w:asciiTheme="majorHAnsi" w:eastAsia="Calibri" w:hAnsiTheme="majorHAnsi" w:cstheme="majorHAnsi"/>
                <w:b/>
                <w:noProof/>
                <w:lang w:val="en-US"/>
              </w:rPr>
              <w:t>ấ</w:t>
            </w:r>
            <w:r w:rsidRPr="00AF48C7">
              <w:rPr>
                <w:rStyle w:val="Hyperlink"/>
                <w:rFonts w:asciiTheme="majorHAnsi" w:eastAsia="Calibri" w:hAnsiTheme="majorHAnsi" w:cstheme="majorHAnsi"/>
                <w:b/>
                <w:noProof/>
                <w:lang w:val="en-US"/>
              </w:rPr>
              <w:t>n đề</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_Toc104936226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13</w:t>
            </w:r>
            <w:r w:rsidRPr="00AF48C7">
              <w:rPr>
                <w:rFonts w:asciiTheme="majorHAnsi" w:hAnsiTheme="majorHAnsi" w:cstheme="majorHAnsi"/>
                <w:b/>
                <w:noProof/>
                <w:webHidden/>
              </w:rPr>
              <w:fldChar w:fldCharType="end"/>
            </w:r>
          </w:hyperlink>
        </w:p>
        <w:p w14:paraId="400F7F57" w14:textId="582732F5"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27" w:history="1">
            <w:r w:rsidRPr="00AF48C7">
              <w:rPr>
                <w:rStyle w:val="Hyperlink"/>
                <w:rFonts w:asciiTheme="majorHAnsi" w:eastAsia="Calibri" w:hAnsiTheme="majorHAnsi" w:cstheme="majorHAnsi"/>
                <w:b/>
                <w:noProof/>
                <w:lang w:val="en-US"/>
              </w:rPr>
              <w:t>2.</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Mục tiêu nghiên cứu</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_Toc104936227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13</w:t>
            </w:r>
            <w:r w:rsidRPr="00AF48C7">
              <w:rPr>
                <w:rFonts w:asciiTheme="majorHAnsi" w:hAnsiTheme="majorHAnsi" w:cstheme="majorHAnsi"/>
                <w:b/>
                <w:noProof/>
                <w:webHidden/>
              </w:rPr>
              <w:fldChar w:fldCharType="end"/>
            </w:r>
          </w:hyperlink>
        </w:p>
        <w:p w14:paraId="2D950E77" w14:textId="2A976CFB"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28" w:history="1">
            <w:r w:rsidRPr="00AF48C7">
              <w:rPr>
                <w:rStyle w:val="Hyperlink"/>
                <w:rFonts w:asciiTheme="majorHAnsi" w:eastAsia="Calibri" w:hAnsiTheme="majorHAnsi" w:cstheme="majorHAnsi"/>
                <w:b/>
                <w:noProof/>
                <w:lang w:val="en-US"/>
              </w:rPr>
              <w:t>3.</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Đối tượng và phạm vi nghiên cứu</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_Toc104936228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14</w:t>
            </w:r>
            <w:r w:rsidRPr="00AF48C7">
              <w:rPr>
                <w:rFonts w:asciiTheme="majorHAnsi" w:hAnsiTheme="majorHAnsi" w:cstheme="majorHAnsi"/>
                <w:b/>
                <w:noProof/>
                <w:webHidden/>
              </w:rPr>
              <w:fldChar w:fldCharType="end"/>
            </w:r>
          </w:hyperlink>
        </w:p>
        <w:p w14:paraId="4A58A73F" w14:textId="0BA36579"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29" w:history="1">
            <w:r w:rsidRPr="00AF48C7">
              <w:rPr>
                <w:rStyle w:val="Hyperlink"/>
                <w:rFonts w:asciiTheme="majorHAnsi" w:eastAsia="Calibri" w:hAnsiTheme="majorHAnsi" w:cstheme="majorHAnsi"/>
                <w:b/>
                <w:noProof/>
                <w:lang w:val="en-US"/>
              </w:rPr>
              <w:t>4.</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Phương pháp nghiên cứu</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_Toc104936229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14</w:t>
            </w:r>
            <w:r w:rsidRPr="00AF48C7">
              <w:rPr>
                <w:rFonts w:asciiTheme="majorHAnsi" w:hAnsiTheme="majorHAnsi" w:cstheme="majorHAnsi"/>
                <w:b/>
                <w:noProof/>
                <w:webHidden/>
              </w:rPr>
              <w:fldChar w:fldCharType="end"/>
            </w:r>
          </w:hyperlink>
        </w:p>
        <w:p w14:paraId="461508AF" w14:textId="43EE1A47"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30" w:history="1">
            <w:r w:rsidRPr="00AF48C7">
              <w:rPr>
                <w:rStyle w:val="Hyperlink"/>
                <w:rFonts w:asciiTheme="majorHAnsi" w:eastAsia="Calibri" w:hAnsiTheme="majorHAnsi" w:cstheme="majorHAnsi"/>
                <w:b/>
                <w:noProof/>
                <w:lang w:val="en-US"/>
              </w:rPr>
              <w:t>5.</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Nhiệm vụ và kết quả đạt được</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_Toc104936230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14</w:t>
            </w:r>
            <w:r w:rsidRPr="00AF48C7">
              <w:rPr>
                <w:rFonts w:asciiTheme="majorHAnsi" w:hAnsiTheme="majorHAnsi" w:cstheme="majorHAnsi"/>
                <w:b/>
                <w:noProof/>
                <w:webHidden/>
              </w:rPr>
              <w:fldChar w:fldCharType="end"/>
            </w:r>
          </w:hyperlink>
        </w:p>
        <w:p w14:paraId="2FFAF186" w14:textId="141F6998"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31" w:history="1">
            <w:r w:rsidRPr="00AF48C7">
              <w:rPr>
                <w:rStyle w:val="Hyperlink"/>
                <w:rFonts w:asciiTheme="majorHAnsi" w:eastAsia="Calibri" w:hAnsiTheme="majorHAnsi" w:cstheme="majorHAnsi"/>
                <w:b/>
                <w:noProof/>
                <w:lang w:val="en-US"/>
              </w:rPr>
              <w:t>6.</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Bố cục của đồ án</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_Toc104936231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14</w:t>
            </w:r>
            <w:r w:rsidRPr="00AF48C7">
              <w:rPr>
                <w:rFonts w:asciiTheme="majorHAnsi" w:hAnsiTheme="majorHAnsi" w:cstheme="majorHAnsi"/>
                <w:b/>
                <w:noProof/>
                <w:webHidden/>
              </w:rPr>
              <w:fldChar w:fldCharType="end"/>
            </w:r>
          </w:hyperlink>
        </w:p>
        <w:p w14:paraId="49107440" w14:textId="0CAD5DF7"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32" w:history="1">
            <w:r w:rsidRPr="00AF48C7">
              <w:rPr>
                <w:rStyle w:val="Hyperlink"/>
                <w:rFonts w:asciiTheme="majorHAnsi" w:eastAsia="Calibri" w:hAnsiTheme="majorHAnsi" w:cstheme="majorHAnsi"/>
                <w:b/>
                <w:noProof/>
                <w:lang w:val="en-US"/>
              </w:rPr>
              <w:t>7.</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Đóng góp của đồ án</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_Toc104936232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15</w:t>
            </w:r>
            <w:r w:rsidRPr="00AF48C7">
              <w:rPr>
                <w:rFonts w:asciiTheme="majorHAnsi" w:hAnsiTheme="majorHAnsi" w:cstheme="majorHAnsi"/>
                <w:b/>
                <w:noProof/>
                <w:webHidden/>
              </w:rPr>
              <w:fldChar w:fldCharType="end"/>
            </w:r>
          </w:hyperlink>
        </w:p>
        <w:p w14:paraId="17489B89" w14:textId="6B60FC27" w:rsidR="00AF48C7" w:rsidRPr="00AF48C7" w:rsidRDefault="00AF48C7">
          <w:pPr>
            <w:pStyle w:val="TOC1"/>
            <w:rPr>
              <w:rFonts w:eastAsiaTheme="minorEastAsia"/>
              <w:sz w:val="22"/>
              <w:szCs w:val="22"/>
            </w:rPr>
          </w:pPr>
          <w:hyperlink w:anchor="_Toc104936233" w:history="1">
            <w:r w:rsidRPr="00AF48C7">
              <w:rPr>
                <w:rStyle w:val="Hyperlink"/>
              </w:rPr>
              <w:t>CHƯƠNG I: CƠ SỞ LÝ THUYẾT</w:t>
            </w:r>
            <w:r w:rsidRPr="00AF48C7">
              <w:rPr>
                <w:webHidden/>
              </w:rPr>
              <w:tab/>
            </w:r>
            <w:r w:rsidRPr="00AF48C7">
              <w:rPr>
                <w:webHidden/>
              </w:rPr>
              <w:fldChar w:fldCharType="begin"/>
            </w:r>
            <w:r w:rsidRPr="00AF48C7">
              <w:rPr>
                <w:webHidden/>
              </w:rPr>
              <w:instrText xml:space="preserve"> PAGEREF _Toc104936233 \h </w:instrText>
            </w:r>
            <w:r w:rsidRPr="00AF48C7">
              <w:rPr>
                <w:webHidden/>
              </w:rPr>
            </w:r>
            <w:r w:rsidRPr="00AF48C7">
              <w:rPr>
                <w:webHidden/>
              </w:rPr>
              <w:fldChar w:fldCharType="separate"/>
            </w:r>
            <w:r w:rsidRPr="00AF48C7">
              <w:rPr>
                <w:webHidden/>
              </w:rPr>
              <w:t>16</w:t>
            </w:r>
            <w:r w:rsidRPr="00AF48C7">
              <w:rPr>
                <w:webHidden/>
              </w:rPr>
              <w:fldChar w:fldCharType="end"/>
            </w:r>
          </w:hyperlink>
        </w:p>
        <w:p w14:paraId="578399E7" w14:textId="11E91A55"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34" w:history="1">
            <w:r w:rsidRPr="00AF48C7">
              <w:rPr>
                <w:rStyle w:val="Hyperlink"/>
                <w:rFonts w:asciiTheme="majorHAnsi" w:eastAsia="Calibri" w:hAnsiTheme="majorHAnsi" w:cstheme="majorHAnsi"/>
                <w:b/>
                <w:noProof/>
                <w:lang w:val="en-US"/>
              </w:rPr>
              <w:t>1.1</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Khái niệm cơ bản về Internet</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_Toc104936234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16</w:t>
            </w:r>
            <w:r w:rsidRPr="00AF48C7">
              <w:rPr>
                <w:rFonts w:asciiTheme="majorHAnsi" w:hAnsiTheme="majorHAnsi" w:cstheme="majorHAnsi"/>
                <w:b/>
                <w:noProof/>
                <w:webHidden/>
              </w:rPr>
              <w:fldChar w:fldCharType="end"/>
            </w:r>
          </w:hyperlink>
        </w:p>
        <w:p w14:paraId="6EB42987" w14:textId="02EB4CE7" w:rsidR="00AF48C7" w:rsidRPr="00AF48C7" w:rsidRDefault="00AF48C7">
          <w:pPr>
            <w:pStyle w:val="TOC3"/>
            <w:rPr>
              <w:rFonts w:eastAsiaTheme="minorEastAsia"/>
              <w:b/>
              <w:sz w:val="22"/>
              <w:szCs w:val="22"/>
            </w:rPr>
          </w:pPr>
          <w:hyperlink w:anchor="_Toc104936235" w:history="1">
            <w:r w:rsidRPr="00AF48C7">
              <w:rPr>
                <w:rStyle w:val="Hyperlink"/>
                <w:b/>
              </w:rPr>
              <w:t>1.1.1</w:t>
            </w:r>
            <w:r w:rsidRPr="00AF48C7">
              <w:rPr>
                <w:rFonts w:eastAsiaTheme="minorEastAsia"/>
                <w:b/>
                <w:sz w:val="22"/>
                <w:szCs w:val="22"/>
              </w:rPr>
              <w:tab/>
            </w:r>
            <w:r w:rsidRPr="00AF48C7">
              <w:rPr>
                <w:rStyle w:val="Hyperlink"/>
                <w:b/>
              </w:rPr>
              <w:t>Giới thiệu chung</w:t>
            </w:r>
            <w:r w:rsidRPr="00AF48C7">
              <w:rPr>
                <w:b/>
                <w:webHidden/>
              </w:rPr>
              <w:tab/>
            </w:r>
            <w:r w:rsidRPr="00AF48C7">
              <w:rPr>
                <w:b/>
                <w:webHidden/>
              </w:rPr>
              <w:fldChar w:fldCharType="begin"/>
            </w:r>
            <w:r w:rsidRPr="00AF48C7">
              <w:rPr>
                <w:b/>
                <w:webHidden/>
              </w:rPr>
              <w:instrText xml:space="preserve"> PAGEREF _Toc104936235 \h </w:instrText>
            </w:r>
            <w:r w:rsidRPr="00AF48C7">
              <w:rPr>
                <w:b/>
                <w:webHidden/>
              </w:rPr>
            </w:r>
            <w:r w:rsidRPr="00AF48C7">
              <w:rPr>
                <w:b/>
                <w:webHidden/>
              </w:rPr>
              <w:fldChar w:fldCharType="separate"/>
            </w:r>
            <w:r w:rsidRPr="00AF48C7">
              <w:rPr>
                <w:b/>
                <w:webHidden/>
              </w:rPr>
              <w:t>16</w:t>
            </w:r>
            <w:r w:rsidRPr="00AF48C7">
              <w:rPr>
                <w:b/>
                <w:webHidden/>
              </w:rPr>
              <w:fldChar w:fldCharType="end"/>
            </w:r>
          </w:hyperlink>
        </w:p>
        <w:p w14:paraId="10AA0E7E" w14:textId="30A1754B" w:rsidR="00AF48C7" w:rsidRPr="00AF48C7" w:rsidRDefault="00AF48C7">
          <w:pPr>
            <w:pStyle w:val="TOC3"/>
            <w:rPr>
              <w:rFonts w:eastAsiaTheme="minorEastAsia"/>
              <w:b/>
              <w:sz w:val="22"/>
              <w:szCs w:val="22"/>
            </w:rPr>
          </w:pPr>
          <w:hyperlink w:anchor="_Toc104936236" w:history="1">
            <w:r w:rsidRPr="00AF48C7">
              <w:rPr>
                <w:rStyle w:val="Hyperlink"/>
                <w:b/>
              </w:rPr>
              <w:t>1.1.2</w:t>
            </w:r>
            <w:r w:rsidRPr="00AF48C7">
              <w:rPr>
                <w:rFonts w:eastAsiaTheme="minorEastAsia"/>
                <w:b/>
                <w:sz w:val="22"/>
                <w:szCs w:val="22"/>
              </w:rPr>
              <w:tab/>
            </w:r>
            <w:r w:rsidRPr="00AF48C7">
              <w:rPr>
                <w:rStyle w:val="Hyperlink"/>
                <w:b/>
              </w:rPr>
              <w:t>Phân loại</w:t>
            </w:r>
            <w:r w:rsidRPr="00AF48C7">
              <w:rPr>
                <w:b/>
                <w:webHidden/>
              </w:rPr>
              <w:tab/>
            </w:r>
            <w:r w:rsidRPr="00AF48C7">
              <w:rPr>
                <w:b/>
                <w:webHidden/>
              </w:rPr>
              <w:fldChar w:fldCharType="begin"/>
            </w:r>
            <w:r w:rsidRPr="00AF48C7">
              <w:rPr>
                <w:b/>
                <w:webHidden/>
              </w:rPr>
              <w:instrText xml:space="preserve"> PAGEREF _Toc104936236 \h </w:instrText>
            </w:r>
            <w:r w:rsidRPr="00AF48C7">
              <w:rPr>
                <w:b/>
                <w:webHidden/>
              </w:rPr>
            </w:r>
            <w:r w:rsidRPr="00AF48C7">
              <w:rPr>
                <w:b/>
                <w:webHidden/>
              </w:rPr>
              <w:fldChar w:fldCharType="separate"/>
            </w:r>
            <w:r w:rsidRPr="00AF48C7">
              <w:rPr>
                <w:b/>
                <w:webHidden/>
              </w:rPr>
              <w:t>16</w:t>
            </w:r>
            <w:r w:rsidRPr="00AF48C7">
              <w:rPr>
                <w:b/>
                <w:webHidden/>
              </w:rPr>
              <w:fldChar w:fldCharType="end"/>
            </w:r>
          </w:hyperlink>
        </w:p>
        <w:p w14:paraId="66FAA15B" w14:textId="08A9FF42" w:rsidR="00AF48C7" w:rsidRPr="00AF48C7" w:rsidRDefault="00AF48C7">
          <w:pPr>
            <w:pStyle w:val="TOC3"/>
            <w:rPr>
              <w:rFonts w:eastAsiaTheme="minorEastAsia"/>
              <w:b/>
              <w:sz w:val="22"/>
              <w:szCs w:val="22"/>
            </w:rPr>
          </w:pPr>
          <w:hyperlink w:anchor="_Toc104936237" w:history="1">
            <w:r w:rsidRPr="00AF48C7">
              <w:rPr>
                <w:rStyle w:val="Hyperlink"/>
                <w:b/>
              </w:rPr>
              <w:t>1.1.3</w:t>
            </w:r>
            <w:r w:rsidRPr="00AF48C7">
              <w:rPr>
                <w:rFonts w:eastAsiaTheme="minorEastAsia"/>
                <w:b/>
                <w:sz w:val="22"/>
                <w:szCs w:val="22"/>
              </w:rPr>
              <w:tab/>
            </w:r>
            <w:r w:rsidRPr="00AF48C7">
              <w:rPr>
                <w:rStyle w:val="Hyperlink"/>
                <w:b/>
              </w:rPr>
              <w:t>World Wide Web</w:t>
            </w:r>
            <w:r w:rsidRPr="00AF48C7">
              <w:rPr>
                <w:b/>
                <w:webHidden/>
              </w:rPr>
              <w:tab/>
            </w:r>
            <w:r w:rsidRPr="00AF48C7">
              <w:rPr>
                <w:b/>
                <w:webHidden/>
              </w:rPr>
              <w:fldChar w:fldCharType="begin"/>
            </w:r>
            <w:r w:rsidRPr="00AF48C7">
              <w:rPr>
                <w:b/>
                <w:webHidden/>
              </w:rPr>
              <w:instrText xml:space="preserve"> PAGEREF _Toc104936237 \h </w:instrText>
            </w:r>
            <w:r w:rsidRPr="00AF48C7">
              <w:rPr>
                <w:b/>
                <w:webHidden/>
              </w:rPr>
            </w:r>
            <w:r w:rsidRPr="00AF48C7">
              <w:rPr>
                <w:b/>
                <w:webHidden/>
              </w:rPr>
              <w:fldChar w:fldCharType="separate"/>
            </w:r>
            <w:r w:rsidRPr="00AF48C7">
              <w:rPr>
                <w:b/>
                <w:webHidden/>
              </w:rPr>
              <w:t>16</w:t>
            </w:r>
            <w:r w:rsidRPr="00AF48C7">
              <w:rPr>
                <w:b/>
                <w:webHidden/>
              </w:rPr>
              <w:fldChar w:fldCharType="end"/>
            </w:r>
          </w:hyperlink>
        </w:p>
        <w:p w14:paraId="380D18FE" w14:textId="021456DF"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38" w:history="1">
            <w:r w:rsidRPr="00AF48C7">
              <w:rPr>
                <w:rStyle w:val="Hyperlink"/>
                <w:rFonts w:asciiTheme="majorHAnsi" w:eastAsia="Calibri" w:hAnsiTheme="majorHAnsi" w:cstheme="majorHAnsi"/>
                <w:b/>
                <w:noProof/>
                <w:lang w:val="en-US"/>
              </w:rPr>
              <w:t>1.2</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Ngôn ngữ sử dụng</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_Toc104936238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19</w:t>
            </w:r>
            <w:r w:rsidRPr="00AF48C7">
              <w:rPr>
                <w:rFonts w:asciiTheme="majorHAnsi" w:hAnsiTheme="majorHAnsi" w:cstheme="majorHAnsi"/>
                <w:b/>
                <w:noProof/>
                <w:webHidden/>
              </w:rPr>
              <w:fldChar w:fldCharType="end"/>
            </w:r>
          </w:hyperlink>
        </w:p>
        <w:p w14:paraId="6984A88E" w14:textId="1E973006" w:rsidR="00AF48C7" w:rsidRPr="00AF48C7" w:rsidRDefault="00AF48C7">
          <w:pPr>
            <w:pStyle w:val="TOC3"/>
            <w:rPr>
              <w:rFonts w:eastAsiaTheme="minorEastAsia"/>
              <w:b/>
              <w:sz w:val="22"/>
              <w:szCs w:val="22"/>
            </w:rPr>
          </w:pPr>
          <w:hyperlink w:anchor="_Toc104936239" w:history="1">
            <w:r w:rsidRPr="00AF48C7">
              <w:rPr>
                <w:rStyle w:val="Hyperlink"/>
                <w:b/>
              </w:rPr>
              <w:t>1.2.1</w:t>
            </w:r>
            <w:r w:rsidRPr="00AF48C7">
              <w:rPr>
                <w:rFonts w:eastAsiaTheme="minorEastAsia"/>
                <w:b/>
                <w:sz w:val="22"/>
                <w:szCs w:val="22"/>
              </w:rPr>
              <w:tab/>
            </w:r>
            <w:r w:rsidRPr="00AF48C7">
              <w:rPr>
                <w:rStyle w:val="Hyperlink"/>
                <w:b/>
              </w:rPr>
              <w:t>Ngôn ngữ lập trình PHP</w:t>
            </w:r>
            <w:r w:rsidRPr="00AF48C7">
              <w:rPr>
                <w:b/>
                <w:webHidden/>
              </w:rPr>
              <w:tab/>
            </w:r>
            <w:r w:rsidRPr="00AF48C7">
              <w:rPr>
                <w:b/>
                <w:webHidden/>
              </w:rPr>
              <w:fldChar w:fldCharType="begin"/>
            </w:r>
            <w:r w:rsidRPr="00AF48C7">
              <w:rPr>
                <w:b/>
                <w:webHidden/>
              </w:rPr>
              <w:instrText xml:space="preserve"> PAGEREF _Toc104936239 \h </w:instrText>
            </w:r>
            <w:r w:rsidRPr="00AF48C7">
              <w:rPr>
                <w:b/>
                <w:webHidden/>
              </w:rPr>
            </w:r>
            <w:r w:rsidRPr="00AF48C7">
              <w:rPr>
                <w:b/>
                <w:webHidden/>
              </w:rPr>
              <w:fldChar w:fldCharType="separate"/>
            </w:r>
            <w:r w:rsidRPr="00AF48C7">
              <w:rPr>
                <w:b/>
                <w:webHidden/>
              </w:rPr>
              <w:t>19</w:t>
            </w:r>
            <w:r w:rsidRPr="00AF48C7">
              <w:rPr>
                <w:b/>
                <w:webHidden/>
              </w:rPr>
              <w:fldChar w:fldCharType="end"/>
            </w:r>
          </w:hyperlink>
        </w:p>
        <w:p w14:paraId="21433916" w14:textId="59763AC5" w:rsidR="00AF48C7" w:rsidRPr="00AF48C7" w:rsidRDefault="00AF48C7">
          <w:pPr>
            <w:pStyle w:val="TOC3"/>
            <w:rPr>
              <w:rFonts w:eastAsiaTheme="minorEastAsia"/>
              <w:b/>
              <w:sz w:val="22"/>
              <w:szCs w:val="22"/>
            </w:rPr>
          </w:pPr>
          <w:hyperlink w:anchor="_Toc104936240" w:history="1">
            <w:r w:rsidRPr="00AF48C7">
              <w:rPr>
                <w:rStyle w:val="Hyperlink"/>
                <w:b/>
              </w:rPr>
              <w:t>1.2.2</w:t>
            </w:r>
            <w:r w:rsidRPr="00AF48C7">
              <w:rPr>
                <w:rFonts w:eastAsiaTheme="minorEastAsia"/>
                <w:b/>
                <w:sz w:val="22"/>
                <w:szCs w:val="22"/>
              </w:rPr>
              <w:tab/>
            </w:r>
            <w:r w:rsidRPr="00AF48C7">
              <w:rPr>
                <w:rStyle w:val="Hyperlink"/>
                <w:b/>
              </w:rPr>
              <w:t>Ngôn ngữ lập trình JavaScript</w:t>
            </w:r>
            <w:r w:rsidRPr="00AF48C7">
              <w:rPr>
                <w:b/>
                <w:webHidden/>
              </w:rPr>
              <w:tab/>
            </w:r>
            <w:r w:rsidRPr="00AF48C7">
              <w:rPr>
                <w:b/>
                <w:webHidden/>
              </w:rPr>
              <w:fldChar w:fldCharType="begin"/>
            </w:r>
            <w:r w:rsidRPr="00AF48C7">
              <w:rPr>
                <w:b/>
                <w:webHidden/>
              </w:rPr>
              <w:instrText xml:space="preserve"> PAGEREF _Toc104936240 \h </w:instrText>
            </w:r>
            <w:r w:rsidRPr="00AF48C7">
              <w:rPr>
                <w:b/>
                <w:webHidden/>
              </w:rPr>
            </w:r>
            <w:r w:rsidRPr="00AF48C7">
              <w:rPr>
                <w:b/>
                <w:webHidden/>
              </w:rPr>
              <w:fldChar w:fldCharType="separate"/>
            </w:r>
            <w:r w:rsidRPr="00AF48C7">
              <w:rPr>
                <w:b/>
                <w:webHidden/>
              </w:rPr>
              <w:t>24</w:t>
            </w:r>
            <w:r w:rsidRPr="00AF48C7">
              <w:rPr>
                <w:b/>
                <w:webHidden/>
              </w:rPr>
              <w:fldChar w:fldCharType="end"/>
            </w:r>
          </w:hyperlink>
        </w:p>
        <w:p w14:paraId="2AF1D13E" w14:textId="2CD5C059" w:rsidR="00AF48C7" w:rsidRPr="00AF48C7" w:rsidRDefault="00AF48C7">
          <w:pPr>
            <w:pStyle w:val="TOC3"/>
            <w:rPr>
              <w:rFonts w:eastAsiaTheme="minorEastAsia"/>
              <w:b/>
              <w:sz w:val="22"/>
              <w:szCs w:val="22"/>
            </w:rPr>
          </w:pPr>
          <w:hyperlink w:anchor="_Toc104936241" w:history="1">
            <w:r w:rsidRPr="00AF48C7">
              <w:rPr>
                <w:rStyle w:val="Hyperlink"/>
                <w:b/>
              </w:rPr>
              <w:t>1.2.3</w:t>
            </w:r>
            <w:r w:rsidRPr="00AF48C7">
              <w:rPr>
                <w:rFonts w:eastAsiaTheme="minorEastAsia"/>
                <w:b/>
                <w:sz w:val="22"/>
                <w:szCs w:val="22"/>
              </w:rPr>
              <w:tab/>
            </w:r>
            <w:r w:rsidRPr="00AF48C7">
              <w:rPr>
                <w:rStyle w:val="Hyperlink"/>
                <w:b/>
              </w:rPr>
              <w:t>Tổng quan về Laravel Framework</w:t>
            </w:r>
            <w:r w:rsidRPr="00AF48C7">
              <w:rPr>
                <w:b/>
                <w:webHidden/>
              </w:rPr>
              <w:tab/>
            </w:r>
            <w:r w:rsidRPr="00AF48C7">
              <w:rPr>
                <w:b/>
                <w:webHidden/>
              </w:rPr>
              <w:fldChar w:fldCharType="begin"/>
            </w:r>
            <w:r w:rsidRPr="00AF48C7">
              <w:rPr>
                <w:b/>
                <w:webHidden/>
              </w:rPr>
              <w:instrText xml:space="preserve"> PAGEREF _Toc104936241 \h </w:instrText>
            </w:r>
            <w:r w:rsidRPr="00AF48C7">
              <w:rPr>
                <w:b/>
                <w:webHidden/>
              </w:rPr>
            </w:r>
            <w:r w:rsidRPr="00AF48C7">
              <w:rPr>
                <w:b/>
                <w:webHidden/>
              </w:rPr>
              <w:fldChar w:fldCharType="separate"/>
            </w:r>
            <w:r w:rsidRPr="00AF48C7">
              <w:rPr>
                <w:b/>
                <w:webHidden/>
              </w:rPr>
              <w:t>26</w:t>
            </w:r>
            <w:r w:rsidRPr="00AF48C7">
              <w:rPr>
                <w:b/>
                <w:webHidden/>
              </w:rPr>
              <w:fldChar w:fldCharType="end"/>
            </w:r>
          </w:hyperlink>
        </w:p>
        <w:p w14:paraId="19F4FF9B" w14:textId="4810F579"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42" w:history="1">
            <w:r w:rsidRPr="00AF48C7">
              <w:rPr>
                <w:rStyle w:val="Hyperlink"/>
                <w:rFonts w:asciiTheme="majorHAnsi" w:eastAsia="Calibri" w:hAnsiTheme="majorHAnsi" w:cstheme="majorHAnsi"/>
                <w:b/>
                <w:noProof/>
                <w:lang w:val="en-US"/>
              </w:rPr>
              <w:t>1.3</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Hệ quản trị cơ sở dữ liệu MongoDB</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_Toc104936242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28</w:t>
            </w:r>
            <w:r w:rsidRPr="00AF48C7">
              <w:rPr>
                <w:rFonts w:asciiTheme="majorHAnsi" w:hAnsiTheme="majorHAnsi" w:cstheme="majorHAnsi"/>
                <w:b/>
                <w:noProof/>
                <w:webHidden/>
              </w:rPr>
              <w:fldChar w:fldCharType="end"/>
            </w:r>
          </w:hyperlink>
        </w:p>
        <w:p w14:paraId="66FEAD1B" w14:textId="69616889" w:rsidR="00AF48C7" w:rsidRPr="00AF48C7" w:rsidRDefault="00AF48C7">
          <w:pPr>
            <w:pStyle w:val="TOC3"/>
            <w:rPr>
              <w:rFonts w:eastAsiaTheme="minorEastAsia"/>
              <w:b/>
              <w:sz w:val="22"/>
              <w:szCs w:val="22"/>
            </w:rPr>
          </w:pPr>
          <w:hyperlink w:anchor="_Toc104936243" w:history="1">
            <w:r w:rsidRPr="00AF48C7">
              <w:rPr>
                <w:rStyle w:val="Hyperlink"/>
                <w:b/>
              </w:rPr>
              <w:t>1.3.1</w:t>
            </w:r>
            <w:r w:rsidRPr="00AF48C7">
              <w:rPr>
                <w:rFonts w:eastAsiaTheme="minorEastAsia"/>
                <w:b/>
                <w:sz w:val="22"/>
                <w:szCs w:val="22"/>
              </w:rPr>
              <w:tab/>
            </w:r>
            <w:r w:rsidRPr="00AF48C7">
              <w:rPr>
                <w:rStyle w:val="Hyperlink"/>
                <w:b/>
              </w:rPr>
              <w:t>Tổng quan về hệ quản trị cơ sở dữ liệu MongoDB</w:t>
            </w:r>
            <w:r w:rsidRPr="00AF48C7">
              <w:rPr>
                <w:b/>
                <w:webHidden/>
              </w:rPr>
              <w:tab/>
            </w:r>
            <w:r w:rsidRPr="00AF48C7">
              <w:rPr>
                <w:b/>
                <w:webHidden/>
              </w:rPr>
              <w:fldChar w:fldCharType="begin"/>
            </w:r>
            <w:r w:rsidRPr="00AF48C7">
              <w:rPr>
                <w:b/>
                <w:webHidden/>
              </w:rPr>
              <w:instrText xml:space="preserve"> PAGEREF _Toc104936243 \h </w:instrText>
            </w:r>
            <w:r w:rsidRPr="00AF48C7">
              <w:rPr>
                <w:b/>
                <w:webHidden/>
              </w:rPr>
            </w:r>
            <w:r w:rsidRPr="00AF48C7">
              <w:rPr>
                <w:b/>
                <w:webHidden/>
              </w:rPr>
              <w:fldChar w:fldCharType="separate"/>
            </w:r>
            <w:r w:rsidRPr="00AF48C7">
              <w:rPr>
                <w:b/>
                <w:webHidden/>
              </w:rPr>
              <w:t>28</w:t>
            </w:r>
            <w:r w:rsidRPr="00AF48C7">
              <w:rPr>
                <w:b/>
                <w:webHidden/>
              </w:rPr>
              <w:fldChar w:fldCharType="end"/>
            </w:r>
          </w:hyperlink>
        </w:p>
        <w:p w14:paraId="5343CFCE" w14:textId="75895213" w:rsidR="00AF48C7" w:rsidRPr="00AF48C7" w:rsidRDefault="00AF48C7">
          <w:pPr>
            <w:pStyle w:val="TOC3"/>
            <w:rPr>
              <w:rFonts w:eastAsiaTheme="minorEastAsia"/>
              <w:b/>
              <w:sz w:val="22"/>
              <w:szCs w:val="22"/>
            </w:rPr>
          </w:pPr>
          <w:hyperlink w:anchor="_Toc104936244" w:history="1">
            <w:r w:rsidRPr="00AF48C7">
              <w:rPr>
                <w:rStyle w:val="Hyperlink"/>
                <w:b/>
              </w:rPr>
              <w:t>1.3.2</w:t>
            </w:r>
            <w:r w:rsidRPr="00AF48C7">
              <w:rPr>
                <w:rFonts w:eastAsiaTheme="minorEastAsia"/>
                <w:b/>
                <w:sz w:val="22"/>
                <w:szCs w:val="22"/>
              </w:rPr>
              <w:tab/>
            </w:r>
            <w:r w:rsidRPr="00AF48C7">
              <w:rPr>
                <w:rStyle w:val="Hyperlink"/>
                <w:b/>
              </w:rPr>
              <w:t>Mô</w:t>
            </w:r>
            <w:r w:rsidRPr="00AF48C7">
              <w:rPr>
                <w:rStyle w:val="Hyperlink"/>
                <w:b/>
                <w:spacing w:val="-7"/>
              </w:rPr>
              <w:t xml:space="preserve"> </w:t>
            </w:r>
            <w:r w:rsidRPr="00AF48C7">
              <w:rPr>
                <w:rStyle w:val="Hyperlink"/>
                <w:b/>
              </w:rPr>
              <w:t>hình</w:t>
            </w:r>
            <w:r w:rsidRPr="00AF48C7">
              <w:rPr>
                <w:rStyle w:val="Hyperlink"/>
                <w:b/>
                <w:spacing w:val="-3"/>
              </w:rPr>
              <w:t xml:space="preserve"> </w:t>
            </w:r>
            <w:r w:rsidRPr="00AF48C7">
              <w:rPr>
                <w:rStyle w:val="Hyperlink"/>
                <w:b/>
              </w:rPr>
              <w:t>dữ</w:t>
            </w:r>
            <w:r w:rsidRPr="00AF48C7">
              <w:rPr>
                <w:rStyle w:val="Hyperlink"/>
                <w:b/>
                <w:spacing w:val="-1"/>
              </w:rPr>
              <w:t xml:space="preserve"> </w:t>
            </w:r>
            <w:r w:rsidRPr="00AF48C7">
              <w:rPr>
                <w:rStyle w:val="Hyperlink"/>
                <w:b/>
              </w:rPr>
              <w:t>liệu</w:t>
            </w:r>
            <w:r w:rsidRPr="00AF48C7">
              <w:rPr>
                <w:b/>
                <w:webHidden/>
              </w:rPr>
              <w:tab/>
            </w:r>
            <w:r w:rsidRPr="00AF48C7">
              <w:rPr>
                <w:b/>
                <w:webHidden/>
              </w:rPr>
              <w:fldChar w:fldCharType="begin"/>
            </w:r>
            <w:r w:rsidRPr="00AF48C7">
              <w:rPr>
                <w:b/>
                <w:webHidden/>
              </w:rPr>
              <w:instrText xml:space="preserve"> PAGEREF _Toc104936244 \h </w:instrText>
            </w:r>
            <w:r w:rsidRPr="00AF48C7">
              <w:rPr>
                <w:b/>
                <w:webHidden/>
              </w:rPr>
            </w:r>
            <w:r w:rsidRPr="00AF48C7">
              <w:rPr>
                <w:b/>
                <w:webHidden/>
              </w:rPr>
              <w:fldChar w:fldCharType="separate"/>
            </w:r>
            <w:r w:rsidRPr="00AF48C7">
              <w:rPr>
                <w:b/>
                <w:webHidden/>
              </w:rPr>
              <w:t>33</w:t>
            </w:r>
            <w:r w:rsidRPr="00AF48C7">
              <w:rPr>
                <w:b/>
                <w:webHidden/>
              </w:rPr>
              <w:fldChar w:fldCharType="end"/>
            </w:r>
          </w:hyperlink>
        </w:p>
        <w:p w14:paraId="6B87FA5C" w14:textId="5134120E" w:rsidR="00AF48C7" w:rsidRPr="00AF48C7" w:rsidRDefault="00AF48C7">
          <w:pPr>
            <w:pStyle w:val="TOC3"/>
            <w:rPr>
              <w:rFonts w:eastAsiaTheme="minorEastAsia"/>
              <w:b/>
              <w:sz w:val="22"/>
              <w:szCs w:val="22"/>
            </w:rPr>
          </w:pPr>
          <w:hyperlink w:anchor="_Toc104936245" w:history="1">
            <w:r w:rsidRPr="00AF48C7">
              <w:rPr>
                <w:rStyle w:val="Hyperlink"/>
                <w:b/>
              </w:rPr>
              <w:t>1.3.3</w:t>
            </w:r>
            <w:r w:rsidRPr="00AF48C7">
              <w:rPr>
                <w:rFonts w:eastAsiaTheme="minorEastAsia"/>
                <w:b/>
                <w:sz w:val="22"/>
                <w:szCs w:val="22"/>
              </w:rPr>
              <w:tab/>
            </w:r>
            <w:r w:rsidRPr="00AF48C7">
              <w:rPr>
                <w:rStyle w:val="Hyperlink"/>
                <w:b/>
              </w:rPr>
              <w:t>Thiết</w:t>
            </w:r>
            <w:r w:rsidRPr="00AF48C7">
              <w:rPr>
                <w:rStyle w:val="Hyperlink"/>
                <w:b/>
                <w:spacing w:val="-1"/>
              </w:rPr>
              <w:t xml:space="preserve"> </w:t>
            </w:r>
            <w:r w:rsidRPr="00AF48C7">
              <w:rPr>
                <w:rStyle w:val="Hyperlink"/>
                <w:b/>
              </w:rPr>
              <w:t>kế</w:t>
            </w:r>
            <w:r w:rsidRPr="00AF48C7">
              <w:rPr>
                <w:rStyle w:val="Hyperlink"/>
                <w:b/>
                <w:spacing w:val="-3"/>
              </w:rPr>
              <w:t xml:space="preserve"> </w:t>
            </w:r>
            <w:r w:rsidRPr="00AF48C7">
              <w:rPr>
                <w:rStyle w:val="Hyperlink"/>
                <w:b/>
              </w:rPr>
              <w:t>mô</w:t>
            </w:r>
            <w:r w:rsidRPr="00AF48C7">
              <w:rPr>
                <w:rStyle w:val="Hyperlink"/>
                <w:b/>
                <w:spacing w:val="-4"/>
              </w:rPr>
              <w:t xml:space="preserve"> </w:t>
            </w:r>
            <w:r w:rsidRPr="00AF48C7">
              <w:rPr>
                <w:rStyle w:val="Hyperlink"/>
                <w:b/>
              </w:rPr>
              <w:t>hình</w:t>
            </w:r>
            <w:r w:rsidRPr="00AF48C7">
              <w:rPr>
                <w:rStyle w:val="Hyperlink"/>
                <w:b/>
                <w:spacing w:val="-4"/>
              </w:rPr>
              <w:t xml:space="preserve"> </w:t>
            </w:r>
            <w:r w:rsidRPr="00AF48C7">
              <w:rPr>
                <w:rStyle w:val="Hyperlink"/>
                <w:b/>
              </w:rPr>
              <w:t>dữ</w:t>
            </w:r>
            <w:r w:rsidRPr="00AF48C7">
              <w:rPr>
                <w:rStyle w:val="Hyperlink"/>
                <w:b/>
                <w:spacing w:val="-3"/>
              </w:rPr>
              <w:t xml:space="preserve"> </w:t>
            </w:r>
            <w:r w:rsidRPr="00AF48C7">
              <w:rPr>
                <w:rStyle w:val="Hyperlink"/>
                <w:b/>
              </w:rPr>
              <w:t>liệu</w:t>
            </w:r>
            <w:r w:rsidRPr="00AF48C7">
              <w:rPr>
                <w:b/>
                <w:webHidden/>
              </w:rPr>
              <w:tab/>
            </w:r>
            <w:r w:rsidRPr="00AF48C7">
              <w:rPr>
                <w:b/>
                <w:webHidden/>
              </w:rPr>
              <w:fldChar w:fldCharType="begin"/>
            </w:r>
            <w:r w:rsidRPr="00AF48C7">
              <w:rPr>
                <w:b/>
                <w:webHidden/>
              </w:rPr>
              <w:instrText xml:space="preserve"> PAGEREF _Toc104936245 \h </w:instrText>
            </w:r>
            <w:r w:rsidRPr="00AF48C7">
              <w:rPr>
                <w:b/>
                <w:webHidden/>
              </w:rPr>
            </w:r>
            <w:r w:rsidRPr="00AF48C7">
              <w:rPr>
                <w:b/>
                <w:webHidden/>
              </w:rPr>
              <w:fldChar w:fldCharType="separate"/>
            </w:r>
            <w:r w:rsidRPr="00AF48C7">
              <w:rPr>
                <w:b/>
                <w:webHidden/>
              </w:rPr>
              <w:t>34</w:t>
            </w:r>
            <w:r w:rsidRPr="00AF48C7">
              <w:rPr>
                <w:b/>
                <w:webHidden/>
              </w:rPr>
              <w:fldChar w:fldCharType="end"/>
            </w:r>
          </w:hyperlink>
        </w:p>
        <w:p w14:paraId="5A9C842C" w14:textId="133AD908" w:rsidR="00AF48C7" w:rsidRPr="00AF48C7" w:rsidRDefault="00AF48C7">
          <w:pPr>
            <w:pStyle w:val="TOC3"/>
            <w:rPr>
              <w:rFonts w:eastAsiaTheme="minorEastAsia"/>
              <w:b/>
              <w:sz w:val="22"/>
              <w:szCs w:val="22"/>
            </w:rPr>
          </w:pPr>
          <w:hyperlink w:anchor="_Toc104936246" w:history="1">
            <w:r w:rsidRPr="00AF48C7">
              <w:rPr>
                <w:rStyle w:val="Hyperlink"/>
                <w:b/>
              </w:rPr>
              <w:t>1.3.4</w:t>
            </w:r>
            <w:r w:rsidRPr="00AF48C7">
              <w:rPr>
                <w:rFonts w:eastAsiaTheme="minorEastAsia"/>
                <w:b/>
                <w:sz w:val="22"/>
                <w:szCs w:val="22"/>
              </w:rPr>
              <w:tab/>
            </w:r>
            <w:r w:rsidRPr="00AF48C7">
              <w:rPr>
                <w:rStyle w:val="Hyperlink"/>
                <w:b/>
              </w:rPr>
              <w:t>Chỉ</w:t>
            </w:r>
            <w:r w:rsidRPr="00AF48C7">
              <w:rPr>
                <w:rStyle w:val="Hyperlink"/>
                <w:b/>
                <w:spacing w:val="-7"/>
              </w:rPr>
              <w:t xml:space="preserve"> </w:t>
            </w:r>
            <w:r w:rsidRPr="00AF48C7">
              <w:rPr>
                <w:rStyle w:val="Hyperlink"/>
                <w:b/>
              </w:rPr>
              <w:t>mục</w:t>
            </w:r>
            <w:r w:rsidRPr="00AF48C7">
              <w:rPr>
                <w:rStyle w:val="Hyperlink"/>
                <w:b/>
                <w:spacing w:val="-5"/>
              </w:rPr>
              <w:t xml:space="preserve"> </w:t>
            </w:r>
            <w:r w:rsidRPr="00AF48C7">
              <w:rPr>
                <w:rStyle w:val="Hyperlink"/>
                <w:b/>
              </w:rPr>
              <w:t>(Index)</w:t>
            </w:r>
            <w:r w:rsidRPr="00AF48C7">
              <w:rPr>
                <w:b/>
                <w:webHidden/>
              </w:rPr>
              <w:tab/>
            </w:r>
            <w:r w:rsidRPr="00AF48C7">
              <w:rPr>
                <w:b/>
                <w:webHidden/>
              </w:rPr>
              <w:fldChar w:fldCharType="begin"/>
            </w:r>
            <w:r w:rsidRPr="00AF48C7">
              <w:rPr>
                <w:b/>
                <w:webHidden/>
              </w:rPr>
              <w:instrText xml:space="preserve"> PAGEREF _Toc104936246 \h </w:instrText>
            </w:r>
            <w:r w:rsidRPr="00AF48C7">
              <w:rPr>
                <w:b/>
                <w:webHidden/>
              </w:rPr>
            </w:r>
            <w:r w:rsidRPr="00AF48C7">
              <w:rPr>
                <w:b/>
                <w:webHidden/>
              </w:rPr>
              <w:fldChar w:fldCharType="separate"/>
            </w:r>
            <w:r w:rsidRPr="00AF48C7">
              <w:rPr>
                <w:b/>
                <w:webHidden/>
              </w:rPr>
              <w:t>36</w:t>
            </w:r>
            <w:r w:rsidRPr="00AF48C7">
              <w:rPr>
                <w:b/>
                <w:webHidden/>
              </w:rPr>
              <w:fldChar w:fldCharType="end"/>
            </w:r>
          </w:hyperlink>
        </w:p>
        <w:p w14:paraId="4187636D" w14:textId="46A436DA" w:rsidR="00AF48C7" w:rsidRPr="00AF48C7" w:rsidRDefault="00AF48C7">
          <w:pPr>
            <w:pStyle w:val="TOC3"/>
            <w:rPr>
              <w:rFonts w:eastAsiaTheme="minorEastAsia"/>
              <w:b/>
              <w:sz w:val="22"/>
              <w:szCs w:val="22"/>
            </w:rPr>
          </w:pPr>
          <w:hyperlink w:anchor="_Toc104936247" w:history="1">
            <w:r w:rsidRPr="00AF48C7">
              <w:rPr>
                <w:rStyle w:val="Hyperlink"/>
                <w:b/>
              </w:rPr>
              <w:t>1.3.5</w:t>
            </w:r>
            <w:r w:rsidRPr="00AF48C7">
              <w:rPr>
                <w:rFonts w:eastAsiaTheme="minorEastAsia"/>
                <w:b/>
                <w:sz w:val="22"/>
                <w:szCs w:val="22"/>
              </w:rPr>
              <w:tab/>
            </w:r>
            <w:r w:rsidRPr="00AF48C7">
              <w:rPr>
                <w:rStyle w:val="Hyperlink"/>
                <w:b/>
              </w:rPr>
              <w:t>Mô</w:t>
            </w:r>
            <w:r w:rsidRPr="00AF48C7">
              <w:rPr>
                <w:rStyle w:val="Hyperlink"/>
                <w:b/>
                <w:spacing w:val="-7"/>
              </w:rPr>
              <w:t xml:space="preserve"> </w:t>
            </w:r>
            <w:r w:rsidRPr="00AF48C7">
              <w:rPr>
                <w:rStyle w:val="Hyperlink"/>
                <w:b/>
              </w:rPr>
              <w:t>hình</w:t>
            </w:r>
            <w:r w:rsidRPr="00AF48C7">
              <w:rPr>
                <w:rStyle w:val="Hyperlink"/>
                <w:b/>
                <w:spacing w:val="-3"/>
              </w:rPr>
              <w:t xml:space="preserve"> </w:t>
            </w:r>
            <w:r w:rsidRPr="00AF48C7">
              <w:rPr>
                <w:rStyle w:val="Hyperlink"/>
                <w:b/>
              </w:rPr>
              <w:t>truy</w:t>
            </w:r>
            <w:r w:rsidRPr="00AF48C7">
              <w:rPr>
                <w:rStyle w:val="Hyperlink"/>
                <w:b/>
                <w:spacing w:val="-3"/>
              </w:rPr>
              <w:t xml:space="preserve"> </w:t>
            </w:r>
            <w:r w:rsidRPr="00AF48C7">
              <w:rPr>
                <w:rStyle w:val="Hyperlink"/>
                <w:b/>
              </w:rPr>
              <w:t>vấn</w:t>
            </w:r>
            <w:r w:rsidRPr="00AF48C7">
              <w:rPr>
                <w:b/>
                <w:webHidden/>
              </w:rPr>
              <w:tab/>
            </w:r>
            <w:r w:rsidRPr="00AF48C7">
              <w:rPr>
                <w:b/>
                <w:webHidden/>
              </w:rPr>
              <w:fldChar w:fldCharType="begin"/>
            </w:r>
            <w:r w:rsidRPr="00AF48C7">
              <w:rPr>
                <w:b/>
                <w:webHidden/>
              </w:rPr>
              <w:instrText xml:space="preserve"> PAGEREF _Toc104936247 \h </w:instrText>
            </w:r>
            <w:r w:rsidRPr="00AF48C7">
              <w:rPr>
                <w:b/>
                <w:webHidden/>
              </w:rPr>
            </w:r>
            <w:r w:rsidRPr="00AF48C7">
              <w:rPr>
                <w:b/>
                <w:webHidden/>
              </w:rPr>
              <w:fldChar w:fldCharType="separate"/>
            </w:r>
            <w:r w:rsidRPr="00AF48C7">
              <w:rPr>
                <w:b/>
                <w:webHidden/>
              </w:rPr>
              <w:t>38</w:t>
            </w:r>
            <w:r w:rsidRPr="00AF48C7">
              <w:rPr>
                <w:b/>
                <w:webHidden/>
              </w:rPr>
              <w:fldChar w:fldCharType="end"/>
            </w:r>
          </w:hyperlink>
        </w:p>
        <w:p w14:paraId="01FE2577" w14:textId="4BC1B4AA" w:rsidR="00AF48C7" w:rsidRPr="00AF48C7" w:rsidRDefault="00AF48C7">
          <w:pPr>
            <w:pStyle w:val="TOC1"/>
            <w:rPr>
              <w:rFonts w:eastAsiaTheme="minorEastAsia"/>
              <w:sz w:val="22"/>
              <w:szCs w:val="22"/>
            </w:rPr>
          </w:pPr>
          <w:hyperlink w:anchor="_Toc104936248" w:history="1">
            <w:r w:rsidRPr="00AF48C7">
              <w:rPr>
                <w:rStyle w:val="Hyperlink"/>
              </w:rPr>
              <w:t>CHƯƠNG II: PHÂN TÍCH VÀ THIẾT KẾ HỆ THỐNG</w:t>
            </w:r>
            <w:r w:rsidRPr="00AF48C7">
              <w:rPr>
                <w:webHidden/>
              </w:rPr>
              <w:tab/>
            </w:r>
            <w:r w:rsidRPr="00AF48C7">
              <w:rPr>
                <w:webHidden/>
              </w:rPr>
              <w:fldChar w:fldCharType="begin"/>
            </w:r>
            <w:r w:rsidRPr="00AF48C7">
              <w:rPr>
                <w:webHidden/>
              </w:rPr>
              <w:instrText xml:space="preserve"> PAGEREF _Toc104936248 \h </w:instrText>
            </w:r>
            <w:r w:rsidRPr="00AF48C7">
              <w:rPr>
                <w:webHidden/>
              </w:rPr>
            </w:r>
            <w:r w:rsidRPr="00AF48C7">
              <w:rPr>
                <w:webHidden/>
              </w:rPr>
              <w:fldChar w:fldCharType="separate"/>
            </w:r>
            <w:r w:rsidRPr="00AF48C7">
              <w:rPr>
                <w:webHidden/>
              </w:rPr>
              <w:t>41</w:t>
            </w:r>
            <w:r w:rsidRPr="00AF48C7">
              <w:rPr>
                <w:webHidden/>
              </w:rPr>
              <w:fldChar w:fldCharType="end"/>
            </w:r>
          </w:hyperlink>
        </w:p>
        <w:p w14:paraId="0DF00A0B" w14:textId="14E8CEA4"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53" w:history="1">
            <w:r w:rsidRPr="00AF48C7">
              <w:rPr>
                <w:rStyle w:val="Hyperlink"/>
                <w:rFonts w:asciiTheme="majorHAnsi" w:eastAsia="Calibri" w:hAnsiTheme="majorHAnsi" w:cstheme="majorHAnsi"/>
                <w:b/>
                <w:noProof/>
                <w:lang w:val="en-US"/>
              </w:rPr>
              <w:t>2.1</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Phân tích yêu cầu đề tài</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_Toc104936253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41</w:t>
            </w:r>
            <w:r w:rsidRPr="00AF48C7">
              <w:rPr>
                <w:rFonts w:asciiTheme="majorHAnsi" w:hAnsiTheme="majorHAnsi" w:cstheme="majorHAnsi"/>
                <w:b/>
                <w:noProof/>
                <w:webHidden/>
              </w:rPr>
              <w:fldChar w:fldCharType="end"/>
            </w:r>
          </w:hyperlink>
        </w:p>
        <w:p w14:paraId="4CBE0A3C" w14:textId="75ECD5FE" w:rsidR="00AF48C7" w:rsidRPr="00AF48C7" w:rsidRDefault="00AF48C7">
          <w:pPr>
            <w:pStyle w:val="TOC3"/>
            <w:rPr>
              <w:rFonts w:eastAsiaTheme="minorEastAsia"/>
              <w:b/>
              <w:sz w:val="22"/>
              <w:szCs w:val="22"/>
            </w:rPr>
          </w:pPr>
          <w:hyperlink w:anchor="_Toc104936254" w:history="1">
            <w:r w:rsidRPr="00AF48C7">
              <w:rPr>
                <w:rStyle w:val="Hyperlink"/>
                <w:b/>
              </w:rPr>
              <w:t>2.1.1</w:t>
            </w:r>
            <w:r w:rsidRPr="00AF48C7">
              <w:rPr>
                <w:rFonts w:eastAsiaTheme="minorEastAsia"/>
                <w:b/>
                <w:sz w:val="22"/>
                <w:szCs w:val="22"/>
              </w:rPr>
              <w:tab/>
            </w:r>
            <w:r w:rsidRPr="00AF48C7">
              <w:rPr>
                <w:rStyle w:val="Hyperlink"/>
                <w:b/>
              </w:rPr>
              <w:t>Phát biểu bài toán</w:t>
            </w:r>
            <w:r w:rsidRPr="00AF48C7">
              <w:rPr>
                <w:b/>
                <w:webHidden/>
              </w:rPr>
              <w:tab/>
            </w:r>
            <w:r w:rsidRPr="00AF48C7">
              <w:rPr>
                <w:b/>
                <w:webHidden/>
              </w:rPr>
              <w:fldChar w:fldCharType="begin"/>
            </w:r>
            <w:r w:rsidRPr="00AF48C7">
              <w:rPr>
                <w:b/>
                <w:webHidden/>
              </w:rPr>
              <w:instrText xml:space="preserve"> PAGEREF _Toc104936254 \h </w:instrText>
            </w:r>
            <w:r w:rsidRPr="00AF48C7">
              <w:rPr>
                <w:b/>
                <w:webHidden/>
              </w:rPr>
            </w:r>
            <w:r w:rsidRPr="00AF48C7">
              <w:rPr>
                <w:b/>
                <w:webHidden/>
              </w:rPr>
              <w:fldChar w:fldCharType="separate"/>
            </w:r>
            <w:r w:rsidRPr="00AF48C7">
              <w:rPr>
                <w:b/>
                <w:webHidden/>
              </w:rPr>
              <w:t>41</w:t>
            </w:r>
            <w:r w:rsidRPr="00AF48C7">
              <w:rPr>
                <w:b/>
                <w:webHidden/>
              </w:rPr>
              <w:fldChar w:fldCharType="end"/>
            </w:r>
          </w:hyperlink>
        </w:p>
        <w:p w14:paraId="319B8028" w14:textId="6FDA7D28" w:rsidR="00AF48C7" w:rsidRPr="00AF48C7" w:rsidRDefault="00AF48C7">
          <w:pPr>
            <w:pStyle w:val="TOC3"/>
            <w:rPr>
              <w:rFonts w:eastAsiaTheme="minorEastAsia"/>
              <w:b/>
              <w:sz w:val="22"/>
              <w:szCs w:val="22"/>
            </w:rPr>
          </w:pPr>
          <w:hyperlink w:anchor="_Toc104936255" w:history="1">
            <w:r w:rsidRPr="00AF48C7">
              <w:rPr>
                <w:rStyle w:val="Hyperlink"/>
                <w:b/>
              </w:rPr>
              <w:t>2.1.2</w:t>
            </w:r>
            <w:r w:rsidRPr="00AF48C7">
              <w:rPr>
                <w:rFonts w:eastAsiaTheme="minorEastAsia"/>
                <w:b/>
                <w:sz w:val="22"/>
                <w:szCs w:val="22"/>
              </w:rPr>
              <w:tab/>
            </w:r>
            <w:r w:rsidRPr="00AF48C7">
              <w:rPr>
                <w:rStyle w:val="Hyperlink"/>
                <w:b/>
              </w:rPr>
              <w:t>Yêu cầu bài toán</w:t>
            </w:r>
            <w:r w:rsidRPr="00AF48C7">
              <w:rPr>
                <w:b/>
                <w:webHidden/>
              </w:rPr>
              <w:tab/>
            </w:r>
            <w:r w:rsidRPr="00AF48C7">
              <w:rPr>
                <w:b/>
                <w:webHidden/>
              </w:rPr>
              <w:fldChar w:fldCharType="begin"/>
            </w:r>
            <w:r w:rsidRPr="00AF48C7">
              <w:rPr>
                <w:b/>
                <w:webHidden/>
              </w:rPr>
              <w:instrText xml:space="preserve"> PAGEREF _Toc104936255 \h </w:instrText>
            </w:r>
            <w:r w:rsidRPr="00AF48C7">
              <w:rPr>
                <w:b/>
                <w:webHidden/>
              </w:rPr>
            </w:r>
            <w:r w:rsidRPr="00AF48C7">
              <w:rPr>
                <w:b/>
                <w:webHidden/>
              </w:rPr>
              <w:fldChar w:fldCharType="separate"/>
            </w:r>
            <w:r w:rsidRPr="00AF48C7">
              <w:rPr>
                <w:b/>
                <w:webHidden/>
              </w:rPr>
              <w:t>42</w:t>
            </w:r>
            <w:r w:rsidRPr="00AF48C7">
              <w:rPr>
                <w:b/>
                <w:webHidden/>
              </w:rPr>
              <w:fldChar w:fldCharType="end"/>
            </w:r>
          </w:hyperlink>
        </w:p>
        <w:p w14:paraId="359048A3" w14:textId="7BA67BFF"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56" w:history="1">
            <w:r w:rsidRPr="00AF48C7">
              <w:rPr>
                <w:rStyle w:val="Hyperlink"/>
                <w:rFonts w:asciiTheme="majorHAnsi" w:eastAsia="Calibri" w:hAnsiTheme="majorHAnsi" w:cstheme="majorHAnsi"/>
                <w:b/>
                <w:noProof/>
                <w:lang w:val="en-US"/>
              </w:rPr>
              <w:t>2.2</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Nghiên cứu hiện trạng</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_Toc104936256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43</w:t>
            </w:r>
            <w:r w:rsidRPr="00AF48C7">
              <w:rPr>
                <w:rFonts w:asciiTheme="majorHAnsi" w:hAnsiTheme="majorHAnsi" w:cstheme="majorHAnsi"/>
                <w:b/>
                <w:noProof/>
                <w:webHidden/>
              </w:rPr>
              <w:fldChar w:fldCharType="end"/>
            </w:r>
          </w:hyperlink>
        </w:p>
        <w:p w14:paraId="7B3F6157" w14:textId="715D1E29"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57" w:history="1">
            <w:r w:rsidRPr="00AF48C7">
              <w:rPr>
                <w:rStyle w:val="Hyperlink"/>
                <w:rFonts w:asciiTheme="majorHAnsi" w:eastAsia="Calibri" w:hAnsiTheme="majorHAnsi" w:cstheme="majorHAnsi"/>
                <w:b/>
                <w:noProof/>
                <w:lang w:val="en-US"/>
              </w:rPr>
              <w:t>2.3</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Đặc tả hệ thống</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_Toc104936257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43</w:t>
            </w:r>
            <w:r w:rsidRPr="00AF48C7">
              <w:rPr>
                <w:rFonts w:asciiTheme="majorHAnsi" w:hAnsiTheme="majorHAnsi" w:cstheme="majorHAnsi"/>
                <w:b/>
                <w:noProof/>
                <w:webHidden/>
              </w:rPr>
              <w:fldChar w:fldCharType="end"/>
            </w:r>
          </w:hyperlink>
        </w:p>
        <w:p w14:paraId="4986356D" w14:textId="239E5CD8"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58" w:history="1">
            <w:r w:rsidRPr="00AF48C7">
              <w:rPr>
                <w:rStyle w:val="Hyperlink"/>
                <w:rFonts w:asciiTheme="majorHAnsi" w:eastAsia="Calibri" w:hAnsiTheme="majorHAnsi" w:cstheme="majorHAnsi"/>
                <w:b/>
                <w:noProof/>
                <w:lang w:val="en-US"/>
              </w:rPr>
              <w:t>2.4</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Sơ đồ use-case</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_Toc104936258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43</w:t>
            </w:r>
            <w:r w:rsidRPr="00AF48C7">
              <w:rPr>
                <w:rFonts w:asciiTheme="majorHAnsi" w:hAnsiTheme="majorHAnsi" w:cstheme="majorHAnsi"/>
                <w:b/>
                <w:noProof/>
                <w:webHidden/>
              </w:rPr>
              <w:fldChar w:fldCharType="end"/>
            </w:r>
          </w:hyperlink>
        </w:p>
        <w:p w14:paraId="3CBC62F3" w14:textId="424C6891" w:rsidR="00AF48C7" w:rsidRPr="00AF48C7" w:rsidRDefault="00AF48C7">
          <w:pPr>
            <w:pStyle w:val="TOC3"/>
            <w:rPr>
              <w:rFonts w:eastAsiaTheme="minorEastAsia"/>
              <w:b/>
              <w:sz w:val="22"/>
              <w:szCs w:val="22"/>
            </w:rPr>
          </w:pPr>
          <w:hyperlink w:anchor="_Toc104936259" w:history="1">
            <w:r w:rsidRPr="00AF48C7">
              <w:rPr>
                <w:rStyle w:val="Hyperlink"/>
                <w:b/>
              </w:rPr>
              <w:t>2.4.1</w:t>
            </w:r>
            <w:r w:rsidRPr="00AF48C7">
              <w:rPr>
                <w:rFonts w:eastAsiaTheme="minorEastAsia"/>
                <w:b/>
                <w:sz w:val="22"/>
                <w:szCs w:val="22"/>
              </w:rPr>
              <w:tab/>
            </w:r>
            <w:r w:rsidRPr="00AF48C7">
              <w:rPr>
                <w:rStyle w:val="Hyperlink"/>
                <w:b/>
              </w:rPr>
              <w:t>Sơ đồ use-case của khách hàng</w:t>
            </w:r>
            <w:r w:rsidRPr="00AF48C7">
              <w:rPr>
                <w:b/>
                <w:webHidden/>
              </w:rPr>
              <w:tab/>
            </w:r>
            <w:r w:rsidRPr="00AF48C7">
              <w:rPr>
                <w:b/>
                <w:webHidden/>
              </w:rPr>
              <w:fldChar w:fldCharType="begin"/>
            </w:r>
            <w:r w:rsidRPr="00AF48C7">
              <w:rPr>
                <w:b/>
                <w:webHidden/>
              </w:rPr>
              <w:instrText xml:space="preserve"> PAGEREF _Toc104936259 \h </w:instrText>
            </w:r>
            <w:r w:rsidRPr="00AF48C7">
              <w:rPr>
                <w:b/>
                <w:webHidden/>
              </w:rPr>
            </w:r>
            <w:r w:rsidRPr="00AF48C7">
              <w:rPr>
                <w:b/>
                <w:webHidden/>
              </w:rPr>
              <w:fldChar w:fldCharType="separate"/>
            </w:r>
            <w:r w:rsidRPr="00AF48C7">
              <w:rPr>
                <w:b/>
                <w:webHidden/>
              </w:rPr>
              <w:t>44</w:t>
            </w:r>
            <w:r w:rsidRPr="00AF48C7">
              <w:rPr>
                <w:b/>
                <w:webHidden/>
              </w:rPr>
              <w:fldChar w:fldCharType="end"/>
            </w:r>
          </w:hyperlink>
        </w:p>
        <w:p w14:paraId="222CE1A4" w14:textId="774B2BCA" w:rsidR="00AF48C7" w:rsidRPr="00AF48C7" w:rsidRDefault="00AF48C7">
          <w:pPr>
            <w:pStyle w:val="TOC3"/>
            <w:rPr>
              <w:rFonts w:eastAsiaTheme="minorEastAsia"/>
              <w:b/>
              <w:sz w:val="22"/>
              <w:szCs w:val="22"/>
            </w:rPr>
          </w:pPr>
          <w:hyperlink w:anchor="_Toc104936260" w:history="1">
            <w:r w:rsidRPr="00AF48C7">
              <w:rPr>
                <w:rStyle w:val="Hyperlink"/>
                <w:b/>
              </w:rPr>
              <w:t>2.4.2</w:t>
            </w:r>
            <w:r w:rsidRPr="00AF48C7">
              <w:rPr>
                <w:rFonts w:eastAsiaTheme="minorEastAsia"/>
                <w:b/>
                <w:sz w:val="22"/>
                <w:szCs w:val="22"/>
              </w:rPr>
              <w:tab/>
            </w:r>
            <w:r w:rsidRPr="00AF48C7">
              <w:rPr>
                <w:rStyle w:val="Hyperlink"/>
                <w:b/>
              </w:rPr>
              <w:t>Sơ đồ use-case của khách hàng – thành viên</w:t>
            </w:r>
            <w:r w:rsidRPr="00AF48C7">
              <w:rPr>
                <w:b/>
                <w:webHidden/>
              </w:rPr>
              <w:tab/>
            </w:r>
            <w:r w:rsidRPr="00AF48C7">
              <w:rPr>
                <w:b/>
                <w:webHidden/>
              </w:rPr>
              <w:fldChar w:fldCharType="begin"/>
            </w:r>
            <w:r w:rsidRPr="00AF48C7">
              <w:rPr>
                <w:b/>
                <w:webHidden/>
              </w:rPr>
              <w:instrText xml:space="preserve"> PAGEREF _Toc104936260 \h </w:instrText>
            </w:r>
            <w:r w:rsidRPr="00AF48C7">
              <w:rPr>
                <w:b/>
                <w:webHidden/>
              </w:rPr>
            </w:r>
            <w:r w:rsidRPr="00AF48C7">
              <w:rPr>
                <w:b/>
                <w:webHidden/>
              </w:rPr>
              <w:fldChar w:fldCharType="separate"/>
            </w:r>
            <w:r w:rsidRPr="00AF48C7">
              <w:rPr>
                <w:b/>
                <w:webHidden/>
              </w:rPr>
              <w:t>44</w:t>
            </w:r>
            <w:r w:rsidRPr="00AF48C7">
              <w:rPr>
                <w:b/>
                <w:webHidden/>
              </w:rPr>
              <w:fldChar w:fldCharType="end"/>
            </w:r>
          </w:hyperlink>
        </w:p>
        <w:p w14:paraId="2ED9107E" w14:textId="40805E09" w:rsidR="00AF48C7" w:rsidRPr="00AF48C7" w:rsidRDefault="00AF48C7">
          <w:pPr>
            <w:pStyle w:val="TOC3"/>
            <w:rPr>
              <w:rFonts w:eastAsiaTheme="minorEastAsia"/>
              <w:b/>
              <w:sz w:val="22"/>
              <w:szCs w:val="22"/>
            </w:rPr>
          </w:pPr>
          <w:hyperlink w:anchor="_Toc104936261" w:history="1">
            <w:r w:rsidRPr="00AF48C7">
              <w:rPr>
                <w:rStyle w:val="Hyperlink"/>
                <w:b/>
              </w:rPr>
              <w:t>2.4.3</w:t>
            </w:r>
            <w:r w:rsidRPr="00AF48C7">
              <w:rPr>
                <w:rFonts w:eastAsiaTheme="minorEastAsia"/>
                <w:b/>
                <w:sz w:val="22"/>
                <w:szCs w:val="22"/>
              </w:rPr>
              <w:tab/>
            </w:r>
            <w:r w:rsidRPr="00AF48C7">
              <w:rPr>
                <w:rStyle w:val="Hyperlink"/>
                <w:b/>
              </w:rPr>
              <w:t>Sơ đồ use-case của người quản lí</w:t>
            </w:r>
            <w:r w:rsidRPr="00AF48C7">
              <w:rPr>
                <w:b/>
                <w:webHidden/>
              </w:rPr>
              <w:tab/>
            </w:r>
            <w:r w:rsidRPr="00AF48C7">
              <w:rPr>
                <w:b/>
                <w:webHidden/>
              </w:rPr>
              <w:fldChar w:fldCharType="begin"/>
            </w:r>
            <w:r w:rsidRPr="00AF48C7">
              <w:rPr>
                <w:b/>
                <w:webHidden/>
              </w:rPr>
              <w:instrText xml:space="preserve"> PAGEREF _Toc104936261 \h </w:instrText>
            </w:r>
            <w:r w:rsidRPr="00AF48C7">
              <w:rPr>
                <w:b/>
                <w:webHidden/>
              </w:rPr>
            </w:r>
            <w:r w:rsidRPr="00AF48C7">
              <w:rPr>
                <w:b/>
                <w:webHidden/>
              </w:rPr>
              <w:fldChar w:fldCharType="separate"/>
            </w:r>
            <w:r w:rsidRPr="00AF48C7">
              <w:rPr>
                <w:b/>
                <w:webHidden/>
              </w:rPr>
              <w:t>45</w:t>
            </w:r>
            <w:r w:rsidRPr="00AF48C7">
              <w:rPr>
                <w:b/>
                <w:webHidden/>
              </w:rPr>
              <w:fldChar w:fldCharType="end"/>
            </w:r>
          </w:hyperlink>
        </w:p>
        <w:p w14:paraId="585A894A" w14:textId="6F5B7278"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62" w:history="1">
            <w:r w:rsidRPr="00AF48C7">
              <w:rPr>
                <w:rStyle w:val="Hyperlink"/>
                <w:rFonts w:asciiTheme="majorHAnsi" w:eastAsia="Calibri" w:hAnsiTheme="majorHAnsi" w:cstheme="majorHAnsi"/>
                <w:b/>
                <w:noProof/>
                <w:lang w:val="en-US"/>
              </w:rPr>
              <w:t>2.5</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Biểu đồ phân rã chức năng</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_Toc104936262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45</w:t>
            </w:r>
            <w:r w:rsidRPr="00AF48C7">
              <w:rPr>
                <w:rFonts w:asciiTheme="majorHAnsi" w:hAnsiTheme="majorHAnsi" w:cstheme="majorHAnsi"/>
                <w:b/>
                <w:noProof/>
                <w:webHidden/>
              </w:rPr>
              <w:fldChar w:fldCharType="end"/>
            </w:r>
          </w:hyperlink>
        </w:p>
        <w:p w14:paraId="2451BBB8" w14:textId="72E636A7"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63" w:history="1">
            <w:r w:rsidRPr="00AF48C7">
              <w:rPr>
                <w:rStyle w:val="Hyperlink"/>
                <w:rFonts w:asciiTheme="majorHAnsi" w:eastAsia="Calibri" w:hAnsiTheme="majorHAnsi" w:cstheme="majorHAnsi"/>
                <w:b/>
                <w:noProof/>
                <w:lang w:val="en-US"/>
              </w:rPr>
              <w:t>2.6</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Biểu đồ tuần tự</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_Toc104936263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46</w:t>
            </w:r>
            <w:r w:rsidRPr="00AF48C7">
              <w:rPr>
                <w:rFonts w:asciiTheme="majorHAnsi" w:hAnsiTheme="majorHAnsi" w:cstheme="majorHAnsi"/>
                <w:b/>
                <w:noProof/>
                <w:webHidden/>
              </w:rPr>
              <w:fldChar w:fldCharType="end"/>
            </w:r>
          </w:hyperlink>
        </w:p>
        <w:p w14:paraId="6E9B4188" w14:textId="21EF7056" w:rsidR="00AF48C7" w:rsidRPr="00AF48C7" w:rsidRDefault="00AF48C7">
          <w:pPr>
            <w:pStyle w:val="TOC3"/>
            <w:rPr>
              <w:rFonts w:eastAsiaTheme="minorEastAsia"/>
              <w:b/>
              <w:sz w:val="22"/>
              <w:szCs w:val="22"/>
            </w:rPr>
          </w:pPr>
          <w:hyperlink w:anchor="_Toc104936264" w:history="1">
            <w:r w:rsidRPr="00AF48C7">
              <w:rPr>
                <w:rStyle w:val="Hyperlink"/>
                <w:b/>
              </w:rPr>
              <w:t>2.6.1</w:t>
            </w:r>
            <w:r w:rsidRPr="00AF48C7">
              <w:rPr>
                <w:rFonts w:eastAsiaTheme="minorEastAsia"/>
                <w:b/>
                <w:sz w:val="22"/>
                <w:szCs w:val="22"/>
              </w:rPr>
              <w:tab/>
            </w:r>
            <w:r w:rsidRPr="00AF48C7">
              <w:rPr>
                <w:rStyle w:val="Hyperlink"/>
                <w:b/>
              </w:rPr>
              <w:t>Biểu đồ tuần tự đăng nhập</w:t>
            </w:r>
            <w:r w:rsidRPr="00AF48C7">
              <w:rPr>
                <w:b/>
                <w:webHidden/>
              </w:rPr>
              <w:tab/>
            </w:r>
            <w:r w:rsidRPr="00AF48C7">
              <w:rPr>
                <w:b/>
                <w:webHidden/>
              </w:rPr>
              <w:fldChar w:fldCharType="begin"/>
            </w:r>
            <w:r w:rsidRPr="00AF48C7">
              <w:rPr>
                <w:b/>
                <w:webHidden/>
              </w:rPr>
              <w:instrText xml:space="preserve"> PAGEREF _Toc104936264 \h </w:instrText>
            </w:r>
            <w:r w:rsidRPr="00AF48C7">
              <w:rPr>
                <w:b/>
                <w:webHidden/>
              </w:rPr>
            </w:r>
            <w:r w:rsidRPr="00AF48C7">
              <w:rPr>
                <w:b/>
                <w:webHidden/>
              </w:rPr>
              <w:fldChar w:fldCharType="separate"/>
            </w:r>
            <w:r w:rsidRPr="00AF48C7">
              <w:rPr>
                <w:b/>
                <w:webHidden/>
              </w:rPr>
              <w:t>46</w:t>
            </w:r>
            <w:r w:rsidRPr="00AF48C7">
              <w:rPr>
                <w:b/>
                <w:webHidden/>
              </w:rPr>
              <w:fldChar w:fldCharType="end"/>
            </w:r>
          </w:hyperlink>
        </w:p>
        <w:p w14:paraId="552DE761" w14:textId="597C0895" w:rsidR="00AF48C7" w:rsidRPr="00AF48C7" w:rsidRDefault="00AF48C7">
          <w:pPr>
            <w:pStyle w:val="TOC3"/>
            <w:rPr>
              <w:rFonts w:eastAsiaTheme="minorEastAsia"/>
              <w:b/>
              <w:sz w:val="22"/>
              <w:szCs w:val="22"/>
            </w:rPr>
          </w:pPr>
          <w:hyperlink w:anchor="_Toc104936265" w:history="1">
            <w:r w:rsidRPr="00AF48C7">
              <w:rPr>
                <w:rStyle w:val="Hyperlink"/>
                <w:b/>
              </w:rPr>
              <w:t>2.6.2</w:t>
            </w:r>
            <w:r w:rsidRPr="00AF48C7">
              <w:rPr>
                <w:rFonts w:eastAsiaTheme="minorEastAsia"/>
                <w:b/>
                <w:sz w:val="22"/>
                <w:szCs w:val="22"/>
              </w:rPr>
              <w:tab/>
            </w:r>
            <w:r w:rsidRPr="00AF48C7">
              <w:rPr>
                <w:rStyle w:val="Hyperlink"/>
                <w:b/>
              </w:rPr>
              <w:t>Biểu đồ tuần tự đăng kí thành viên</w:t>
            </w:r>
            <w:r w:rsidRPr="00AF48C7">
              <w:rPr>
                <w:b/>
                <w:webHidden/>
              </w:rPr>
              <w:tab/>
            </w:r>
            <w:r w:rsidRPr="00AF48C7">
              <w:rPr>
                <w:b/>
                <w:webHidden/>
              </w:rPr>
              <w:fldChar w:fldCharType="begin"/>
            </w:r>
            <w:r w:rsidRPr="00AF48C7">
              <w:rPr>
                <w:b/>
                <w:webHidden/>
              </w:rPr>
              <w:instrText xml:space="preserve"> PAGEREF _Toc104936265 \h </w:instrText>
            </w:r>
            <w:r w:rsidRPr="00AF48C7">
              <w:rPr>
                <w:b/>
                <w:webHidden/>
              </w:rPr>
            </w:r>
            <w:r w:rsidRPr="00AF48C7">
              <w:rPr>
                <w:b/>
                <w:webHidden/>
              </w:rPr>
              <w:fldChar w:fldCharType="separate"/>
            </w:r>
            <w:r w:rsidRPr="00AF48C7">
              <w:rPr>
                <w:b/>
                <w:webHidden/>
              </w:rPr>
              <w:t>47</w:t>
            </w:r>
            <w:r w:rsidRPr="00AF48C7">
              <w:rPr>
                <w:b/>
                <w:webHidden/>
              </w:rPr>
              <w:fldChar w:fldCharType="end"/>
            </w:r>
          </w:hyperlink>
        </w:p>
        <w:p w14:paraId="5D126082" w14:textId="2DE55D74" w:rsidR="00AF48C7" w:rsidRPr="00AF48C7" w:rsidRDefault="00AF48C7">
          <w:pPr>
            <w:pStyle w:val="TOC3"/>
            <w:rPr>
              <w:rFonts w:eastAsiaTheme="minorEastAsia"/>
              <w:b/>
              <w:sz w:val="22"/>
              <w:szCs w:val="22"/>
            </w:rPr>
          </w:pPr>
          <w:hyperlink w:anchor="_Toc104936266" w:history="1">
            <w:r w:rsidRPr="00AF48C7">
              <w:rPr>
                <w:rStyle w:val="Hyperlink"/>
                <w:b/>
              </w:rPr>
              <w:t>2.6.3</w:t>
            </w:r>
            <w:r w:rsidRPr="00AF48C7">
              <w:rPr>
                <w:rFonts w:eastAsiaTheme="minorEastAsia"/>
                <w:b/>
                <w:sz w:val="22"/>
                <w:szCs w:val="22"/>
              </w:rPr>
              <w:tab/>
            </w:r>
            <w:r w:rsidRPr="00AF48C7">
              <w:rPr>
                <w:rStyle w:val="Hyperlink"/>
                <w:b/>
              </w:rPr>
              <w:t>Biểu đồ tuần tự tìm kiếm sản phẩm</w:t>
            </w:r>
            <w:r w:rsidRPr="00AF48C7">
              <w:rPr>
                <w:b/>
                <w:webHidden/>
              </w:rPr>
              <w:tab/>
            </w:r>
            <w:r w:rsidRPr="00AF48C7">
              <w:rPr>
                <w:b/>
                <w:webHidden/>
              </w:rPr>
              <w:fldChar w:fldCharType="begin"/>
            </w:r>
            <w:r w:rsidRPr="00AF48C7">
              <w:rPr>
                <w:b/>
                <w:webHidden/>
              </w:rPr>
              <w:instrText xml:space="preserve"> PAGEREF _Toc104936266 \h </w:instrText>
            </w:r>
            <w:r w:rsidRPr="00AF48C7">
              <w:rPr>
                <w:b/>
                <w:webHidden/>
              </w:rPr>
            </w:r>
            <w:r w:rsidRPr="00AF48C7">
              <w:rPr>
                <w:b/>
                <w:webHidden/>
              </w:rPr>
              <w:fldChar w:fldCharType="separate"/>
            </w:r>
            <w:r w:rsidRPr="00AF48C7">
              <w:rPr>
                <w:b/>
                <w:webHidden/>
              </w:rPr>
              <w:t>47</w:t>
            </w:r>
            <w:r w:rsidRPr="00AF48C7">
              <w:rPr>
                <w:b/>
                <w:webHidden/>
              </w:rPr>
              <w:fldChar w:fldCharType="end"/>
            </w:r>
          </w:hyperlink>
        </w:p>
        <w:p w14:paraId="250D4720" w14:textId="5BBE6C14" w:rsidR="00AF48C7" w:rsidRPr="00AF48C7" w:rsidRDefault="00AF48C7">
          <w:pPr>
            <w:pStyle w:val="TOC3"/>
            <w:rPr>
              <w:rFonts w:eastAsiaTheme="minorEastAsia"/>
              <w:b/>
              <w:sz w:val="22"/>
              <w:szCs w:val="22"/>
            </w:rPr>
          </w:pPr>
          <w:hyperlink w:anchor="_Toc104936267" w:history="1">
            <w:r w:rsidRPr="00AF48C7">
              <w:rPr>
                <w:rStyle w:val="Hyperlink"/>
                <w:b/>
              </w:rPr>
              <w:t>2.6.4</w:t>
            </w:r>
            <w:r w:rsidRPr="00AF48C7">
              <w:rPr>
                <w:rFonts w:eastAsiaTheme="minorEastAsia"/>
                <w:b/>
                <w:sz w:val="22"/>
                <w:szCs w:val="22"/>
              </w:rPr>
              <w:tab/>
            </w:r>
            <w:r w:rsidRPr="00AF48C7">
              <w:rPr>
                <w:rStyle w:val="Hyperlink"/>
                <w:b/>
              </w:rPr>
              <w:t>Biểu đồ tuần tự đặt hàng</w:t>
            </w:r>
            <w:r w:rsidRPr="00AF48C7">
              <w:rPr>
                <w:b/>
                <w:webHidden/>
              </w:rPr>
              <w:tab/>
            </w:r>
            <w:r w:rsidRPr="00AF48C7">
              <w:rPr>
                <w:b/>
                <w:webHidden/>
              </w:rPr>
              <w:fldChar w:fldCharType="begin"/>
            </w:r>
            <w:r w:rsidRPr="00AF48C7">
              <w:rPr>
                <w:b/>
                <w:webHidden/>
              </w:rPr>
              <w:instrText xml:space="preserve"> PAGEREF _Toc104936267 \h </w:instrText>
            </w:r>
            <w:r w:rsidRPr="00AF48C7">
              <w:rPr>
                <w:b/>
                <w:webHidden/>
              </w:rPr>
            </w:r>
            <w:r w:rsidRPr="00AF48C7">
              <w:rPr>
                <w:b/>
                <w:webHidden/>
              </w:rPr>
              <w:fldChar w:fldCharType="separate"/>
            </w:r>
            <w:r w:rsidRPr="00AF48C7">
              <w:rPr>
                <w:b/>
                <w:webHidden/>
              </w:rPr>
              <w:t>48</w:t>
            </w:r>
            <w:r w:rsidRPr="00AF48C7">
              <w:rPr>
                <w:b/>
                <w:webHidden/>
              </w:rPr>
              <w:fldChar w:fldCharType="end"/>
            </w:r>
          </w:hyperlink>
        </w:p>
        <w:p w14:paraId="096E5FAF" w14:textId="50162A71" w:rsidR="00AF48C7" w:rsidRPr="00AF48C7" w:rsidRDefault="00AF48C7">
          <w:pPr>
            <w:pStyle w:val="TOC3"/>
            <w:rPr>
              <w:rFonts w:eastAsiaTheme="minorEastAsia"/>
              <w:b/>
              <w:sz w:val="22"/>
              <w:szCs w:val="22"/>
            </w:rPr>
          </w:pPr>
          <w:hyperlink w:anchor="_Toc104936268" w:history="1">
            <w:r w:rsidRPr="00AF48C7">
              <w:rPr>
                <w:rStyle w:val="Hyperlink"/>
                <w:b/>
              </w:rPr>
              <w:t>2.6.5</w:t>
            </w:r>
            <w:r w:rsidRPr="00AF48C7">
              <w:rPr>
                <w:rFonts w:eastAsiaTheme="minorEastAsia"/>
                <w:b/>
                <w:sz w:val="22"/>
                <w:szCs w:val="22"/>
              </w:rPr>
              <w:tab/>
            </w:r>
            <w:r w:rsidRPr="00AF48C7">
              <w:rPr>
                <w:rStyle w:val="Hyperlink"/>
                <w:b/>
              </w:rPr>
              <w:t>Biểu đồ tuần tự xem thông tin sản phẩm</w:t>
            </w:r>
            <w:r w:rsidRPr="00AF48C7">
              <w:rPr>
                <w:b/>
                <w:webHidden/>
              </w:rPr>
              <w:tab/>
            </w:r>
            <w:r w:rsidRPr="00AF48C7">
              <w:rPr>
                <w:b/>
                <w:webHidden/>
              </w:rPr>
              <w:fldChar w:fldCharType="begin"/>
            </w:r>
            <w:r w:rsidRPr="00AF48C7">
              <w:rPr>
                <w:b/>
                <w:webHidden/>
              </w:rPr>
              <w:instrText xml:space="preserve"> PAGEREF _Toc104936268 \h </w:instrText>
            </w:r>
            <w:r w:rsidRPr="00AF48C7">
              <w:rPr>
                <w:b/>
                <w:webHidden/>
              </w:rPr>
            </w:r>
            <w:r w:rsidRPr="00AF48C7">
              <w:rPr>
                <w:b/>
                <w:webHidden/>
              </w:rPr>
              <w:fldChar w:fldCharType="separate"/>
            </w:r>
            <w:r w:rsidRPr="00AF48C7">
              <w:rPr>
                <w:b/>
                <w:webHidden/>
              </w:rPr>
              <w:t>48</w:t>
            </w:r>
            <w:r w:rsidRPr="00AF48C7">
              <w:rPr>
                <w:b/>
                <w:webHidden/>
              </w:rPr>
              <w:fldChar w:fldCharType="end"/>
            </w:r>
          </w:hyperlink>
        </w:p>
        <w:p w14:paraId="6A5973DE" w14:textId="43FC342A" w:rsidR="00AF48C7" w:rsidRPr="00AF48C7" w:rsidRDefault="00AF48C7">
          <w:pPr>
            <w:pStyle w:val="TOC3"/>
            <w:rPr>
              <w:rFonts w:eastAsiaTheme="minorEastAsia"/>
              <w:b/>
              <w:sz w:val="22"/>
              <w:szCs w:val="22"/>
            </w:rPr>
          </w:pPr>
          <w:hyperlink w:anchor="_Toc104936269" w:history="1">
            <w:r w:rsidRPr="00AF48C7">
              <w:rPr>
                <w:rStyle w:val="Hyperlink"/>
                <w:b/>
              </w:rPr>
              <w:t>2.6.6</w:t>
            </w:r>
            <w:r w:rsidRPr="00AF48C7">
              <w:rPr>
                <w:rFonts w:eastAsiaTheme="minorEastAsia"/>
                <w:b/>
                <w:sz w:val="22"/>
                <w:szCs w:val="22"/>
              </w:rPr>
              <w:tab/>
            </w:r>
            <w:r w:rsidRPr="00AF48C7">
              <w:rPr>
                <w:rStyle w:val="Hyperlink"/>
                <w:b/>
              </w:rPr>
              <w:t>Biểu đồ tuần tự thay đổi thông tin cá nhân</w:t>
            </w:r>
            <w:r w:rsidRPr="00AF48C7">
              <w:rPr>
                <w:b/>
                <w:webHidden/>
              </w:rPr>
              <w:tab/>
            </w:r>
            <w:r w:rsidRPr="00AF48C7">
              <w:rPr>
                <w:b/>
                <w:webHidden/>
              </w:rPr>
              <w:fldChar w:fldCharType="begin"/>
            </w:r>
            <w:r w:rsidRPr="00AF48C7">
              <w:rPr>
                <w:b/>
                <w:webHidden/>
              </w:rPr>
              <w:instrText xml:space="preserve"> PAGEREF _Toc104936269 \h </w:instrText>
            </w:r>
            <w:r w:rsidRPr="00AF48C7">
              <w:rPr>
                <w:b/>
                <w:webHidden/>
              </w:rPr>
            </w:r>
            <w:r w:rsidRPr="00AF48C7">
              <w:rPr>
                <w:b/>
                <w:webHidden/>
              </w:rPr>
              <w:fldChar w:fldCharType="separate"/>
            </w:r>
            <w:r w:rsidRPr="00AF48C7">
              <w:rPr>
                <w:b/>
                <w:webHidden/>
              </w:rPr>
              <w:t>49</w:t>
            </w:r>
            <w:r w:rsidRPr="00AF48C7">
              <w:rPr>
                <w:b/>
                <w:webHidden/>
              </w:rPr>
              <w:fldChar w:fldCharType="end"/>
            </w:r>
          </w:hyperlink>
        </w:p>
        <w:p w14:paraId="04BF0DCE" w14:textId="36959E25" w:rsidR="00AF48C7" w:rsidRPr="00AF48C7" w:rsidRDefault="00AF48C7">
          <w:pPr>
            <w:pStyle w:val="TOC3"/>
            <w:rPr>
              <w:rFonts w:eastAsiaTheme="minorEastAsia"/>
              <w:b/>
              <w:sz w:val="22"/>
              <w:szCs w:val="22"/>
            </w:rPr>
          </w:pPr>
          <w:hyperlink w:anchor="_Toc104936270" w:history="1">
            <w:r w:rsidRPr="00AF48C7">
              <w:rPr>
                <w:rStyle w:val="Hyperlink"/>
                <w:b/>
              </w:rPr>
              <w:t>2.6.7</w:t>
            </w:r>
            <w:r w:rsidRPr="00AF48C7">
              <w:rPr>
                <w:rFonts w:eastAsiaTheme="minorEastAsia"/>
                <w:b/>
                <w:sz w:val="22"/>
                <w:szCs w:val="22"/>
              </w:rPr>
              <w:tab/>
            </w:r>
            <w:r w:rsidRPr="00AF48C7">
              <w:rPr>
                <w:rStyle w:val="Hyperlink"/>
                <w:b/>
              </w:rPr>
              <w:t>Biểu đồ tuần tự quản lí khách hàng</w:t>
            </w:r>
            <w:r w:rsidRPr="00AF48C7">
              <w:rPr>
                <w:b/>
                <w:webHidden/>
              </w:rPr>
              <w:tab/>
            </w:r>
            <w:r w:rsidRPr="00AF48C7">
              <w:rPr>
                <w:b/>
                <w:webHidden/>
              </w:rPr>
              <w:fldChar w:fldCharType="begin"/>
            </w:r>
            <w:r w:rsidRPr="00AF48C7">
              <w:rPr>
                <w:b/>
                <w:webHidden/>
              </w:rPr>
              <w:instrText xml:space="preserve"> PAGEREF _Toc104936270 \h </w:instrText>
            </w:r>
            <w:r w:rsidRPr="00AF48C7">
              <w:rPr>
                <w:b/>
                <w:webHidden/>
              </w:rPr>
            </w:r>
            <w:r w:rsidRPr="00AF48C7">
              <w:rPr>
                <w:b/>
                <w:webHidden/>
              </w:rPr>
              <w:fldChar w:fldCharType="separate"/>
            </w:r>
            <w:r w:rsidRPr="00AF48C7">
              <w:rPr>
                <w:b/>
                <w:webHidden/>
              </w:rPr>
              <w:t>49</w:t>
            </w:r>
            <w:r w:rsidRPr="00AF48C7">
              <w:rPr>
                <w:b/>
                <w:webHidden/>
              </w:rPr>
              <w:fldChar w:fldCharType="end"/>
            </w:r>
          </w:hyperlink>
        </w:p>
        <w:p w14:paraId="30813882" w14:textId="1FE8794E"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71" w:history="1">
            <w:r w:rsidRPr="00AF48C7">
              <w:rPr>
                <w:rStyle w:val="Hyperlink"/>
                <w:rFonts w:asciiTheme="majorHAnsi" w:eastAsia="Calibri" w:hAnsiTheme="majorHAnsi" w:cstheme="majorHAnsi"/>
                <w:b/>
                <w:noProof/>
                <w:lang w:val="en-US"/>
              </w:rPr>
              <w:t>2.7</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Thiết kế cơ sở dữ liệu</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_Toc104936271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50</w:t>
            </w:r>
            <w:r w:rsidRPr="00AF48C7">
              <w:rPr>
                <w:rFonts w:asciiTheme="majorHAnsi" w:hAnsiTheme="majorHAnsi" w:cstheme="majorHAnsi"/>
                <w:b/>
                <w:noProof/>
                <w:webHidden/>
              </w:rPr>
              <w:fldChar w:fldCharType="end"/>
            </w:r>
          </w:hyperlink>
        </w:p>
        <w:p w14:paraId="68618E31" w14:textId="4356FB25" w:rsidR="00AF48C7" w:rsidRPr="00AF48C7" w:rsidRDefault="00AF48C7">
          <w:pPr>
            <w:pStyle w:val="TOC3"/>
            <w:rPr>
              <w:rFonts w:eastAsiaTheme="minorEastAsia"/>
              <w:b/>
              <w:sz w:val="22"/>
              <w:szCs w:val="22"/>
            </w:rPr>
          </w:pPr>
          <w:hyperlink w:anchor="_Toc104936272" w:history="1">
            <w:r w:rsidRPr="00AF48C7">
              <w:rPr>
                <w:rStyle w:val="Hyperlink"/>
                <w:b/>
              </w:rPr>
              <w:t>2.7.1</w:t>
            </w:r>
            <w:r w:rsidRPr="00AF48C7">
              <w:rPr>
                <w:rFonts w:eastAsiaTheme="minorEastAsia"/>
                <w:b/>
                <w:sz w:val="22"/>
                <w:szCs w:val="22"/>
              </w:rPr>
              <w:tab/>
            </w:r>
            <w:r w:rsidRPr="00AF48C7">
              <w:rPr>
                <w:rStyle w:val="Hyperlink"/>
                <w:b/>
              </w:rPr>
              <w:t>Mô hình cơ sở dữ liệu</w:t>
            </w:r>
            <w:r w:rsidRPr="00AF48C7">
              <w:rPr>
                <w:b/>
                <w:webHidden/>
              </w:rPr>
              <w:tab/>
            </w:r>
            <w:r w:rsidRPr="00AF48C7">
              <w:rPr>
                <w:b/>
                <w:webHidden/>
              </w:rPr>
              <w:fldChar w:fldCharType="begin"/>
            </w:r>
            <w:r w:rsidRPr="00AF48C7">
              <w:rPr>
                <w:b/>
                <w:webHidden/>
              </w:rPr>
              <w:instrText xml:space="preserve"> PAGEREF _Toc104936272 \h </w:instrText>
            </w:r>
            <w:r w:rsidRPr="00AF48C7">
              <w:rPr>
                <w:b/>
                <w:webHidden/>
              </w:rPr>
            </w:r>
            <w:r w:rsidRPr="00AF48C7">
              <w:rPr>
                <w:b/>
                <w:webHidden/>
              </w:rPr>
              <w:fldChar w:fldCharType="separate"/>
            </w:r>
            <w:r w:rsidRPr="00AF48C7">
              <w:rPr>
                <w:b/>
                <w:webHidden/>
              </w:rPr>
              <w:t>54</w:t>
            </w:r>
            <w:r w:rsidRPr="00AF48C7">
              <w:rPr>
                <w:b/>
                <w:webHidden/>
              </w:rPr>
              <w:fldChar w:fldCharType="end"/>
            </w:r>
          </w:hyperlink>
        </w:p>
        <w:p w14:paraId="0198EC22" w14:textId="6F682C8E" w:rsidR="00AF48C7" w:rsidRPr="00AF48C7" w:rsidRDefault="00AF48C7">
          <w:pPr>
            <w:pStyle w:val="TOC1"/>
            <w:rPr>
              <w:rFonts w:eastAsiaTheme="minorEastAsia"/>
              <w:sz w:val="22"/>
              <w:szCs w:val="22"/>
            </w:rPr>
          </w:pPr>
          <w:hyperlink w:anchor="_Toc104936273" w:history="1">
            <w:r w:rsidRPr="00AF48C7">
              <w:rPr>
                <w:rStyle w:val="Hyperlink"/>
              </w:rPr>
              <w:t>CHƯƠNG III: CÀI ĐẶT CHƯƠNG TRÌNH VÀ KẾT QUẢ</w:t>
            </w:r>
            <w:r w:rsidRPr="00AF48C7">
              <w:rPr>
                <w:webHidden/>
              </w:rPr>
              <w:tab/>
            </w:r>
            <w:r w:rsidRPr="00AF48C7">
              <w:rPr>
                <w:webHidden/>
              </w:rPr>
              <w:fldChar w:fldCharType="begin"/>
            </w:r>
            <w:r w:rsidRPr="00AF48C7">
              <w:rPr>
                <w:webHidden/>
              </w:rPr>
              <w:instrText xml:space="preserve"> PAGEREF _Toc104936273 \h </w:instrText>
            </w:r>
            <w:r w:rsidRPr="00AF48C7">
              <w:rPr>
                <w:webHidden/>
              </w:rPr>
            </w:r>
            <w:r w:rsidRPr="00AF48C7">
              <w:rPr>
                <w:webHidden/>
              </w:rPr>
              <w:fldChar w:fldCharType="separate"/>
            </w:r>
            <w:r w:rsidRPr="00AF48C7">
              <w:rPr>
                <w:webHidden/>
              </w:rPr>
              <w:t>54</w:t>
            </w:r>
            <w:r w:rsidRPr="00AF48C7">
              <w:rPr>
                <w:webHidden/>
              </w:rPr>
              <w:fldChar w:fldCharType="end"/>
            </w:r>
          </w:hyperlink>
        </w:p>
        <w:p w14:paraId="62A79144" w14:textId="43695493" w:rsidR="00AF48C7" w:rsidRPr="00AF48C7" w:rsidRDefault="00AF48C7">
          <w:pPr>
            <w:pStyle w:val="TOC2"/>
            <w:tabs>
              <w:tab w:val="left" w:pos="880"/>
              <w:tab w:val="right" w:leader="dot" w:pos="9950"/>
            </w:tabs>
            <w:rPr>
              <w:rFonts w:asciiTheme="majorHAnsi" w:eastAsiaTheme="minorEastAsia" w:hAnsiTheme="majorHAnsi" w:cstheme="majorHAnsi"/>
              <w:b/>
              <w:noProof/>
              <w:lang w:val="en-US"/>
            </w:rPr>
          </w:pPr>
          <w:hyperlink w:anchor="_Toc104936274" w:history="1">
            <w:r w:rsidRPr="00AF48C7">
              <w:rPr>
                <w:rStyle w:val="Hyperlink"/>
                <w:rFonts w:asciiTheme="majorHAnsi" w:eastAsia="Calibri" w:hAnsiTheme="majorHAnsi" w:cstheme="majorHAnsi"/>
                <w:b/>
                <w:noProof/>
                <w:lang w:val="en-US"/>
              </w:rPr>
              <w:t>3.1.</w:t>
            </w:r>
            <w:r w:rsidRPr="00AF48C7">
              <w:rPr>
                <w:rFonts w:asciiTheme="majorHAnsi" w:eastAsiaTheme="minorEastAsia" w:hAnsiTheme="majorHAnsi" w:cstheme="majorHAnsi"/>
                <w:b/>
                <w:noProof/>
                <w:lang w:val="en-US"/>
              </w:rPr>
              <w:tab/>
            </w:r>
            <w:r w:rsidRPr="00AF48C7">
              <w:rPr>
                <w:rStyle w:val="Hyperlink"/>
                <w:rFonts w:asciiTheme="majorHAnsi" w:eastAsia="Calibri" w:hAnsiTheme="majorHAnsi" w:cstheme="majorHAnsi"/>
                <w:b/>
                <w:noProof/>
                <w:lang w:val="en-US"/>
              </w:rPr>
              <w:t>Kết quả chương trình</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_Toc104936274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54</w:t>
            </w:r>
            <w:r w:rsidRPr="00AF48C7">
              <w:rPr>
                <w:rFonts w:asciiTheme="majorHAnsi" w:hAnsiTheme="majorHAnsi" w:cstheme="majorHAnsi"/>
                <w:b/>
                <w:noProof/>
                <w:webHidden/>
              </w:rPr>
              <w:fldChar w:fldCharType="end"/>
            </w:r>
          </w:hyperlink>
        </w:p>
        <w:p w14:paraId="517CD165" w14:textId="041A28E0" w:rsidR="00AF48C7" w:rsidRPr="00AF48C7" w:rsidRDefault="00AF48C7">
          <w:pPr>
            <w:pStyle w:val="TOC3"/>
            <w:rPr>
              <w:rFonts w:eastAsiaTheme="minorEastAsia"/>
              <w:b/>
              <w:sz w:val="22"/>
              <w:szCs w:val="22"/>
            </w:rPr>
          </w:pPr>
          <w:hyperlink w:anchor="_Toc104936275" w:history="1">
            <w:r w:rsidRPr="00AF48C7">
              <w:rPr>
                <w:rStyle w:val="Hyperlink"/>
                <w:b/>
              </w:rPr>
              <w:t>3.1.1.</w:t>
            </w:r>
            <w:r w:rsidRPr="00AF48C7">
              <w:rPr>
                <w:rFonts w:eastAsiaTheme="minorEastAsia"/>
                <w:b/>
                <w:sz w:val="22"/>
                <w:szCs w:val="22"/>
              </w:rPr>
              <w:tab/>
            </w:r>
            <w:r w:rsidRPr="00AF48C7">
              <w:rPr>
                <w:rStyle w:val="Hyperlink"/>
                <w:b/>
              </w:rPr>
              <w:t>Giao diện trang chủ</w:t>
            </w:r>
            <w:r w:rsidRPr="00AF48C7">
              <w:rPr>
                <w:b/>
                <w:webHidden/>
              </w:rPr>
              <w:tab/>
            </w:r>
            <w:r w:rsidRPr="00AF48C7">
              <w:rPr>
                <w:b/>
                <w:webHidden/>
              </w:rPr>
              <w:fldChar w:fldCharType="begin"/>
            </w:r>
            <w:r w:rsidRPr="00AF48C7">
              <w:rPr>
                <w:b/>
                <w:webHidden/>
              </w:rPr>
              <w:instrText xml:space="preserve"> PAGEREF _Toc104936275 \h </w:instrText>
            </w:r>
            <w:r w:rsidRPr="00AF48C7">
              <w:rPr>
                <w:b/>
                <w:webHidden/>
              </w:rPr>
            </w:r>
            <w:r w:rsidRPr="00AF48C7">
              <w:rPr>
                <w:b/>
                <w:webHidden/>
              </w:rPr>
              <w:fldChar w:fldCharType="separate"/>
            </w:r>
            <w:r w:rsidRPr="00AF48C7">
              <w:rPr>
                <w:b/>
                <w:webHidden/>
              </w:rPr>
              <w:t>54</w:t>
            </w:r>
            <w:r w:rsidRPr="00AF48C7">
              <w:rPr>
                <w:b/>
                <w:webHidden/>
              </w:rPr>
              <w:fldChar w:fldCharType="end"/>
            </w:r>
          </w:hyperlink>
        </w:p>
        <w:p w14:paraId="3C79E004" w14:textId="3709B4BF" w:rsidR="00AF48C7" w:rsidRPr="00AF48C7" w:rsidRDefault="00AF48C7">
          <w:pPr>
            <w:pStyle w:val="TOC3"/>
            <w:rPr>
              <w:rFonts w:eastAsiaTheme="minorEastAsia"/>
              <w:b/>
              <w:sz w:val="22"/>
              <w:szCs w:val="22"/>
            </w:rPr>
          </w:pPr>
          <w:hyperlink w:anchor="_Toc104936276" w:history="1">
            <w:r w:rsidRPr="00AF48C7">
              <w:rPr>
                <w:rStyle w:val="Hyperlink"/>
                <w:b/>
              </w:rPr>
              <w:t>3.1.2.</w:t>
            </w:r>
            <w:r w:rsidRPr="00AF48C7">
              <w:rPr>
                <w:rFonts w:eastAsiaTheme="minorEastAsia"/>
                <w:b/>
                <w:sz w:val="22"/>
                <w:szCs w:val="22"/>
              </w:rPr>
              <w:tab/>
            </w:r>
            <w:r w:rsidRPr="00AF48C7">
              <w:rPr>
                <w:rStyle w:val="Hyperlink"/>
                <w:b/>
              </w:rPr>
              <w:t>Giao diện chi tiết sản phẩm</w:t>
            </w:r>
            <w:r w:rsidRPr="00AF48C7">
              <w:rPr>
                <w:b/>
                <w:webHidden/>
              </w:rPr>
              <w:tab/>
            </w:r>
            <w:r w:rsidRPr="00AF48C7">
              <w:rPr>
                <w:b/>
                <w:webHidden/>
              </w:rPr>
              <w:fldChar w:fldCharType="begin"/>
            </w:r>
            <w:r w:rsidRPr="00AF48C7">
              <w:rPr>
                <w:b/>
                <w:webHidden/>
              </w:rPr>
              <w:instrText xml:space="preserve"> PAGEREF _Toc104936276 \h </w:instrText>
            </w:r>
            <w:r w:rsidRPr="00AF48C7">
              <w:rPr>
                <w:b/>
                <w:webHidden/>
              </w:rPr>
            </w:r>
            <w:r w:rsidRPr="00AF48C7">
              <w:rPr>
                <w:b/>
                <w:webHidden/>
              </w:rPr>
              <w:fldChar w:fldCharType="separate"/>
            </w:r>
            <w:r w:rsidRPr="00AF48C7">
              <w:rPr>
                <w:b/>
                <w:webHidden/>
              </w:rPr>
              <w:t>55</w:t>
            </w:r>
            <w:r w:rsidRPr="00AF48C7">
              <w:rPr>
                <w:b/>
                <w:webHidden/>
              </w:rPr>
              <w:fldChar w:fldCharType="end"/>
            </w:r>
          </w:hyperlink>
        </w:p>
        <w:p w14:paraId="2A93C881" w14:textId="2F10CE26" w:rsidR="00AF48C7" w:rsidRPr="00AF48C7" w:rsidRDefault="00AF48C7">
          <w:pPr>
            <w:pStyle w:val="TOC3"/>
            <w:rPr>
              <w:rFonts w:eastAsiaTheme="minorEastAsia"/>
              <w:b/>
              <w:sz w:val="22"/>
              <w:szCs w:val="22"/>
            </w:rPr>
          </w:pPr>
          <w:hyperlink w:anchor="_Toc104936277" w:history="1">
            <w:r w:rsidRPr="00AF48C7">
              <w:rPr>
                <w:rStyle w:val="Hyperlink"/>
                <w:b/>
              </w:rPr>
              <w:t>3.1.3.</w:t>
            </w:r>
            <w:r w:rsidRPr="00AF48C7">
              <w:rPr>
                <w:rFonts w:eastAsiaTheme="minorEastAsia"/>
                <w:b/>
                <w:sz w:val="22"/>
                <w:szCs w:val="22"/>
              </w:rPr>
              <w:tab/>
            </w:r>
            <w:r w:rsidRPr="00AF48C7">
              <w:rPr>
                <w:rStyle w:val="Hyperlink"/>
                <w:b/>
              </w:rPr>
              <w:t>Giao diện đăng nhập</w:t>
            </w:r>
            <w:r w:rsidRPr="00AF48C7">
              <w:rPr>
                <w:b/>
                <w:webHidden/>
              </w:rPr>
              <w:tab/>
            </w:r>
            <w:r w:rsidRPr="00AF48C7">
              <w:rPr>
                <w:b/>
                <w:webHidden/>
              </w:rPr>
              <w:fldChar w:fldCharType="begin"/>
            </w:r>
            <w:r w:rsidRPr="00AF48C7">
              <w:rPr>
                <w:b/>
                <w:webHidden/>
              </w:rPr>
              <w:instrText xml:space="preserve"> PAGEREF _Toc104936277 \h </w:instrText>
            </w:r>
            <w:r w:rsidRPr="00AF48C7">
              <w:rPr>
                <w:b/>
                <w:webHidden/>
              </w:rPr>
            </w:r>
            <w:r w:rsidRPr="00AF48C7">
              <w:rPr>
                <w:b/>
                <w:webHidden/>
              </w:rPr>
              <w:fldChar w:fldCharType="separate"/>
            </w:r>
            <w:r w:rsidRPr="00AF48C7">
              <w:rPr>
                <w:b/>
                <w:webHidden/>
              </w:rPr>
              <w:t>56</w:t>
            </w:r>
            <w:r w:rsidRPr="00AF48C7">
              <w:rPr>
                <w:b/>
                <w:webHidden/>
              </w:rPr>
              <w:fldChar w:fldCharType="end"/>
            </w:r>
          </w:hyperlink>
        </w:p>
        <w:p w14:paraId="027FC88C" w14:textId="11C38D8F" w:rsidR="00AF48C7" w:rsidRPr="00AF48C7" w:rsidRDefault="00AF48C7">
          <w:pPr>
            <w:pStyle w:val="TOC3"/>
            <w:rPr>
              <w:rFonts w:eastAsiaTheme="minorEastAsia"/>
              <w:b/>
              <w:sz w:val="22"/>
              <w:szCs w:val="22"/>
            </w:rPr>
          </w:pPr>
          <w:hyperlink w:anchor="_Toc104936278" w:history="1">
            <w:r w:rsidRPr="00AF48C7">
              <w:rPr>
                <w:rStyle w:val="Hyperlink"/>
                <w:b/>
              </w:rPr>
              <w:t>3.1.4.</w:t>
            </w:r>
            <w:r w:rsidRPr="00AF48C7">
              <w:rPr>
                <w:rFonts w:eastAsiaTheme="minorEastAsia"/>
                <w:b/>
                <w:sz w:val="22"/>
                <w:szCs w:val="22"/>
              </w:rPr>
              <w:tab/>
            </w:r>
            <w:r w:rsidRPr="00AF48C7">
              <w:rPr>
                <w:rStyle w:val="Hyperlink"/>
                <w:b/>
              </w:rPr>
              <w:t>Giao diện quản lý tài khoản</w:t>
            </w:r>
            <w:r w:rsidRPr="00AF48C7">
              <w:rPr>
                <w:b/>
                <w:webHidden/>
              </w:rPr>
              <w:tab/>
            </w:r>
            <w:r w:rsidRPr="00AF48C7">
              <w:rPr>
                <w:b/>
                <w:webHidden/>
              </w:rPr>
              <w:fldChar w:fldCharType="begin"/>
            </w:r>
            <w:r w:rsidRPr="00AF48C7">
              <w:rPr>
                <w:b/>
                <w:webHidden/>
              </w:rPr>
              <w:instrText xml:space="preserve"> PAGEREF _Toc104936278 \h </w:instrText>
            </w:r>
            <w:r w:rsidRPr="00AF48C7">
              <w:rPr>
                <w:b/>
                <w:webHidden/>
              </w:rPr>
            </w:r>
            <w:r w:rsidRPr="00AF48C7">
              <w:rPr>
                <w:b/>
                <w:webHidden/>
              </w:rPr>
              <w:fldChar w:fldCharType="separate"/>
            </w:r>
            <w:r w:rsidRPr="00AF48C7">
              <w:rPr>
                <w:b/>
                <w:webHidden/>
              </w:rPr>
              <w:t>57</w:t>
            </w:r>
            <w:r w:rsidRPr="00AF48C7">
              <w:rPr>
                <w:b/>
                <w:webHidden/>
              </w:rPr>
              <w:fldChar w:fldCharType="end"/>
            </w:r>
          </w:hyperlink>
        </w:p>
        <w:p w14:paraId="7B3D4180" w14:textId="4583FD2E" w:rsidR="00AF48C7" w:rsidRPr="00AF48C7" w:rsidRDefault="00AF48C7">
          <w:pPr>
            <w:pStyle w:val="TOC3"/>
            <w:rPr>
              <w:rFonts w:eastAsiaTheme="minorEastAsia"/>
              <w:b/>
              <w:sz w:val="22"/>
              <w:szCs w:val="22"/>
            </w:rPr>
          </w:pPr>
          <w:hyperlink w:anchor="_Toc104936279" w:history="1">
            <w:r w:rsidRPr="00AF48C7">
              <w:rPr>
                <w:rStyle w:val="Hyperlink"/>
                <w:b/>
              </w:rPr>
              <w:t>3.1.5.</w:t>
            </w:r>
            <w:r w:rsidRPr="00AF48C7">
              <w:rPr>
                <w:rFonts w:eastAsiaTheme="minorEastAsia"/>
                <w:b/>
                <w:sz w:val="22"/>
                <w:szCs w:val="22"/>
              </w:rPr>
              <w:tab/>
            </w:r>
            <w:r w:rsidRPr="00AF48C7">
              <w:rPr>
                <w:rStyle w:val="Hyperlink"/>
                <w:b/>
              </w:rPr>
              <w:t>Giao diện quản lý của Admin</w:t>
            </w:r>
            <w:r w:rsidRPr="00AF48C7">
              <w:rPr>
                <w:b/>
                <w:webHidden/>
              </w:rPr>
              <w:tab/>
            </w:r>
            <w:r w:rsidRPr="00AF48C7">
              <w:rPr>
                <w:b/>
                <w:webHidden/>
              </w:rPr>
              <w:fldChar w:fldCharType="begin"/>
            </w:r>
            <w:r w:rsidRPr="00AF48C7">
              <w:rPr>
                <w:b/>
                <w:webHidden/>
              </w:rPr>
              <w:instrText xml:space="preserve"> PAGEREF _Toc104936279 \h </w:instrText>
            </w:r>
            <w:r w:rsidRPr="00AF48C7">
              <w:rPr>
                <w:b/>
                <w:webHidden/>
              </w:rPr>
            </w:r>
            <w:r w:rsidRPr="00AF48C7">
              <w:rPr>
                <w:b/>
                <w:webHidden/>
              </w:rPr>
              <w:fldChar w:fldCharType="separate"/>
            </w:r>
            <w:r w:rsidRPr="00AF48C7">
              <w:rPr>
                <w:b/>
                <w:webHidden/>
              </w:rPr>
              <w:t>57</w:t>
            </w:r>
            <w:r w:rsidRPr="00AF48C7">
              <w:rPr>
                <w:b/>
                <w:webHidden/>
              </w:rPr>
              <w:fldChar w:fldCharType="end"/>
            </w:r>
          </w:hyperlink>
        </w:p>
        <w:p w14:paraId="7806D6DE" w14:textId="2C9141B1" w:rsidR="00AF48C7" w:rsidRPr="00AF48C7" w:rsidRDefault="00AF48C7">
          <w:pPr>
            <w:pStyle w:val="TOC3"/>
            <w:rPr>
              <w:rFonts w:eastAsiaTheme="minorEastAsia"/>
              <w:b/>
              <w:sz w:val="22"/>
              <w:szCs w:val="22"/>
            </w:rPr>
          </w:pPr>
          <w:hyperlink w:anchor="_Toc104936280" w:history="1">
            <w:r w:rsidRPr="00AF48C7">
              <w:rPr>
                <w:rStyle w:val="Hyperlink"/>
                <w:b/>
              </w:rPr>
              <w:t>3.1.6.</w:t>
            </w:r>
            <w:r w:rsidRPr="00AF48C7">
              <w:rPr>
                <w:rFonts w:eastAsiaTheme="minorEastAsia"/>
                <w:b/>
                <w:sz w:val="22"/>
                <w:szCs w:val="22"/>
              </w:rPr>
              <w:tab/>
            </w:r>
            <w:r w:rsidRPr="00AF48C7">
              <w:rPr>
                <w:rStyle w:val="Hyperlink"/>
                <w:b/>
              </w:rPr>
              <w:t>Giao diện giỏ hàng</w:t>
            </w:r>
            <w:r w:rsidRPr="00AF48C7">
              <w:rPr>
                <w:b/>
                <w:webHidden/>
              </w:rPr>
              <w:tab/>
            </w:r>
            <w:r w:rsidRPr="00AF48C7">
              <w:rPr>
                <w:b/>
                <w:webHidden/>
              </w:rPr>
              <w:fldChar w:fldCharType="begin"/>
            </w:r>
            <w:r w:rsidRPr="00AF48C7">
              <w:rPr>
                <w:b/>
                <w:webHidden/>
              </w:rPr>
              <w:instrText xml:space="preserve"> PAGEREF _Toc104936280 \h </w:instrText>
            </w:r>
            <w:r w:rsidRPr="00AF48C7">
              <w:rPr>
                <w:b/>
                <w:webHidden/>
              </w:rPr>
            </w:r>
            <w:r w:rsidRPr="00AF48C7">
              <w:rPr>
                <w:b/>
                <w:webHidden/>
              </w:rPr>
              <w:fldChar w:fldCharType="separate"/>
            </w:r>
            <w:r w:rsidRPr="00AF48C7">
              <w:rPr>
                <w:b/>
                <w:webHidden/>
              </w:rPr>
              <w:t>58</w:t>
            </w:r>
            <w:r w:rsidRPr="00AF48C7">
              <w:rPr>
                <w:b/>
                <w:webHidden/>
              </w:rPr>
              <w:fldChar w:fldCharType="end"/>
            </w:r>
          </w:hyperlink>
        </w:p>
        <w:p w14:paraId="396DEDDF" w14:textId="44BE5C6A" w:rsidR="00AF48C7" w:rsidRPr="00AF48C7" w:rsidRDefault="00AF48C7">
          <w:pPr>
            <w:pStyle w:val="TOC3"/>
            <w:rPr>
              <w:rFonts w:eastAsiaTheme="minorEastAsia"/>
              <w:b/>
              <w:sz w:val="22"/>
              <w:szCs w:val="22"/>
            </w:rPr>
          </w:pPr>
          <w:hyperlink w:anchor="_Toc104936281" w:history="1">
            <w:r w:rsidRPr="00AF48C7">
              <w:rPr>
                <w:rStyle w:val="Hyperlink"/>
                <w:b/>
              </w:rPr>
              <w:t>3.1.7.</w:t>
            </w:r>
            <w:r w:rsidRPr="00AF48C7">
              <w:rPr>
                <w:rFonts w:eastAsiaTheme="minorEastAsia"/>
                <w:b/>
                <w:sz w:val="22"/>
                <w:szCs w:val="22"/>
              </w:rPr>
              <w:tab/>
            </w:r>
            <w:r w:rsidRPr="00AF48C7">
              <w:rPr>
                <w:rStyle w:val="Hyperlink"/>
                <w:b/>
              </w:rPr>
              <w:t>Giao diện quản lí sản phẩm</w:t>
            </w:r>
            <w:r w:rsidRPr="00AF48C7">
              <w:rPr>
                <w:b/>
                <w:webHidden/>
              </w:rPr>
              <w:tab/>
            </w:r>
            <w:r w:rsidRPr="00AF48C7">
              <w:rPr>
                <w:b/>
                <w:webHidden/>
              </w:rPr>
              <w:fldChar w:fldCharType="begin"/>
            </w:r>
            <w:r w:rsidRPr="00AF48C7">
              <w:rPr>
                <w:b/>
                <w:webHidden/>
              </w:rPr>
              <w:instrText xml:space="preserve"> PAGEREF _Toc104936281 \h </w:instrText>
            </w:r>
            <w:r w:rsidRPr="00AF48C7">
              <w:rPr>
                <w:b/>
                <w:webHidden/>
              </w:rPr>
            </w:r>
            <w:r w:rsidRPr="00AF48C7">
              <w:rPr>
                <w:b/>
                <w:webHidden/>
              </w:rPr>
              <w:fldChar w:fldCharType="separate"/>
            </w:r>
            <w:r w:rsidRPr="00AF48C7">
              <w:rPr>
                <w:b/>
                <w:webHidden/>
              </w:rPr>
              <w:t>58</w:t>
            </w:r>
            <w:r w:rsidRPr="00AF48C7">
              <w:rPr>
                <w:b/>
                <w:webHidden/>
              </w:rPr>
              <w:fldChar w:fldCharType="end"/>
            </w:r>
          </w:hyperlink>
        </w:p>
        <w:p w14:paraId="494B5B27" w14:textId="50DB6799" w:rsidR="00AF48C7" w:rsidRPr="00AF48C7" w:rsidRDefault="00AF48C7">
          <w:pPr>
            <w:pStyle w:val="TOC3"/>
            <w:rPr>
              <w:rFonts w:eastAsiaTheme="minorEastAsia"/>
              <w:b/>
              <w:sz w:val="22"/>
              <w:szCs w:val="22"/>
            </w:rPr>
          </w:pPr>
          <w:hyperlink w:anchor="_Toc104936282" w:history="1">
            <w:r w:rsidRPr="00AF48C7">
              <w:rPr>
                <w:rStyle w:val="Hyperlink"/>
                <w:b/>
              </w:rPr>
              <w:t>3.1.8.</w:t>
            </w:r>
            <w:r w:rsidRPr="00AF48C7">
              <w:rPr>
                <w:rFonts w:eastAsiaTheme="minorEastAsia"/>
                <w:b/>
                <w:sz w:val="22"/>
                <w:szCs w:val="22"/>
              </w:rPr>
              <w:tab/>
            </w:r>
            <w:r w:rsidRPr="00AF48C7">
              <w:rPr>
                <w:rStyle w:val="Hyperlink"/>
                <w:b/>
              </w:rPr>
              <w:t>Giao diện thêm sản phẩm</w:t>
            </w:r>
            <w:r w:rsidRPr="00AF48C7">
              <w:rPr>
                <w:b/>
                <w:webHidden/>
              </w:rPr>
              <w:tab/>
            </w:r>
            <w:r w:rsidRPr="00AF48C7">
              <w:rPr>
                <w:b/>
                <w:webHidden/>
              </w:rPr>
              <w:fldChar w:fldCharType="begin"/>
            </w:r>
            <w:r w:rsidRPr="00AF48C7">
              <w:rPr>
                <w:b/>
                <w:webHidden/>
              </w:rPr>
              <w:instrText xml:space="preserve"> PAGEREF _Toc104936282 \h </w:instrText>
            </w:r>
            <w:r w:rsidRPr="00AF48C7">
              <w:rPr>
                <w:b/>
                <w:webHidden/>
              </w:rPr>
            </w:r>
            <w:r w:rsidRPr="00AF48C7">
              <w:rPr>
                <w:b/>
                <w:webHidden/>
              </w:rPr>
              <w:fldChar w:fldCharType="separate"/>
            </w:r>
            <w:r w:rsidRPr="00AF48C7">
              <w:rPr>
                <w:b/>
                <w:webHidden/>
              </w:rPr>
              <w:t>59</w:t>
            </w:r>
            <w:r w:rsidRPr="00AF48C7">
              <w:rPr>
                <w:b/>
                <w:webHidden/>
              </w:rPr>
              <w:fldChar w:fldCharType="end"/>
            </w:r>
          </w:hyperlink>
        </w:p>
        <w:p w14:paraId="6AF4CA85" w14:textId="163EC47D" w:rsidR="00AF48C7" w:rsidRPr="00AF48C7" w:rsidRDefault="00AF48C7">
          <w:pPr>
            <w:pStyle w:val="TOC3"/>
            <w:rPr>
              <w:rFonts w:eastAsiaTheme="minorEastAsia"/>
              <w:b/>
              <w:sz w:val="22"/>
              <w:szCs w:val="22"/>
            </w:rPr>
          </w:pPr>
          <w:hyperlink w:anchor="_Toc104936283" w:history="1">
            <w:r w:rsidRPr="00AF48C7">
              <w:rPr>
                <w:rStyle w:val="Hyperlink"/>
                <w:b/>
              </w:rPr>
              <w:t>3.1.9.</w:t>
            </w:r>
            <w:r w:rsidRPr="00AF48C7">
              <w:rPr>
                <w:rFonts w:eastAsiaTheme="minorEastAsia"/>
                <w:b/>
                <w:sz w:val="22"/>
                <w:szCs w:val="22"/>
              </w:rPr>
              <w:tab/>
            </w:r>
            <w:r w:rsidRPr="00AF48C7">
              <w:rPr>
                <w:rStyle w:val="Hyperlink"/>
                <w:b/>
              </w:rPr>
              <w:t>Giao diện chỉnh sửa thông tin sản phẩm</w:t>
            </w:r>
            <w:r w:rsidRPr="00AF48C7">
              <w:rPr>
                <w:b/>
                <w:webHidden/>
              </w:rPr>
              <w:tab/>
            </w:r>
            <w:r w:rsidRPr="00AF48C7">
              <w:rPr>
                <w:b/>
                <w:webHidden/>
              </w:rPr>
              <w:fldChar w:fldCharType="begin"/>
            </w:r>
            <w:r w:rsidRPr="00AF48C7">
              <w:rPr>
                <w:b/>
                <w:webHidden/>
              </w:rPr>
              <w:instrText xml:space="preserve"> PAGEREF _Toc104936283 \h </w:instrText>
            </w:r>
            <w:r w:rsidRPr="00AF48C7">
              <w:rPr>
                <w:b/>
                <w:webHidden/>
              </w:rPr>
            </w:r>
            <w:r w:rsidRPr="00AF48C7">
              <w:rPr>
                <w:b/>
                <w:webHidden/>
              </w:rPr>
              <w:fldChar w:fldCharType="separate"/>
            </w:r>
            <w:r w:rsidRPr="00AF48C7">
              <w:rPr>
                <w:b/>
                <w:webHidden/>
              </w:rPr>
              <w:t>59</w:t>
            </w:r>
            <w:r w:rsidRPr="00AF48C7">
              <w:rPr>
                <w:b/>
                <w:webHidden/>
              </w:rPr>
              <w:fldChar w:fldCharType="end"/>
            </w:r>
          </w:hyperlink>
        </w:p>
        <w:p w14:paraId="4C0A4AF9" w14:textId="69116DFC" w:rsidR="00AF48C7" w:rsidRPr="00AF48C7" w:rsidRDefault="00AF48C7">
          <w:pPr>
            <w:pStyle w:val="TOC3"/>
            <w:rPr>
              <w:rFonts w:eastAsiaTheme="minorEastAsia"/>
              <w:b/>
              <w:sz w:val="22"/>
              <w:szCs w:val="22"/>
            </w:rPr>
          </w:pPr>
          <w:hyperlink w:anchor="_Toc104936284" w:history="1">
            <w:r w:rsidRPr="00AF48C7">
              <w:rPr>
                <w:rStyle w:val="Hyperlink"/>
                <w:b/>
              </w:rPr>
              <w:t>3.1.10.</w:t>
            </w:r>
            <w:r w:rsidRPr="00AF48C7">
              <w:rPr>
                <w:rFonts w:eastAsiaTheme="minorEastAsia"/>
                <w:b/>
                <w:sz w:val="22"/>
                <w:szCs w:val="22"/>
              </w:rPr>
              <w:tab/>
            </w:r>
            <w:r w:rsidRPr="00AF48C7">
              <w:rPr>
                <w:rStyle w:val="Hyperlink"/>
                <w:b/>
              </w:rPr>
              <w:t>Giao diện quản lí danh mục sản phẩm</w:t>
            </w:r>
            <w:r w:rsidRPr="00AF48C7">
              <w:rPr>
                <w:b/>
                <w:webHidden/>
              </w:rPr>
              <w:tab/>
            </w:r>
            <w:r w:rsidRPr="00AF48C7">
              <w:rPr>
                <w:b/>
                <w:webHidden/>
              </w:rPr>
              <w:fldChar w:fldCharType="begin"/>
            </w:r>
            <w:r w:rsidRPr="00AF48C7">
              <w:rPr>
                <w:b/>
                <w:webHidden/>
              </w:rPr>
              <w:instrText xml:space="preserve"> PAGEREF _Toc104936284 \h </w:instrText>
            </w:r>
            <w:r w:rsidRPr="00AF48C7">
              <w:rPr>
                <w:b/>
                <w:webHidden/>
              </w:rPr>
            </w:r>
            <w:r w:rsidRPr="00AF48C7">
              <w:rPr>
                <w:b/>
                <w:webHidden/>
              </w:rPr>
              <w:fldChar w:fldCharType="separate"/>
            </w:r>
            <w:r w:rsidRPr="00AF48C7">
              <w:rPr>
                <w:b/>
                <w:webHidden/>
              </w:rPr>
              <w:t>60</w:t>
            </w:r>
            <w:r w:rsidRPr="00AF48C7">
              <w:rPr>
                <w:b/>
                <w:webHidden/>
              </w:rPr>
              <w:fldChar w:fldCharType="end"/>
            </w:r>
          </w:hyperlink>
        </w:p>
        <w:p w14:paraId="41EB19A2" w14:textId="1A99D982" w:rsidR="00AF48C7" w:rsidRPr="00AF48C7" w:rsidRDefault="00AF48C7">
          <w:pPr>
            <w:pStyle w:val="TOC3"/>
            <w:rPr>
              <w:rFonts w:eastAsiaTheme="minorEastAsia"/>
              <w:b/>
              <w:sz w:val="22"/>
              <w:szCs w:val="22"/>
            </w:rPr>
          </w:pPr>
          <w:hyperlink w:anchor="_Toc104936285" w:history="1">
            <w:r w:rsidRPr="00AF48C7">
              <w:rPr>
                <w:rStyle w:val="Hyperlink"/>
                <w:b/>
              </w:rPr>
              <w:t>3.1.11.</w:t>
            </w:r>
            <w:r w:rsidRPr="00AF48C7">
              <w:rPr>
                <w:rFonts w:eastAsiaTheme="minorEastAsia"/>
                <w:b/>
                <w:sz w:val="22"/>
                <w:szCs w:val="22"/>
              </w:rPr>
              <w:tab/>
            </w:r>
            <w:r w:rsidRPr="00AF48C7">
              <w:rPr>
                <w:rStyle w:val="Hyperlink"/>
                <w:b/>
              </w:rPr>
              <w:t>Giao diện quản lí thương hiệu sản phẩm</w:t>
            </w:r>
            <w:r w:rsidRPr="00AF48C7">
              <w:rPr>
                <w:b/>
                <w:webHidden/>
              </w:rPr>
              <w:tab/>
            </w:r>
            <w:r w:rsidRPr="00AF48C7">
              <w:rPr>
                <w:b/>
                <w:webHidden/>
              </w:rPr>
              <w:fldChar w:fldCharType="begin"/>
            </w:r>
            <w:r w:rsidRPr="00AF48C7">
              <w:rPr>
                <w:b/>
                <w:webHidden/>
              </w:rPr>
              <w:instrText xml:space="preserve"> PAGEREF _Toc104936285 \h </w:instrText>
            </w:r>
            <w:r w:rsidRPr="00AF48C7">
              <w:rPr>
                <w:b/>
                <w:webHidden/>
              </w:rPr>
            </w:r>
            <w:r w:rsidRPr="00AF48C7">
              <w:rPr>
                <w:b/>
                <w:webHidden/>
              </w:rPr>
              <w:fldChar w:fldCharType="separate"/>
            </w:r>
            <w:r w:rsidRPr="00AF48C7">
              <w:rPr>
                <w:b/>
                <w:webHidden/>
              </w:rPr>
              <w:t>60</w:t>
            </w:r>
            <w:r w:rsidRPr="00AF48C7">
              <w:rPr>
                <w:b/>
                <w:webHidden/>
              </w:rPr>
              <w:fldChar w:fldCharType="end"/>
            </w:r>
          </w:hyperlink>
        </w:p>
        <w:p w14:paraId="73433A42" w14:textId="0677B9E9" w:rsidR="00AF48C7" w:rsidRPr="00AF48C7" w:rsidRDefault="00AF48C7">
          <w:pPr>
            <w:pStyle w:val="TOC3"/>
            <w:rPr>
              <w:rFonts w:eastAsiaTheme="minorEastAsia"/>
              <w:b/>
              <w:sz w:val="22"/>
              <w:szCs w:val="22"/>
            </w:rPr>
          </w:pPr>
          <w:hyperlink w:anchor="_Toc104936286" w:history="1">
            <w:r w:rsidRPr="00AF48C7">
              <w:rPr>
                <w:rStyle w:val="Hyperlink"/>
                <w:b/>
              </w:rPr>
              <w:t>3.1.12.</w:t>
            </w:r>
            <w:r w:rsidRPr="00AF48C7">
              <w:rPr>
                <w:rFonts w:eastAsiaTheme="minorEastAsia"/>
                <w:b/>
                <w:sz w:val="22"/>
                <w:szCs w:val="22"/>
              </w:rPr>
              <w:tab/>
            </w:r>
            <w:r w:rsidRPr="00AF48C7">
              <w:rPr>
                <w:rStyle w:val="Hyperlink"/>
                <w:b/>
              </w:rPr>
              <w:t>Giao diện quản lí thành viên</w:t>
            </w:r>
            <w:r w:rsidRPr="00AF48C7">
              <w:rPr>
                <w:b/>
                <w:webHidden/>
              </w:rPr>
              <w:tab/>
            </w:r>
            <w:r w:rsidRPr="00AF48C7">
              <w:rPr>
                <w:b/>
                <w:webHidden/>
              </w:rPr>
              <w:fldChar w:fldCharType="begin"/>
            </w:r>
            <w:r w:rsidRPr="00AF48C7">
              <w:rPr>
                <w:b/>
                <w:webHidden/>
              </w:rPr>
              <w:instrText xml:space="preserve"> PAGEREF _Toc104936286 \h </w:instrText>
            </w:r>
            <w:r w:rsidRPr="00AF48C7">
              <w:rPr>
                <w:b/>
                <w:webHidden/>
              </w:rPr>
            </w:r>
            <w:r w:rsidRPr="00AF48C7">
              <w:rPr>
                <w:b/>
                <w:webHidden/>
              </w:rPr>
              <w:fldChar w:fldCharType="separate"/>
            </w:r>
            <w:r w:rsidRPr="00AF48C7">
              <w:rPr>
                <w:b/>
                <w:webHidden/>
              </w:rPr>
              <w:t>61</w:t>
            </w:r>
            <w:r w:rsidRPr="00AF48C7">
              <w:rPr>
                <w:b/>
                <w:webHidden/>
              </w:rPr>
              <w:fldChar w:fldCharType="end"/>
            </w:r>
          </w:hyperlink>
        </w:p>
        <w:p w14:paraId="751EF115" w14:textId="6175F762" w:rsidR="00AF48C7" w:rsidRPr="00AF48C7" w:rsidRDefault="00AF48C7">
          <w:pPr>
            <w:pStyle w:val="TOC1"/>
            <w:rPr>
              <w:rFonts w:eastAsiaTheme="minorEastAsia"/>
              <w:sz w:val="22"/>
              <w:szCs w:val="22"/>
            </w:rPr>
          </w:pPr>
          <w:hyperlink w:anchor="_Toc104936287" w:history="1">
            <w:r w:rsidRPr="00AF48C7">
              <w:rPr>
                <w:rStyle w:val="Hyperlink"/>
              </w:rPr>
              <w:t>KẾT LUẬN VÀ HƯỚNG PHÁT TRIỂN</w:t>
            </w:r>
            <w:r w:rsidRPr="00AF48C7">
              <w:rPr>
                <w:webHidden/>
              </w:rPr>
              <w:tab/>
            </w:r>
            <w:r w:rsidRPr="00AF48C7">
              <w:rPr>
                <w:webHidden/>
              </w:rPr>
              <w:fldChar w:fldCharType="begin"/>
            </w:r>
            <w:r w:rsidRPr="00AF48C7">
              <w:rPr>
                <w:webHidden/>
              </w:rPr>
              <w:instrText xml:space="preserve"> PAGEREF _Toc104936287 \h </w:instrText>
            </w:r>
            <w:r w:rsidRPr="00AF48C7">
              <w:rPr>
                <w:webHidden/>
              </w:rPr>
            </w:r>
            <w:r w:rsidRPr="00AF48C7">
              <w:rPr>
                <w:webHidden/>
              </w:rPr>
              <w:fldChar w:fldCharType="separate"/>
            </w:r>
            <w:r w:rsidRPr="00AF48C7">
              <w:rPr>
                <w:webHidden/>
              </w:rPr>
              <w:t>61</w:t>
            </w:r>
            <w:r w:rsidRPr="00AF48C7">
              <w:rPr>
                <w:webHidden/>
              </w:rPr>
              <w:fldChar w:fldCharType="end"/>
            </w:r>
          </w:hyperlink>
        </w:p>
        <w:p w14:paraId="3F139D41" w14:textId="74B7CC51"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88" w:history="1">
            <w:r w:rsidRPr="00AF48C7">
              <w:rPr>
                <w:rStyle w:val="Hyperlink"/>
                <w:rFonts w:asciiTheme="majorHAnsi" w:eastAsia="Times New Roman" w:hAnsiTheme="majorHAnsi" w:cstheme="majorHAnsi"/>
                <w:b/>
                <w:noProof/>
                <w:lang w:val="en-US"/>
              </w:rPr>
              <w:t>1.</w:t>
            </w:r>
            <w:r w:rsidRPr="00AF48C7">
              <w:rPr>
                <w:rFonts w:asciiTheme="majorHAnsi" w:eastAsiaTheme="minorEastAsia" w:hAnsiTheme="majorHAnsi" w:cstheme="majorHAnsi"/>
                <w:b/>
                <w:noProof/>
                <w:lang w:val="en-US"/>
              </w:rPr>
              <w:tab/>
            </w:r>
            <w:r w:rsidRPr="00AF48C7">
              <w:rPr>
                <w:rStyle w:val="Hyperlink"/>
                <w:rFonts w:asciiTheme="majorHAnsi" w:eastAsia="Times New Roman" w:hAnsiTheme="majorHAnsi" w:cstheme="majorHAnsi"/>
                <w:b/>
                <w:noProof/>
                <w:lang w:val="en-US"/>
              </w:rPr>
              <w:t>Kết quả đạt được</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_Toc104936288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61</w:t>
            </w:r>
            <w:r w:rsidRPr="00AF48C7">
              <w:rPr>
                <w:rFonts w:asciiTheme="majorHAnsi" w:hAnsiTheme="majorHAnsi" w:cstheme="majorHAnsi"/>
                <w:b/>
                <w:noProof/>
                <w:webHidden/>
              </w:rPr>
              <w:fldChar w:fldCharType="end"/>
            </w:r>
          </w:hyperlink>
        </w:p>
        <w:p w14:paraId="6E848C5E" w14:textId="5301C644"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89" w:history="1">
            <w:r w:rsidRPr="00AF48C7">
              <w:rPr>
                <w:rStyle w:val="Hyperlink"/>
                <w:rFonts w:asciiTheme="majorHAnsi" w:eastAsia="Times New Roman" w:hAnsiTheme="majorHAnsi" w:cstheme="majorHAnsi"/>
                <w:b/>
                <w:noProof/>
                <w:lang w:val="en-US"/>
              </w:rPr>
              <w:t>2.</w:t>
            </w:r>
            <w:r w:rsidRPr="00AF48C7">
              <w:rPr>
                <w:rFonts w:asciiTheme="majorHAnsi" w:eastAsiaTheme="minorEastAsia" w:hAnsiTheme="majorHAnsi" w:cstheme="majorHAnsi"/>
                <w:b/>
                <w:noProof/>
                <w:lang w:val="en-US"/>
              </w:rPr>
              <w:tab/>
            </w:r>
            <w:r w:rsidRPr="00AF48C7">
              <w:rPr>
                <w:rStyle w:val="Hyperlink"/>
                <w:rFonts w:asciiTheme="majorHAnsi" w:eastAsia="Times New Roman" w:hAnsiTheme="majorHAnsi" w:cstheme="majorHAnsi"/>
                <w:b/>
                <w:noProof/>
                <w:lang w:val="en-US"/>
              </w:rPr>
              <w:t>Hạn chế của đề tài</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_Toc104936289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62</w:t>
            </w:r>
            <w:r w:rsidRPr="00AF48C7">
              <w:rPr>
                <w:rFonts w:asciiTheme="majorHAnsi" w:hAnsiTheme="majorHAnsi" w:cstheme="majorHAnsi"/>
                <w:b/>
                <w:noProof/>
                <w:webHidden/>
              </w:rPr>
              <w:fldChar w:fldCharType="end"/>
            </w:r>
          </w:hyperlink>
        </w:p>
        <w:p w14:paraId="6E09F678" w14:textId="0EF805C3" w:rsidR="00AF48C7" w:rsidRPr="00AF48C7" w:rsidRDefault="00AF48C7">
          <w:pPr>
            <w:pStyle w:val="TOC2"/>
            <w:tabs>
              <w:tab w:val="left" w:pos="660"/>
              <w:tab w:val="right" w:leader="dot" w:pos="9950"/>
            </w:tabs>
            <w:rPr>
              <w:rFonts w:asciiTheme="majorHAnsi" w:eastAsiaTheme="minorEastAsia" w:hAnsiTheme="majorHAnsi" w:cstheme="majorHAnsi"/>
              <w:b/>
              <w:noProof/>
              <w:lang w:val="en-US"/>
            </w:rPr>
          </w:pPr>
          <w:hyperlink w:anchor="_Toc104936290" w:history="1">
            <w:r w:rsidRPr="00AF48C7">
              <w:rPr>
                <w:rStyle w:val="Hyperlink"/>
                <w:rFonts w:asciiTheme="majorHAnsi" w:eastAsia="Times New Roman" w:hAnsiTheme="majorHAnsi" w:cstheme="majorHAnsi"/>
                <w:b/>
                <w:noProof/>
                <w:lang w:val="en-US"/>
              </w:rPr>
              <w:t>3.</w:t>
            </w:r>
            <w:r w:rsidRPr="00AF48C7">
              <w:rPr>
                <w:rFonts w:asciiTheme="majorHAnsi" w:eastAsiaTheme="minorEastAsia" w:hAnsiTheme="majorHAnsi" w:cstheme="majorHAnsi"/>
                <w:b/>
                <w:noProof/>
                <w:lang w:val="en-US"/>
              </w:rPr>
              <w:tab/>
            </w:r>
            <w:r w:rsidRPr="00AF48C7">
              <w:rPr>
                <w:rStyle w:val="Hyperlink"/>
                <w:rFonts w:asciiTheme="majorHAnsi" w:eastAsia="Times New Roman" w:hAnsiTheme="majorHAnsi" w:cstheme="majorHAnsi"/>
                <w:b/>
                <w:noProof/>
                <w:lang w:val="en-US"/>
              </w:rPr>
              <w:t>Hướng phát triển</w:t>
            </w:r>
            <w:r w:rsidRPr="00AF48C7">
              <w:rPr>
                <w:rFonts w:asciiTheme="majorHAnsi" w:hAnsiTheme="majorHAnsi" w:cstheme="majorHAnsi"/>
                <w:b/>
                <w:noProof/>
                <w:webHidden/>
              </w:rPr>
              <w:tab/>
            </w:r>
            <w:r w:rsidRPr="00AF48C7">
              <w:rPr>
                <w:rFonts w:asciiTheme="majorHAnsi" w:hAnsiTheme="majorHAnsi" w:cstheme="majorHAnsi"/>
                <w:b/>
                <w:noProof/>
                <w:webHidden/>
              </w:rPr>
              <w:fldChar w:fldCharType="begin"/>
            </w:r>
            <w:r w:rsidRPr="00AF48C7">
              <w:rPr>
                <w:rFonts w:asciiTheme="majorHAnsi" w:hAnsiTheme="majorHAnsi" w:cstheme="majorHAnsi"/>
                <w:b/>
                <w:noProof/>
                <w:webHidden/>
              </w:rPr>
              <w:instrText xml:space="preserve"> PAGEREF _Toc104936290 \h </w:instrText>
            </w:r>
            <w:r w:rsidRPr="00AF48C7">
              <w:rPr>
                <w:rFonts w:asciiTheme="majorHAnsi" w:hAnsiTheme="majorHAnsi" w:cstheme="majorHAnsi"/>
                <w:b/>
                <w:noProof/>
                <w:webHidden/>
              </w:rPr>
            </w:r>
            <w:r w:rsidRPr="00AF48C7">
              <w:rPr>
                <w:rFonts w:asciiTheme="majorHAnsi" w:hAnsiTheme="majorHAnsi" w:cstheme="majorHAnsi"/>
                <w:b/>
                <w:noProof/>
                <w:webHidden/>
              </w:rPr>
              <w:fldChar w:fldCharType="separate"/>
            </w:r>
            <w:r w:rsidRPr="00AF48C7">
              <w:rPr>
                <w:rFonts w:asciiTheme="majorHAnsi" w:hAnsiTheme="majorHAnsi" w:cstheme="majorHAnsi"/>
                <w:b/>
                <w:noProof/>
                <w:webHidden/>
              </w:rPr>
              <w:t>62</w:t>
            </w:r>
            <w:r w:rsidRPr="00AF48C7">
              <w:rPr>
                <w:rFonts w:asciiTheme="majorHAnsi" w:hAnsiTheme="majorHAnsi" w:cstheme="majorHAnsi"/>
                <w:b/>
                <w:noProof/>
                <w:webHidden/>
              </w:rPr>
              <w:fldChar w:fldCharType="end"/>
            </w:r>
          </w:hyperlink>
        </w:p>
        <w:p w14:paraId="0F415168" w14:textId="213644B7" w:rsidR="00AF48C7" w:rsidRPr="00AF48C7" w:rsidRDefault="00AF48C7">
          <w:pPr>
            <w:pStyle w:val="TOC1"/>
            <w:rPr>
              <w:rFonts w:eastAsiaTheme="minorEastAsia"/>
              <w:sz w:val="22"/>
              <w:szCs w:val="22"/>
            </w:rPr>
          </w:pPr>
          <w:hyperlink w:anchor="_Toc104936291" w:history="1">
            <w:r w:rsidRPr="00AF48C7">
              <w:rPr>
                <w:rStyle w:val="Hyperlink"/>
                <w:rFonts w:eastAsia="Calibri"/>
              </w:rPr>
              <w:t>TÀI LIỆU THAM KHẢO</w:t>
            </w:r>
            <w:r w:rsidRPr="00AF48C7">
              <w:rPr>
                <w:webHidden/>
              </w:rPr>
              <w:tab/>
            </w:r>
            <w:r w:rsidRPr="00AF48C7">
              <w:rPr>
                <w:webHidden/>
              </w:rPr>
              <w:fldChar w:fldCharType="begin"/>
            </w:r>
            <w:r w:rsidRPr="00AF48C7">
              <w:rPr>
                <w:webHidden/>
              </w:rPr>
              <w:instrText xml:space="preserve"> PAGEREF _Toc104936291 \h </w:instrText>
            </w:r>
            <w:r w:rsidRPr="00AF48C7">
              <w:rPr>
                <w:webHidden/>
              </w:rPr>
            </w:r>
            <w:r w:rsidRPr="00AF48C7">
              <w:rPr>
                <w:webHidden/>
              </w:rPr>
              <w:fldChar w:fldCharType="separate"/>
            </w:r>
            <w:r w:rsidRPr="00AF48C7">
              <w:rPr>
                <w:webHidden/>
              </w:rPr>
              <w:t>63</w:t>
            </w:r>
            <w:r w:rsidRPr="00AF48C7">
              <w:rPr>
                <w:webHidden/>
              </w:rPr>
              <w:fldChar w:fldCharType="end"/>
            </w:r>
          </w:hyperlink>
        </w:p>
        <w:p w14:paraId="0796FE11" w14:textId="52DF815F" w:rsidR="008625ED" w:rsidRPr="00734B1F" w:rsidRDefault="008625ED">
          <w:pPr>
            <w:rPr>
              <w:rFonts w:asciiTheme="majorHAnsi" w:hAnsiTheme="majorHAnsi" w:cstheme="majorHAnsi"/>
              <w:color w:val="000000" w:themeColor="text1"/>
              <w:sz w:val="26"/>
              <w:szCs w:val="26"/>
            </w:rPr>
          </w:pPr>
          <w:r w:rsidRPr="00AF48C7">
            <w:rPr>
              <w:rFonts w:asciiTheme="majorHAnsi" w:hAnsiTheme="majorHAnsi" w:cstheme="majorHAnsi"/>
              <w:b/>
              <w:color w:val="000000" w:themeColor="text1"/>
              <w:sz w:val="26"/>
              <w:szCs w:val="26"/>
            </w:rPr>
            <w:fldChar w:fldCharType="end"/>
          </w:r>
        </w:p>
      </w:sdtContent>
    </w:sdt>
    <w:p w14:paraId="3DEEDC84" w14:textId="77777777" w:rsidR="00AB5BA9" w:rsidRPr="00734B1F" w:rsidRDefault="00AB5BA9" w:rsidP="009F7DF4">
      <w:pPr>
        <w:pStyle w:val="Phn"/>
      </w:pPr>
    </w:p>
    <w:p w14:paraId="6A66E771" w14:textId="77777777" w:rsidR="00AB5BA9" w:rsidRPr="00734B1F" w:rsidRDefault="00AB5BA9" w:rsidP="009F7DF4">
      <w:pPr>
        <w:pStyle w:val="Phn"/>
      </w:pPr>
    </w:p>
    <w:p w14:paraId="2C63C86B" w14:textId="77777777" w:rsidR="00AB5BA9" w:rsidRPr="00734B1F" w:rsidRDefault="00AB5BA9" w:rsidP="009F7DF4">
      <w:pPr>
        <w:pStyle w:val="Phn"/>
      </w:pPr>
    </w:p>
    <w:p w14:paraId="084DDF20" w14:textId="77777777" w:rsidR="0093377A" w:rsidRPr="00734B1F" w:rsidRDefault="0093377A">
      <w:pPr>
        <w:rPr>
          <w:rFonts w:asciiTheme="majorHAnsi" w:eastAsia="Calibri" w:hAnsiTheme="majorHAnsi" w:cstheme="majorHAnsi"/>
          <w:noProof/>
          <w:sz w:val="26"/>
          <w:szCs w:val="26"/>
          <w:lang w:val="en-US"/>
        </w:rPr>
      </w:pPr>
      <w:r w:rsidRPr="00734B1F">
        <w:rPr>
          <w:rFonts w:asciiTheme="majorHAnsi" w:hAnsiTheme="majorHAnsi" w:cstheme="majorHAnsi"/>
        </w:rPr>
        <w:br w:type="page"/>
      </w:r>
    </w:p>
    <w:p w14:paraId="6CE792CC" w14:textId="7535B074" w:rsidR="0093377A" w:rsidRPr="00734B1F" w:rsidRDefault="0093377A" w:rsidP="0093377A">
      <w:pPr>
        <w:pStyle w:val="TOC4"/>
        <w:outlineLvl w:val="0"/>
        <w:rPr>
          <w:b/>
          <w:bCs/>
        </w:rPr>
      </w:pPr>
      <w:bookmarkStart w:id="20" w:name="_Toc104936223"/>
      <w:r w:rsidRPr="00734B1F">
        <w:rPr>
          <w:b/>
          <w:bCs/>
        </w:rPr>
        <w:lastRenderedPageBreak/>
        <w:t>DANH MỤC BẢNG BIỂU</w:t>
      </w:r>
      <w:bookmarkEnd w:id="20"/>
    </w:p>
    <w:p w14:paraId="23009303" w14:textId="61C90004"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r>
        <w:fldChar w:fldCharType="begin"/>
      </w:r>
      <w:r>
        <w:instrText xml:space="preserve"> TOC \h \z \c "Bảng" </w:instrText>
      </w:r>
      <w:r>
        <w:fldChar w:fldCharType="separate"/>
      </w:r>
      <w:hyperlink w:anchor="_Toc104936144" w:history="1">
        <w:r w:rsidRPr="00AF48C7">
          <w:rPr>
            <w:rStyle w:val="Hyperlink"/>
            <w:rFonts w:asciiTheme="majorHAnsi" w:eastAsia="Calibri" w:hAnsiTheme="majorHAnsi" w:cstheme="majorHAnsi"/>
            <w:noProof/>
            <w:sz w:val="26"/>
            <w:szCs w:val="26"/>
            <w:lang w:val="en-US"/>
          </w:rPr>
          <w:t>Bảng 1: Đặc tả hệ thống</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_Toc104936144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43</w:t>
        </w:r>
        <w:r w:rsidRPr="00AF48C7">
          <w:rPr>
            <w:rFonts w:asciiTheme="majorHAnsi" w:hAnsiTheme="majorHAnsi" w:cstheme="majorHAnsi"/>
            <w:noProof/>
            <w:webHidden/>
            <w:sz w:val="26"/>
            <w:szCs w:val="26"/>
          </w:rPr>
          <w:fldChar w:fldCharType="end"/>
        </w:r>
      </w:hyperlink>
    </w:p>
    <w:p w14:paraId="68148E63" w14:textId="1A03F6A7"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45" w:history="1">
        <w:r w:rsidRPr="00AF48C7">
          <w:rPr>
            <w:rStyle w:val="Hyperlink"/>
            <w:rFonts w:asciiTheme="majorHAnsi" w:hAnsiTheme="majorHAnsi" w:cstheme="majorHAnsi"/>
            <w:noProof/>
            <w:sz w:val="26"/>
            <w:szCs w:val="26"/>
          </w:rPr>
          <w:t>Bảng 2 : Đặc tả dữ liệu blog</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_Toc104936145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50</w:t>
        </w:r>
        <w:r w:rsidRPr="00AF48C7">
          <w:rPr>
            <w:rFonts w:asciiTheme="majorHAnsi" w:hAnsiTheme="majorHAnsi" w:cstheme="majorHAnsi"/>
            <w:noProof/>
            <w:webHidden/>
            <w:sz w:val="26"/>
            <w:szCs w:val="26"/>
          </w:rPr>
          <w:fldChar w:fldCharType="end"/>
        </w:r>
      </w:hyperlink>
    </w:p>
    <w:p w14:paraId="77A763EC" w14:textId="1CB8AA09"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46" w:history="1">
        <w:r w:rsidRPr="00AF48C7">
          <w:rPr>
            <w:rStyle w:val="Hyperlink"/>
            <w:rFonts w:asciiTheme="majorHAnsi" w:hAnsiTheme="majorHAnsi" w:cstheme="majorHAnsi"/>
            <w:noProof/>
            <w:sz w:val="26"/>
            <w:szCs w:val="26"/>
          </w:rPr>
          <w:t>Bảng 3: Thực thể danh mục sản phẩm</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_Toc104936146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50</w:t>
        </w:r>
        <w:r w:rsidRPr="00AF48C7">
          <w:rPr>
            <w:rFonts w:asciiTheme="majorHAnsi" w:hAnsiTheme="majorHAnsi" w:cstheme="majorHAnsi"/>
            <w:noProof/>
            <w:webHidden/>
            <w:sz w:val="26"/>
            <w:szCs w:val="26"/>
          </w:rPr>
          <w:fldChar w:fldCharType="end"/>
        </w:r>
      </w:hyperlink>
    </w:p>
    <w:p w14:paraId="6BB14D84" w14:textId="07DF4DCF"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47" w:history="1">
        <w:r w:rsidRPr="00AF48C7">
          <w:rPr>
            <w:rStyle w:val="Hyperlink"/>
            <w:rFonts w:asciiTheme="majorHAnsi" w:hAnsiTheme="majorHAnsi" w:cstheme="majorHAnsi"/>
            <w:noProof/>
            <w:sz w:val="26"/>
            <w:szCs w:val="26"/>
          </w:rPr>
          <w:t xml:space="preserve">Bảng 4: </w:t>
        </w:r>
        <w:r w:rsidRPr="00AF48C7">
          <w:rPr>
            <w:rStyle w:val="Hyperlink"/>
            <w:rFonts w:asciiTheme="majorHAnsi" w:eastAsia="Calibri" w:hAnsiTheme="majorHAnsi" w:cstheme="majorHAnsi"/>
            <w:noProof/>
            <w:sz w:val="26"/>
            <w:szCs w:val="26"/>
          </w:rPr>
          <w:t>Thực thể thương hiệu sản phẩm</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_Toc104936147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51</w:t>
        </w:r>
        <w:r w:rsidRPr="00AF48C7">
          <w:rPr>
            <w:rFonts w:asciiTheme="majorHAnsi" w:hAnsiTheme="majorHAnsi" w:cstheme="majorHAnsi"/>
            <w:noProof/>
            <w:webHidden/>
            <w:sz w:val="26"/>
            <w:szCs w:val="26"/>
          </w:rPr>
          <w:fldChar w:fldCharType="end"/>
        </w:r>
      </w:hyperlink>
    </w:p>
    <w:p w14:paraId="0BF7B9AB" w14:textId="16079623"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48" w:history="1">
        <w:r w:rsidRPr="00AF48C7">
          <w:rPr>
            <w:rStyle w:val="Hyperlink"/>
            <w:rFonts w:asciiTheme="majorHAnsi" w:hAnsiTheme="majorHAnsi" w:cstheme="majorHAnsi"/>
            <w:noProof/>
            <w:sz w:val="26"/>
            <w:szCs w:val="26"/>
          </w:rPr>
          <w:t>Bảng 5 Thực thể giỏ hàng</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_Toc104936148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51</w:t>
        </w:r>
        <w:r w:rsidRPr="00AF48C7">
          <w:rPr>
            <w:rFonts w:asciiTheme="majorHAnsi" w:hAnsiTheme="majorHAnsi" w:cstheme="majorHAnsi"/>
            <w:noProof/>
            <w:webHidden/>
            <w:sz w:val="26"/>
            <w:szCs w:val="26"/>
          </w:rPr>
          <w:fldChar w:fldCharType="end"/>
        </w:r>
      </w:hyperlink>
    </w:p>
    <w:p w14:paraId="399A7A36" w14:textId="03382195"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49" w:history="1">
        <w:r w:rsidRPr="00AF48C7">
          <w:rPr>
            <w:rStyle w:val="Hyperlink"/>
            <w:rFonts w:asciiTheme="majorHAnsi" w:hAnsiTheme="majorHAnsi" w:cstheme="majorHAnsi"/>
            <w:noProof/>
            <w:sz w:val="26"/>
            <w:szCs w:val="26"/>
          </w:rPr>
          <w:t>Bảng 6: Bảng thực thể user</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_Toc104936149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52</w:t>
        </w:r>
        <w:r w:rsidRPr="00AF48C7">
          <w:rPr>
            <w:rFonts w:asciiTheme="majorHAnsi" w:hAnsiTheme="majorHAnsi" w:cstheme="majorHAnsi"/>
            <w:noProof/>
            <w:webHidden/>
            <w:sz w:val="26"/>
            <w:szCs w:val="26"/>
          </w:rPr>
          <w:fldChar w:fldCharType="end"/>
        </w:r>
      </w:hyperlink>
    </w:p>
    <w:p w14:paraId="764F4015" w14:textId="6CAAAAFE"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50" w:history="1">
        <w:r w:rsidRPr="00AF48C7">
          <w:rPr>
            <w:rStyle w:val="Hyperlink"/>
            <w:rFonts w:asciiTheme="majorHAnsi" w:hAnsiTheme="majorHAnsi" w:cstheme="majorHAnsi"/>
            <w:noProof/>
            <w:sz w:val="26"/>
            <w:szCs w:val="26"/>
          </w:rPr>
          <w:t>Bảng 7 : Thực thể migratons</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_Toc104936150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52</w:t>
        </w:r>
        <w:r w:rsidRPr="00AF48C7">
          <w:rPr>
            <w:rFonts w:asciiTheme="majorHAnsi" w:hAnsiTheme="majorHAnsi" w:cstheme="majorHAnsi"/>
            <w:noProof/>
            <w:webHidden/>
            <w:sz w:val="26"/>
            <w:szCs w:val="26"/>
          </w:rPr>
          <w:fldChar w:fldCharType="end"/>
        </w:r>
      </w:hyperlink>
    </w:p>
    <w:p w14:paraId="595A56FF" w14:textId="0F431F56"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51" w:history="1">
        <w:r w:rsidRPr="00AF48C7">
          <w:rPr>
            <w:rStyle w:val="Hyperlink"/>
            <w:rFonts w:asciiTheme="majorHAnsi" w:hAnsiTheme="majorHAnsi" w:cstheme="majorHAnsi"/>
            <w:noProof/>
            <w:sz w:val="26"/>
            <w:szCs w:val="26"/>
          </w:rPr>
          <w:t>Bảng 8: Lịch sử mua hàng</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_Toc104936151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52</w:t>
        </w:r>
        <w:r w:rsidRPr="00AF48C7">
          <w:rPr>
            <w:rFonts w:asciiTheme="majorHAnsi" w:hAnsiTheme="majorHAnsi" w:cstheme="majorHAnsi"/>
            <w:noProof/>
            <w:webHidden/>
            <w:sz w:val="26"/>
            <w:szCs w:val="26"/>
          </w:rPr>
          <w:fldChar w:fldCharType="end"/>
        </w:r>
      </w:hyperlink>
    </w:p>
    <w:p w14:paraId="79C847BB" w14:textId="3CA1FA88"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52" w:history="1">
        <w:r w:rsidRPr="00AF48C7">
          <w:rPr>
            <w:rStyle w:val="Hyperlink"/>
            <w:rFonts w:asciiTheme="majorHAnsi" w:hAnsiTheme="majorHAnsi" w:cstheme="majorHAnsi"/>
            <w:noProof/>
            <w:sz w:val="26"/>
            <w:szCs w:val="26"/>
          </w:rPr>
          <w:t>Bảng 9: Thực thể bảng comment</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_Toc104936152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53</w:t>
        </w:r>
        <w:r w:rsidRPr="00AF48C7">
          <w:rPr>
            <w:rFonts w:asciiTheme="majorHAnsi" w:hAnsiTheme="majorHAnsi" w:cstheme="majorHAnsi"/>
            <w:noProof/>
            <w:webHidden/>
            <w:sz w:val="26"/>
            <w:szCs w:val="26"/>
          </w:rPr>
          <w:fldChar w:fldCharType="end"/>
        </w:r>
      </w:hyperlink>
    </w:p>
    <w:p w14:paraId="1374BBA2" w14:textId="04D6C16B"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53" w:history="1">
        <w:r w:rsidRPr="00AF48C7">
          <w:rPr>
            <w:rStyle w:val="Hyperlink"/>
            <w:rFonts w:asciiTheme="majorHAnsi" w:hAnsiTheme="majorHAnsi" w:cstheme="majorHAnsi"/>
            <w:noProof/>
            <w:sz w:val="26"/>
            <w:szCs w:val="26"/>
          </w:rPr>
          <w:t>Bảng 10: Thực thể bảng Country</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_Toc104936153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53</w:t>
        </w:r>
        <w:r w:rsidRPr="00AF48C7">
          <w:rPr>
            <w:rFonts w:asciiTheme="majorHAnsi" w:hAnsiTheme="majorHAnsi" w:cstheme="majorHAnsi"/>
            <w:noProof/>
            <w:webHidden/>
            <w:sz w:val="26"/>
            <w:szCs w:val="26"/>
          </w:rPr>
          <w:fldChar w:fldCharType="end"/>
        </w:r>
      </w:hyperlink>
    </w:p>
    <w:p w14:paraId="004F0282" w14:textId="4AC1CCEC" w:rsidR="00AF48C7" w:rsidRPr="00AF48C7" w:rsidRDefault="00AF48C7">
      <w:pPr>
        <w:pStyle w:val="TableofFigures"/>
        <w:tabs>
          <w:tab w:val="right" w:leader="dot" w:pos="9950"/>
        </w:tabs>
        <w:rPr>
          <w:rFonts w:asciiTheme="majorHAnsi" w:eastAsiaTheme="minorEastAsia" w:hAnsiTheme="majorHAnsi" w:cstheme="majorHAnsi"/>
          <w:noProof/>
          <w:sz w:val="26"/>
          <w:szCs w:val="26"/>
          <w:lang w:val="en-US"/>
        </w:rPr>
      </w:pPr>
      <w:hyperlink w:anchor="_Toc104936154" w:history="1">
        <w:r w:rsidRPr="00AF48C7">
          <w:rPr>
            <w:rStyle w:val="Hyperlink"/>
            <w:rFonts w:asciiTheme="majorHAnsi" w:hAnsiTheme="majorHAnsi" w:cstheme="majorHAnsi"/>
            <w:noProof/>
            <w:sz w:val="26"/>
            <w:szCs w:val="26"/>
          </w:rPr>
          <w:t>Bảng 11: Thực thế bảng Blog</w:t>
        </w:r>
        <w:r w:rsidRPr="00AF48C7">
          <w:rPr>
            <w:rFonts w:asciiTheme="majorHAnsi" w:hAnsiTheme="majorHAnsi" w:cstheme="majorHAnsi"/>
            <w:noProof/>
            <w:webHidden/>
            <w:sz w:val="26"/>
            <w:szCs w:val="26"/>
          </w:rPr>
          <w:tab/>
        </w:r>
        <w:r w:rsidRPr="00AF48C7">
          <w:rPr>
            <w:rFonts w:asciiTheme="majorHAnsi" w:hAnsiTheme="majorHAnsi" w:cstheme="majorHAnsi"/>
            <w:noProof/>
            <w:webHidden/>
            <w:sz w:val="26"/>
            <w:szCs w:val="26"/>
          </w:rPr>
          <w:fldChar w:fldCharType="begin"/>
        </w:r>
        <w:r w:rsidRPr="00AF48C7">
          <w:rPr>
            <w:rFonts w:asciiTheme="majorHAnsi" w:hAnsiTheme="majorHAnsi" w:cstheme="majorHAnsi"/>
            <w:noProof/>
            <w:webHidden/>
            <w:sz w:val="26"/>
            <w:szCs w:val="26"/>
          </w:rPr>
          <w:instrText xml:space="preserve"> PAGEREF _Toc104936154 \h </w:instrText>
        </w:r>
        <w:r w:rsidRPr="00AF48C7">
          <w:rPr>
            <w:rFonts w:asciiTheme="majorHAnsi" w:hAnsiTheme="majorHAnsi" w:cstheme="majorHAnsi"/>
            <w:noProof/>
            <w:webHidden/>
            <w:sz w:val="26"/>
            <w:szCs w:val="26"/>
          </w:rPr>
        </w:r>
        <w:r w:rsidRPr="00AF48C7">
          <w:rPr>
            <w:rFonts w:asciiTheme="majorHAnsi" w:hAnsiTheme="majorHAnsi" w:cstheme="majorHAnsi"/>
            <w:noProof/>
            <w:webHidden/>
            <w:sz w:val="26"/>
            <w:szCs w:val="26"/>
          </w:rPr>
          <w:fldChar w:fldCharType="separate"/>
        </w:r>
        <w:r w:rsidRPr="00AF48C7">
          <w:rPr>
            <w:rFonts w:asciiTheme="majorHAnsi" w:hAnsiTheme="majorHAnsi" w:cstheme="majorHAnsi"/>
            <w:noProof/>
            <w:webHidden/>
            <w:sz w:val="26"/>
            <w:szCs w:val="26"/>
          </w:rPr>
          <w:t>53</w:t>
        </w:r>
        <w:r w:rsidRPr="00AF48C7">
          <w:rPr>
            <w:rFonts w:asciiTheme="majorHAnsi" w:hAnsiTheme="majorHAnsi" w:cstheme="majorHAnsi"/>
            <w:noProof/>
            <w:webHidden/>
            <w:sz w:val="26"/>
            <w:szCs w:val="26"/>
          </w:rPr>
          <w:fldChar w:fldCharType="end"/>
        </w:r>
      </w:hyperlink>
    </w:p>
    <w:p w14:paraId="41B866FE" w14:textId="721FE1BB" w:rsidR="003279A2" w:rsidRPr="00734B1F" w:rsidRDefault="00AF48C7" w:rsidP="00840B82">
      <w:pPr>
        <w:pStyle w:val="TOC4"/>
        <w:rPr>
          <w:rFonts w:eastAsia="Times New Roman"/>
        </w:rPr>
      </w:pPr>
      <w:r>
        <w:rPr>
          <w:rFonts w:asciiTheme="minorHAnsi" w:eastAsiaTheme="minorHAnsi" w:hAnsiTheme="minorHAnsi" w:cstheme="minorBidi"/>
          <w:noProof w:val="0"/>
          <w:sz w:val="22"/>
          <w:szCs w:val="22"/>
          <w:lang w:val="vi-VN"/>
        </w:rPr>
        <w:fldChar w:fldCharType="end"/>
      </w:r>
      <w:r w:rsidR="00020708" w:rsidRPr="00734B1F">
        <w:br w:type="page"/>
      </w:r>
    </w:p>
    <w:p w14:paraId="0202A49C" w14:textId="359E151E" w:rsidR="00020708" w:rsidRPr="00734B1F" w:rsidRDefault="00020708" w:rsidP="00020708">
      <w:pPr>
        <w:rPr>
          <w:rFonts w:asciiTheme="majorHAnsi" w:eastAsia="Times New Roman" w:hAnsiTheme="majorHAnsi" w:cstheme="majorHAnsi"/>
          <w:b/>
          <w:color w:val="000000" w:themeColor="text1"/>
          <w:sz w:val="26"/>
          <w:szCs w:val="26"/>
          <w:lang w:val="en-US"/>
        </w:rPr>
      </w:pPr>
    </w:p>
    <w:p w14:paraId="495865A4" w14:textId="178AB5BF" w:rsidR="0093377A" w:rsidRPr="00734B1F" w:rsidRDefault="0093377A" w:rsidP="0093377A">
      <w:pPr>
        <w:pStyle w:val="TableofFigures"/>
        <w:tabs>
          <w:tab w:val="right" w:leader="dot" w:pos="9060"/>
        </w:tabs>
        <w:spacing w:line="360" w:lineRule="auto"/>
        <w:jc w:val="center"/>
        <w:outlineLvl w:val="0"/>
        <w:rPr>
          <w:rFonts w:asciiTheme="majorHAnsi" w:hAnsiTheme="majorHAnsi" w:cstheme="majorHAnsi"/>
          <w:b/>
          <w:bCs/>
          <w:sz w:val="26"/>
          <w:szCs w:val="26"/>
          <w:lang w:val="en-US"/>
        </w:rPr>
      </w:pPr>
      <w:bookmarkStart w:id="21" w:name="_Toc104936224"/>
      <w:r w:rsidRPr="00734B1F">
        <w:rPr>
          <w:rFonts w:asciiTheme="majorHAnsi" w:hAnsiTheme="majorHAnsi" w:cstheme="majorHAnsi"/>
          <w:b/>
          <w:bCs/>
          <w:sz w:val="26"/>
          <w:szCs w:val="26"/>
          <w:lang w:val="en-US"/>
        </w:rPr>
        <w:t>DANH MỤC HÌNH VẼ</w:t>
      </w:r>
      <w:bookmarkEnd w:id="21"/>
    </w:p>
    <w:p w14:paraId="41A7D502" w14:textId="2D9DAA9F" w:rsidR="00EC46DB" w:rsidRPr="00734B1F" w:rsidRDefault="00EC46DB"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r w:rsidRPr="00734B1F">
        <w:rPr>
          <w:rFonts w:asciiTheme="majorHAnsi" w:hAnsiTheme="majorHAnsi" w:cstheme="majorHAnsi"/>
          <w:sz w:val="26"/>
          <w:szCs w:val="26"/>
        </w:rPr>
        <w:fldChar w:fldCharType="begin"/>
      </w:r>
      <w:r w:rsidRPr="00734B1F">
        <w:rPr>
          <w:rFonts w:asciiTheme="majorHAnsi" w:hAnsiTheme="majorHAnsi" w:cstheme="majorHAnsi"/>
          <w:sz w:val="26"/>
          <w:szCs w:val="26"/>
        </w:rPr>
        <w:instrText xml:space="preserve"> TOC \h \z \c "Hình" </w:instrText>
      </w:r>
      <w:r w:rsidRPr="00734B1F">
        <w:rPr>
          <w:rFonts w:asciiTheme="majorHAnsi" w:hAnsiTheme="majorHAnsi" w:cstheme="majorHAnsi"/>
          <w:sz w:val="26"/>
          <w:szCs w:val="26"/>
        </w:rPr>
        <w:fldChar w:fldCharType="separate"/>
      </w:r>
      <w:hyperlink r:id="rId16" w:anchor="_Toc92790943" w:history="1">
        <w:r w:rsidRPr="00734B1F">
          <w:rPr>
            <w:rStyle w:val="Hyperlink"/>
            <w:rFonts w:asciiTheme="majorHAnsi" w:hAnsiTheme="majorHAnsi" w:cstheme="majorHAnsi"/>
            <w:noProof/>
            <w:sz w:val="26"/>
            <w:szCs w:val="26"/>
          </w:rPr>
          <w:t>Hình 1: Cách hoạt động của trang web tĩnh</w:t>
        </w:r>
        <w:r w:rsidRPr="00734B1F">
          <w:rPr>
            <w:rFonts w:asciiTheme="majorHAnsi" w:hAnsiTheme="majorHAnsi" w:cstheme="majorHAnsi"/>
            <w:noProof/>
            <w:webHidden/>
            <w:sz w:val="26"/>
            <w:szCs w:val="26"/>
          </w:rPr>
          <w:tab/>
        </w:r>
        <w:r w:rsidRPr="00734B1F">
          <w:rPr>
            <w:rFonts w:asciiTheme="majorHAnsi" w:hAnsiTheme="majorHAnsi" w:cstheme="majorHAnsi"/>
            <w:noProof/>
            <w:webHidden/>
            <w:sz w:val="26"/>
            <w:szCs w:val="26"/>
          </w:rPr>
          <w:fldChar w:fldCharType="begin"/>
        </w:r>
        <w:r w:rsidRPr="00734B1F">
          <w:rPr>
            <w:rFonts w:asciiTheme="majorHAnsi" w:hAnsiTheme="majorHAnsi" w:cstheme="majorHAnsi"/>
            <w:noProof/>
            <w:webHidden/>
            <w:sz w:val="26"/>
            <w:szCs w:val="26"/>
          </w:rPr>
          <w:instrText xml:space="preserve"> PAGEREF _Toc92790943 \h </w:instrText>
        </w:r>
        <w:r w:rsidRPr="00734B1F">
          <w:rPr>
            <w:rFonts w:asciiTheme="majorHAnsi" w:hAnsiTheme="majorHAnsi" w:cstheme="majorHAnsi"/>
            <w:noProof/>
            <w:webHidden/>
            <w:sz w:val="26"/>
            <w:szCs w:val="26"/>
          </w:rPr>
        </w:r>
        <w:r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16</w:t>
        </w:r>
        <w:r w:rsidRPr="00734B1F">
          <w:rPr>
            <w:rFonts w:asciiTheme="majorHAnsi" w:hAnsiTheme="majorHAnsi" w:cstheme="majorHAnsi"/>
            <w:noProof/>
            <w:webHidden/>
            <w:sz w:val="26"/>
            <w:szCs w:val="26"/>
          </w:rPr>
          <w:fldChar w:fldCharType="end"/>
        </w:r>
      </w:hyperlink>
    </w:p>
    <w:p w14:paraId="5EA38BE9" w14:textId="7499CDD3"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44" w:history="1">
        <w:r w:rsidR="00EC46DB" w:rsidRPr="00734B1F">
          <w:rPr>
            <w:rStyle w:val="Hyperlink"/>
            <w:rFonts w:asciiTheme="majorHAnsi" w:hAnsiTheme="majorHAnsi" w:cstheme="majorHAnsi"/>
            <w:noProof/>
            <w:sz w:val="26"/>
            <w:szCs w:val="26"/>
          </w:rPr>
          <w:t>Hình 2: Cách hoạt động của trang web động</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_Toc92790944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17</w:t>
        </w:r>
        <w:r w:rsidR="00EC46DB" w:rsidRPr="00734B1F">
          <w:rPr>
            <w:rFonts w:asciiTheme="majorHAnsi" w:hAnsiTheme="majorHAnsi" w:cstheme="majorHAnsi"/>
            <w:noProof/>
            <w:webHidden/>
            <w:sz w:val="26"/>
            <w:szCs w:val="26"/>
          </w:rPr>
          <w:fldChar w:fldCharType="end"/>
        </w:r>
      </w:hyperlink>
    </w:p>
    <w:p w14:paraId="433B4FD9" w14:textId="23AD586E"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45" w:history="1">
        <w:r w:rsidR="00EC46DB" w:rsidRPr="00734B1F">
          <w:rPr>
            <w:rStyle w:val="Hyperlink"/>
            <w:rFonts w:asciiTheme="majorHAnsi" w:hAnsiTheme="majorHAnsi" w:cstheme="majorHAnsi"/>
            <w:noProof/>
            <w:sz w:val="26"/>
            <w:szCs w:val="26"/>
          </w:rPr>
          <w:t>Hình 3: Sơ đồ Use-case của khách hàng</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_Toc92790945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31</w:t>
        </w:r>
        <w:r w:rsidR="00EC46DB" w:rsidRPr="00734B1F">
          <w:rPr>
            <w:rFonts w:asciiTheme="majorHAnsi" w:hAnsiTheme="majorHAnsi" w:cstheme="majorHAnsi"/>
            <w:noProof/>
            <w:webHidden/>
            <w:sz w:val="26"/>
            <w:szCs w:val="26"/>
          </w:rPr>
          <w:fldChar w:fldCharType="end"/>
        </w:r>
      </w:hyperlink>
    </w:p>
    <w:p w14:paraId="55730861" w14:textId="73C2EBCE"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46" w:history="1">
        <w:r w:rsidR="00EC46DB" w:rsidRPr="00734B1F">
          <w:rPr>
            <w:rStyle w:val="Hyperlink"/>
            <w:rFonts w:asciiTheme="majorHAnsi" w:hAnsiTheme="majorHAnsi" w:cstheme="majorHAnsi"/>
            <w:noProof/>
            <w:sz w:val="26"/>
            <w:szCs w:val="26"/>
          </w:rPr>
          <w:t>Hình 4: Sơ đồ Use-case của khách hàng-thành viên</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_Toc92790946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31</w:t>
        </w:r>
        <w:r w:rsidR="00EC46DB" w:rsidRPr="00734B1F">
          <w:rPr>
            <w:rFonts w:asciiTheme="majorHAnsi" w:hAnsiTheme="majorHAnsi" w:cstheme="majorHAnsi"/>
            <w:noProof/>
            <w:webHidden/>
            <w:sz w:val="26"/>
            <w:szCs w:val="26"/>
          </w:rPr>
          <w:fldChar w:fldCharType="end"/>
        </w:r>
      </w:hyperlink>
    </w:p>
    <w:p w14:paraId="39155532" w14:textId="1EB2EB2C"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47" w:history="1">
        <w:r w:rsidR="00EC46DB" w:rsidRPr="00734B1F">
          <w:rPr>
            <w:rStyle w:val="Hyperlink"/>
            <w:rFonts w:asciiTheme="majorHAnsi" w:hAnsiTheme="majorHAnsi" w:cstheme="majorHAnsi"/>
            <w:noProof/>
            <w:sz w:val="26"/>
            <w:szCs w:val="26"/>
          </w:rPr>
          <w:t>Hình 5: Sơ đồ Usse-case của người quản lí</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_Toc92790947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32</w:t>
        </w:r>
        <w:r w:rsidR="00EC46DB" w:rsidRPr="00734B1F">
          <w:rPr>
            <w:rFonts w:asciiTheme="majorHAnsi" w:hAnsiTheme="majorHAnsi" w:cstheme="majorHAnsi"/>
            <w:noProof/>
            <w:webHidden/>
            <w:sz w:val="26"/>
            <w:szCs w:val="26"/>
          </w:rPr>
          <w:fldChar w:fldCharType="end"/>
        </w:r>
      </w:hyperlink>
    </w:p>
    <w:p w14:paraId="02721E7C" w14:textId="5613D8D7"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48" w:history="1">
        <w:r w:rsidR="00EC46DB" w:rsidRPr="00734B1F">
          <w:rPr>
            <w:rStyle w:val="Hyperlink"/>
            <w:rFonts w:asciiTheme="majorHAnsi" w:hAnsiTheme="majorHAnsi" w:cstheme="majorHAnsi"/>
            <w:noProof/>
            <w:sz w:val="26"/>
            <w:szCs w:val="26"/>
          </w:rPr>
          <w:t>Hình 6: Biểu đồ phân cấp chức năng hệ thống</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_Toc92790948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33</w:t>
        </w:r>
        <w:r w:rsidR="00EC46DB" w:rsidRPr="00734B1F">
          <w:rPr>
            <w:rFonts w:asciiTheme="majorHAnsi" w:hAnsiTheme="majorHAnsi" w:cstheme="majorHAnsi"/>
            <w:noProof/>
            <w:webHidden/>
            <w:sz w:val="26"/>
            <w:szCs w:val="26"/>
          </w:rPr>
          <w:fldChar w:fldCharType="end"/>
        </w:r>
      </w:hyperlink>
    </w:p>
    <w:p w14:paraId="6F081AD0" w14:textId="0EBE3F1E"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49" w:history="1">
        <w:r w:rsidR="00EC46DB" w:rsidRPr="00734B1F">
          <w:rPr>
            <w:rStyle w:val="Hyperlink"/>
            <w:rFonts w:asciiTheme="majorHAnsi" w:hAnsiTheme="majorHAnsi" w:cstheme="majorHAnsi"/>
            <w:noProof/>
            <w:sz w:val="26"/>
            <w:szCs w:val="26"/>
          </w:rPr>
          <w:t>Hình 7: Biêu đồ tuần tự đăng nhập</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_Toc92790949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33</w:t>
        </w:r>
        <w:r w:rsidR="00EC46DB" w:rsidRPr="00734B1F">
          <w:rPr>
            <w:rFonts w:asciiTheme="majorHAnsi" w:hAnsiTheme="majorHAnsi" w:cstheme="majorHAnsi"/>
            <w:noProof/>
            <w:webHidden/>
            <w:sz w:val="26"/>
            <w:szCs w:val="26"/>
          </w:rPr>
          <w:fldChar w:fldCharType="end"/>
        </w:r>
      </w:hyperlink>
    </w:p>
    <w:p w14:paraId="24F99E5E" w14:textId="0536063C"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50" w:history="1">
        <w:r w:rsidR="00EC46DB" w:rsidRPr="00734B1F">
          <w:rPr>
            <w:rStyle w:val="Hyperlink"/>
            <w:rFonts w:asciiTheme="majorHAnsi" w:hAnsiTheme="majorHAnsi" w:cstheme="majorHAnsi"/>
            <w:noProof/>
            <w:sz w:val="26"/>
            <w:szCs w:val="26"/>
          </w:rPr>
          <w:t>Hình 8: Biểu đồ tuần tự đăng kí thành viên</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_Toc92790950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34</w:t>
        </w:r>
        <w:r w:rsidR="00EC46DB" w:rsidRPr="00734B1F">
          <w:rPr>
            <w:rFonts w:asciiTheme="majorHAnsi" w:hAnsiTheme="majorHAnsi" w:cstheme="majorHAnsi"/>
            <w:noProof/>
            <w:webHidden/>
            <w:sz w:val="26"/>
            <w:szCs w:val="26"/>
          </w:rPr>
          <w:fldChar w:fldCharType="end"/>
        </w:r>
      </w:hyperlink>
    </w:p>
    <w:p w14:paraId="173D4FD9" w14:textId="1D343C52"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51" w:history="1">
        <w:r w:rsidR="00EC46DB" w:rsidRPr="00734B1F">
          <w:rPr>
            <w:rStyle w:val="Hyperlink"/>
            <w:rFonts w:asciiTheme="majorHAnsi" w:hAnsiTheme="majorHAnsi" w:cstheme="majorHAnsi"/>
            <w:noProof/>
            <w:sz w:val="26"/>
            <w:szCs w:val="26"/>
          </w:rPr>
          <w:t>Hình 9: Biểu đồ tuần tự tìm kiếm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_Toc92790951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34</w:t>
        </w:r>
        <w:r w:rsidR="00EC46DB" w:rsidRPr="00734B1F">
          <w:rPr>
            <w:rFonts w:asciiTheme="majorHAnsi" w:hAnsiTheme="majorHAnsi" w:cstheme="majorHAnsi"/>
            <w:noProof/>
            <w:webHidden/>
            <w:sz w:val="26"/>
            <w:szCs w:val="26"/>
          </w:rPr>
          <w:fldChar w:fldCharType="end"/>
        </w:r>
      </w:hyperlink>
    </w:p>
    <w:p w14:paraId="262CE730" w14:textId="6DC287F2"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52" w:history="1">
        <w:r w:rsidR="00EC46DB" w:rsidRPr="00734B1F">
          <w:rPr>
            <w:rStyle w:val="Hyperlink"/>
            <w:rFonts w:asciiTheme="majorHAnsi" w:hAnsiTheme="majorHAnsi" w:cstheme="majorHAnsi"/>
            <w:noProof/>
            <w:sz w:val="26"/>
            <w:szCs w:val="26"/>
          </w:rPr>
          <w:t>Hình 10: Biểu đồ tuần tự đặt hàng</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_Toc92790952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35</w:t>
        </w:r>
        <w:r w:rsidR="00EC46DB" w:rsidRPr="00734B1F">
          <w:rPr>
            <w:rFonts w:asciiTheme="majorHAnsi" w:hAnsiTheme="majorHAnsi" w:cstheme="majorHAnsi"/>
            <w:noProof/>
            <w:webHidden/>
            <w:sz w:val="26"/>
            <w:szCs w:val="26"/>
          </w:rPr>
          <w:fldChar w:fldCharType="end"/>
        </w:r>
      </w:hyperlink>
    </w:p>
    <w:p w14:paraId="23ADEE7C" w14:textId="4FCF4B25"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53" w:history="1">
        <w:r w:rsidR="00EC46DB" w:rsidRPr="00734B1F">
          <w:rPr>
            <w:rStyle w:val="Hyperlink"/>
            <w:rFonts w:asciiTheme="majorHAnsi" w:hAnsiTheme="majorHAnsi" w:cstheme="majorHAnsi"/>
            <w:noProof/>
            <w:sz w:val="26"/>
            <w:szCs w:val="26"/>
          </w:rPr>
          <w:t>Hình 11: Biểu đồ tuần tự xem thông tin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_Toc92790953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35</w:t>
        </w:r>
        <w:r w:rsidR="00EC46DB" w:rsidRPr="00734B1F">
          <w:rPr>
            <w:rFonts w:asciiTheme="majorHAnsi" w:hAnsiTheme="majorHAnsi" w:cstheme="majorHAnsi"/>
            <w:noProof/>
            <w:webHidden/>
            <w:sz w:val="26"/>
            <w:szCs w:val="26"/>
          </w:rPr>
          <w:fldChar w:fldCharType="end"/>
        </w:r>
      </w:hyperlink>
    </w:p>
    <w:p w14:paraId="62A2E0EA" w14:textId="57327551"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54" w:history="1">
        <w:r w:rsidR="00EC46DB" w:rsidRPr="00734B1F">
          <w:rPr>
            <w:rStyle w:val="Hyperlink"/>
            <w:rFonts w:asciiTheme="majorHAnsi" w:hAnsiTheme="majorHAnsi" w:cstheme="majorHAnsi"/>
            <w:noProof/>
            <w:sz w:val="26"/>
            <w:szCs w:val="26"/>
          </w:rPr>
          <w:t>Hình 12: Biểu đồ tuần tự thay đổi thông tin cá nhân</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_Toc92790954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36</w:t>
        </w:r>
        <w:r w:rsidR="00EC46DB" w:rsidRPr="00734B1F">
          <w:rPr>
            <w:rFonts w:asciiTheme="majorHAnsi" w:hAnsiTheme="majorHAnsi" w:cstheme="majorHAnsi"/>
            <w:noProof/>
            <w:webHidden/>
            <w:sz w:val="26"/>
            <w:szCs w:val="26"/>
          </w:rPr>
          <w:fldChar w:fldCharType="end"/>
        </w:r>
      </w:hyperlink>
    </w:p>
    <w:p w14:paraId="1D9B50FE" w14:textId="2A86EA93"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55" w:history="1">
        <w:r w:rsidR="00EC46DB" w:rsidRPr="00734B1F">
          <w:rPr>
            <w:rStyle w:val="Hyperlink"/>
            <w:rFonts w:asciiTheme="majorHAnsi" w:hAnsiTheme="majorHAnsi" w:cstheme="majorHAnsi"/>
            <w:noProof/>
            <w:sz w:val="26"/>
            <w:szCs w:val="26"/>
          </w:rPr>
          <w:t>Hình 13: Biểu đồ tuần tự quản lí khách hàng</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_Toc92790955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36</w:t>
        </w:r>
        <w:r w:rsidR="00EC46DB" w:rsidRPr="00734B1F">
          <w:rPr>
            <w:rFonts w:asciiTheme="majorHAnsi" w:hAnsiTheme="majorHAnsi" w:cstheme="majorHAnsi"/>
            <w:noProof/>
            <w:webHidden/>
            <w:sz w:val="26"/>
            <w:szCs w:val="26"/>
          </w:rPr>
          <w:fldChar w:fldCharType="end"/>
        </w:r>
      </w:hyperlink>
    </w:p>
    <w:p w14:paraId="6A7EEDE6" w14:textId="37C67F7B"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17" w:anchor="_Toc92790956" w:history="1">
        <w:r w:rsidR="00EC46DB" w:rsidRPr="00734B1F">
          <w:rPr>
            <w:rStyle w:val="Hyperlink"/>
            <w:rFonts w:asciiTheme="majorHAnsi" w:hAnsiTheme="majorHAnsi" w:cstheme="majorHAnsi"/>
            <w:noProof/>
            <w:sz w:val="26"/>
            <w:szCs w:val="26"/>
          </w:rPr>
          <w:t>Hình 14: Sơ đồ quan hệ Cơ sở dữ liệu</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_Toc92790956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39</w:t>
        </w:r>
        <w:r w:rsidR="00EC46DB" w:rsidRPr="00734B1F">
          <w:rPr>
            <w:rFonts w:asciiTheme="majorHAnsi" w:hAnsiTheme="majorHAnsi" w:cstheme="majorHAnsi"/>
            <w:noProof/>
            <w:webHidden/>
            <w:sz w:val="26"/>
            <w:szCs w:val="26"/>
          </w:rPr>
          <w:fldChar w:fldCharType="end"/>
        </w:r>
      </w:hyperlink>
    </w:p>
    <w:p w14:paraId="2279714A" w14:textId="32E7588D"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18" w:anchor="_Toc92790957" w:history="1">
        <w:r w:rsidR="00EC46DB" w:rsidRPr="00734B1F">
          <w:rPr>
            <w:rStyle w:val="Hyperlink"/>
            <w:rFonts w:asciiTheme="majorHAnsi" w:hAnsiTheme="majorHAnsi" w:cstheme="majorHAnsi"/>
            <w:noProof/>
            <w:sz w:val="26"/>
            <w:szCs w:val="26"/>
          </w:rPr>
          <w:t>Hình 15: Giao diện trang chủ</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_Toc92790957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40</w:t>
        </w:r>
        <w:r w:rsidR="00EC46DB" w:rsidRPr="00734B1F">
          <w:rPr>
            <w:rFonts w:asciiTheme="majorHAnsi" w:hAnsiTheme="majorHAnsi" w:cstheme="majorHAnsi"/>
            <w:noProof/>
            <w:webHidden/>
            <w:sz w:val="26"/>
            <w:szCs w:val="26"/>
          </w:rPr>
          <w:fldChar w:fldCharType="end"/>
        </w:r>
      </w:hyperlink>
    </w:p>
    <w:p w14:paraId="27FBEA78" w14:textId="698E094A"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19" w:anchor="_Toc92790958" w:history="1">
        <w:r w:rsidR="00EC46DB" w:rsidRPr="00734B1F">
          <w:rPr>
            <w:rStyle w:val="Hyperlink"/>
            <w:rFonts w:asciiTheme="majorHAnsi" w:hAnsiTheme="majorHAnsi" w:cstheme="majorHAnsi"/>
            <w:noProof/>
            <w:sz w:val="26"/>
            <w:szCs w:val="26"/>
          </w:rPr>
          <w:t>Hình 16: Giao diện chi tiết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_Toc92790958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41</w:t>
        </w:r>
        <w:r w:rsidR="00EC46DB" w:rsidRPr="00734B1F">
          <w:rPr>
            <w:rFonts w:asciiTheme="majorHAnsi" w:hAnsiTheme="majorHAnsi" w:cstheme="majorHAnsi"/>
            <w:noProof/>
            <w:webHidden/>
            <w:sz w:val="26"/>
            <w:szCs w:val="26"/>
          </w:rPr>
          <w:fldChar w:fldCharType="end"/>
        </w:r>
      </w:hyperlink>
    </w:p>
    <w:p w14:paraId="065EB51F" w14:textId="77C9A7AA"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0" w:anchor="_Toc92790959" w:history="1">
        <w:r w:rsidR="00EC46DB" w:rsidRPr="00734B1F">
          <w:rPr>
            <w:rStyle w:val="Hyperlink"/>
            <w:rFonts w:asciiTheme="majorHAnsi" w:hAnsiTheme="majorHAnsi" w:cstheme="majorHAnsi"/>
            <w:noProof/>
            <w:sz w:val="26"/>
            <w:szCs w:val="26"/>
          </w:rPr>
          <w:t>Hình 17: Giao diện đăng nhập</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_Toc92790959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41</w:t>
        </w:r>
        <w:r w:rsidR="00EC46DB" w:rsidRPr="00734B1F">
          <w:rPr>
            <w:rFonts w:asciiTheme="majorHAnsi" w:hAnsiTheme="majorHAnsi" w:cstheme="majorHAnsi"/>
            <w:noProof/>
            <w:webHidden/>
            <w:sz w:val="26"/>
            <w:szCs w:val="26"/>
          </w:rPr>
          <w:fldChar w:fldCharType="end"/>
        </w:r>
      </w:hyperlink>
    </w:p>
    <w:p w14:paraId="7A570A39" w14:textId="343C8910"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1" w:anchor="_Toc92790960" w:history="1">
        <w:r w:rsidR="00EC46DB" w:rsidRPr="00734B1F">
          <w:rPr>
            <w:rStyle w:val="Hyperlink"/>
            <w:rFonts w:asciiTheme="majorHAnsi" w:hAnsiTheme="majorHAnsi" w:cstheme="majorHAnsi"/>
            <w:noProof/>
            <w:sz w:val="26"/>
            <w:szCs w:val="26"/>
          </w:rPr>
          <w:t>Hình 18: Giao diện đăng kí</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_Toc92790960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42</w:t>
        </w:r>
        <w:r w:rsidR="00EC46DB" w:rsidRPr="00734B1F">
          <w:rPr>
            <w:rFonts w:asciiTheme="majorHAnsi" w:hAnsiTheme="majorHAnsi" w:cstheme="majorHAnsi"/>
            <w:noProof/>
            <w:webHidden/>
            <w:sz w:val="26"/>
            <w:szCs w:val="26"/>
          </w:rPr>
          <w:fldChar w:fldCharType="end"/>
        </w:r>
      </w:hyperlink>
    </w:p>
    <w:p w14:paraId="78303419" w14:textId="1F5A24F8"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w:anchor="_Toc92790961" w:history="1">
        <w:r w:rsidR="00EC46DB" w:rsidRPr="00734B1F">
          <w:rPr>
            <w:rStyle w:val="Hyperlink"/>
            <w:rFonts w:asciiTheme="majorHAnsi" w:hAnsiTheme="majorHAnsi" w:cstheme="majorHAnsi"/>
            <w:noProof/>
            <w:sz w:val="26"/>
            <w:szCs w:val="26"/>
          </w:rPr>
          <w:t>Hình 19: Giao diện quản lí tài khoản</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_Toc92790961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43</w:t>
        </w:r>
        <w:r w:rsidR="00EC46DB" w:rsidRPr="00734B1F">
          <w:rPr>
            <w:rFonts w:asciiTheme="majorHAnsi" w:hAnsiTheme="majorHAnsi" w:cstheme="majorHAnsi"/>
            <w:noProof/>
            <w:webHidden/>
            <w:sz w:val="26"/>
            <w:szCs w:val="26"/>
          </w:rPr>
          <w:fldChar w:fldCharType="end"/>
        </w:r>
      </w:hyperlink>
    </w:p>
    <w:p w14:paraId="6C4BABF9" w14:textId="6E61A66B"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2" w:anchor="_Toc92790962" w:history="1">
        <w:r w:rsidR="00EC46DB" w:rsidRPr="00734B1F">
          <w:rPr>
            <w:rStyle w:val="Hyperlink"/>
            <w:rFonts w:asciiTheme="majorHAnsi" w:hAnsiTheme="majorHAnsi" w:cstheme="majorHAnsi"/>
            <w:noProof/>
            <w:sz w:val="26"/>
            <w:szCs w:val="26"/>
          </w:rPr>
          <w:t>Hình 20: Giao diện quản lí Admin</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_Toc92790962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43</w:t>
        </w:r>
        <w:r w:rsidR="00EC46DB" w:rsidRPr="00734B1F">
          <w:rPr>
            <w:rFonts w:asciiTheme="majorHAnsi" w:hAnsiTheme="majorHAnsi" w:cstheme="majorHAnsi"/>
            <w:noProof/>
            <w:webHidden/>
            <w:sz w:val="26"/>
            <w:szCs w:val="26"/>
          </w:rPr>
          <w:fldChar w:fldCharType="end"/>
        </w:r>
      </w:hyperlink>
    </w:p>
    <w:p w14:paraId="2E116A44" w14:textId="5CB8CD47"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3" w:anchor="_Toc92790963" w:history="1">
        <w:r w:rsidR="00EC46DB" w:rsidRPr="00734B1F">
          <w:rPr>
            <w:rStyle w:val="Hyperlink"/>
            <w:rFonts w:asciiTheme="majorHAnsi" w:hAnsiTheme="majorHAnsi" w:cstheme="majorHAnsi"/>
            <w:noProof/>
            <w:sz w:val="26"/>
            <w:szCs w:val="26"/>
          </w:rPr>
          <w:t>Hình 21: Giao diện giỏ hàng</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_Toc92790963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44</w:t>
        </w:r>
        <w:r w:rsidR="00EC46DB" w:rsidRPr="00734B1F">
          <w:rPr>
            <w:rFonts w:asciiTheme="majorHAnsi" w:hAnsiTheme="majorHAnsi" w:cstheme="majorHAnsi"/>
            <w:noProof/>
            <w:webHidden/>
            <w:sz w:val="26"/>
            <w:szCs w:val="26"/>
          </w:rPr>
          <w:fldChar w:fldCharType="end"/>
        </w:r>
      </w:hyperlink>
    </w:p>
    <w:p w14:paraId="6D268173" w14:textId="1E7C98B9"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4" w:anchor="_Toc92790964" w:history="1">
        <w:r w:rsidR="00EC46DB" w:rsidRPr="00734B1F">
          <w:rPr>
            <w:rStyle w:val="Hyperlink"/>
            <w:rFonts w:asciiTheme="majorHAnsi" w:hAnsiTheme="majorHAnsi" w:cstheme="majorHAnsi"/>
            <w:noProof/>
            <w:sz w:val="26"/>
            <w:szCs w:val="26"/>
          </w:rPr>
          <w:t>Hình 22: Giao diện quản lí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_Toc92790964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45</w:t>
        </w:r>
        <w:r w:rsidR="00EC46DB" w:rsidRPr="00734B1F">
          <w:rPr>
            <w:rFonts w:asciiTheme="majorHAnsi" w:hAnsiTheme="majorHAnsi" w:cstheme="majorHAnsi"/>
            <w:noProof/>
            <w:webHidden/>
            <w:sz w:val="26"/>
            <w:szCs w:val="26"/>
          </w:rPr>
          <w:fldChar w:fldCharType="end"/>
        </w:r>
      </w:hyperlink>
    </w:p>
    <w:p w14:paraId="7941154E" w14:textId="51984951"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5" w:anchor="_Toc92790965" w:history="1">
        <w:r w:rsidR="00EC46DB" w:rsidRPr="00734B1F">
          <w:rPr>
            <w:rStyle w:val="Hyperlink"/>
            <w:rFonts w:asciiTheme="majorHAnsi" w:hAnsiTheme="majorHAnsi" w:cstheme="majorHAnsi"/>
            <w:noProof/>
            <w:sz w:val="26"/>
            <w:szCs w:val="26"/>
          </w:rPr>
          <w:t>Hình 23: Giao diện thêm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_Toc92790965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45</w:t>
        </w:r>
        <w:r w:rsidR="00EC46DB" w:rsidRPr="00734B1F">
          <w:rPr>
            <w:rFonts w:asciiTheme="majorHAnsi" w:hAnsiTheme="majorHAnsi" w:cstheme="majorHAnsi"/>
            <w:noProof/>
            <w:webHidden/>
            <w:sz w:val="26"/>
            <w:szCs w:val="26"/>
          </w:rPr>
          <w:fldChar w:fldCharType="end"/>
        </w:r>
      </w:hyperlink>
    </w:p>
    <w:p w14:paraId="50DB4D57" w14:textId="1F4BCF93"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6" w:anchor="_Toc92790966" w:history="1">
        <w:r w:rsidR="00EC46DB" w:rsidRPr="00734B1F">
          <w:rPr>
            <w:rStyle w:val="Hyperlink"/>
            <w:rFonts w:asciiTheme="majorHAnsi" w:hAnsiTheme="majorHAnsi" w:cstheme="majorHAnsi"/>
            <w:noProof/>
            <w:sz w:val="26"/>
            <w:szCs w:val="26"/>
          </w:rPr>
          <w:t>Hình 24: Giao diện chỉnh sửa thông tin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_Toc92790966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45</w:t>
        </w:r>
        <w:r w:rsidR="00EC46DB" w:rsidRPr="00734B1F">
          <w:rPr>
            <w:rFonts w:asciiTheme="majorHAnsi" w:hAnsiTheme="majorHAnsi" w:cstheme="majorHAnsi"/>
            <w:noProof/>
            <w:webHidden/>
            <w:sz w:val="26"/>
            <w:szCs w:val="26"/>
          </w:rPr>
          <w:fldChar w:fldCharType="end"/>
        </w:r>
      </w:hyperlink>
    </w:p>
    <w:p w14:paraId="0832F420" w14:textId="1BC8EB01"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7" w:anchor="_Toc92790967" w:history="1">
        <w:r w:rsidR="00EC46DB" w:rsidRPr="00734B1F">
          <w:rPr>
            <w:rStyle w:val="Hyperlink"/>
            <w:rFonts w:asciiTheme="majorHAnsi" w:hAnsiTheme="majorHAnsi" w:cstheme="majorHAnsi"/>
            <w:noProof/>
            <w:sz w:val="26"/>
            <w:szCs w:val="26"/>
          </w:rPr>
          <w:t>Hình 25: Giao diện thêm danh mục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_Toc92790967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46</w:t>
        </w:r>
        <w:r w:rsidR="00EC46DB" w:rsidRPr="00734B1F">
          <w:rPr>
            <w:rFonts w:asciiTheme="majorHAnsi" w:hAnsiTheme="majorHAnsi" w:cstheme="majorHAnsi"/>
            <w:noProof/>
            <w:webHidden/>
            <w:sz w:val="26"/>
            <w:szCs w:val="26"/>
          </w:rPr>
          <w:fldChar w:fldCharType="end"/>
        </w:r>
      </w:hyperlink>
    </w:p>
    <w:p w14:paraId="25CC2A39" w14:textId="556F5DB2"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8" w:anchor="_Toc92790968" w:history="1">
        <w:r w:rsidR="00EC46DB" w:rsidRPr="00734B1F">
          <w:rPr>
            <w:rStyle w:val="Hyperlink"/>
            <w:rFonts w:asciiTheme="majorHAnsi" w:hAnsiTheme="majorHAnsi" w:cstheme="majorHAnsi"/>
            <w:noProof/>
            <w:sz w:val="26"/>
            <w:szCs w:val="26"/>
          </w:rPr>
          <w:t>Hình 26: Giao diện quản lí danh mục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_Toc92790968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46</w:t>
        </w:r>
        <w:r w:rsidR="00EC46DB" w:rsidRPr="00734B1F">
          <w:rPr>
            <w:rFonts w:asciiTheme="majorHAnsi" w:hAnsiTheme="majorHAnsi" w:cstheme="majorHAnsi"/>
            <w:noProof/>
            <w:webHidden/>
            <w:sz w:val="26"/>
            <w:szCs w:val="26"/>
          </w:rPr>
          <w:fldChar w:fldCharType="end"/>
        </w:r>
      </w:hyperlink>
    </w:p>
    <w:p w14:paraId="247C81D5" w14:textId="0592B860"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29" w:anchor="_Toc92790969" w:history="1">
        <w:r w:rsidR="00EC46DB" w:rsidRPr="00734B1F">
          <w:rPr>
            <w:rStyle w:val="Hyperlink"/>
            <w:rFonts w:asciiTheme="majorHAnsi" w:hAnsiTheme="majorHAnsi" w:cstheme="majorHAnsi"/>
            <w:noProof/>
            <w:sz w:val="26"/>
            <w:szCs w:val="26"/>
          </w:rPr>
          <w:t>Hình 27: Giao diện thêm thương hiệu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_Toc92790969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46</w:t>
        </w:r>
        <w:r w:rsidR="00EC46DB" w:rsidRPr="00734B1F">
          <w:rPr>
            <w:rFonts w:asciiTheme="majorHAnsi" w:hAnsiTheme="majorHAnsi" w:cstheme="majorHAnsi"/>
            <w:noProof/>
            <w:webHidden/>
            <w:sz w:val="26"/>
            <w:szCs w:val="26"/>
          </w:rPr>
          <w:fldChar w:fldCharType="end"/>
        </w:r>
      </w:hyperlink>
    </w:p>
    <w:p w14:paraId="578D99E6" w14:textId="735F62F1"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30" w:anchor="_Toc92790970" w:history="1">
        <w:r w:rsidR="00EC46DB" w:rsidRPr="00734B1F">
          <w:rPr>
            <w:rStyle w:val="Hyperlink"/>
            <w:rFonts w:asciiTheme="majorHAnsi" w:hAnsiTheme="majorHAnsi" w:cstheme="majorHAnsi"/>
            <w:noProof/>
            <w:sz w:val="26"/>
            <w:szCs w:val="26"/>
          </w:rPr>
          <w:t>Hình 28: Giao diện quản lí thương hiệu sản phẩm</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_Toc92790970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47</w:t>
        </w:r>
        <w:r w:rsidR="00EC46DB" w:rsidRPr="00734B1F">
          <w:rPr>
            <w:rFonts w:asciiTheme="majorHAnsi" w:hAnsiTheme="majorHAnsi" w:cstheme="majorHAnsi"/>
            <w:noProof/>
            <w:webHidden/>
            <w:sz w:val="26"/>
            <w:szCs w:val="26"/>
          </w:rPr>
          <w:fldChar w:fldCharType="end"/>
        </w:r>
      </w:hyperlink>
    </w:p>
    <w:p w14:paraId="6E55FE5E" w14:textId="6470A596" w:rsidR="00EC46DB" w:rsidRPr="00734B1F" w:rsidRDefault="00D8305D" w:rsidP="00E4154D">
      <w:pPr>
        <w:pStyle w:val="TableofFigures"/>
        <w:tabs>
          <w:tab w:val="right" w:leader="dot" w:pos="9060"/>
        </w:tabs>
        <w:spacing w:line="360" w:lineRule="auto"/>
        <w:rPr>
          <w:rFonts w:asciiTheme="majorHAnsi" w:eastAsiaTheme="minorEastAsia" w:hAnsiTheme="majorHAnsi" w:cstheme="majorHAnsi"/>
          <w:noProof/>
          <w:sz w:val="26"/>
          <w:szCs w:val="26"/>
          <w:lang w:val="en-US"/>
        </w:rPr>
      </w:pPr>
      <w:hyperlink r:id="rId31" w:anchor="_Toc92790971" w:history="1">
        <w:r w:rsidR="00EC46DB" w:rsidRPr="00734B1F">
          <w:rPr>
            <w:rStyle w:val="Hyperlink"/>
            <w:rFonts w:asciiTheme="majorHAnsi" w:hAnsiTheme="majorHAnsi" w:cstheme="majorHAnsi"/>
            <w:noProof/>
            <w:sz w:val="26"/>
            <w:szCs w:val="26"/>
          </w:rPr>
          <w:t>Hình 29: Giao diện quản lí th</w:t>
        </w:r>
        <w:r w:rsidR="00D11A37" w:rsidRPr="00734B1F">
          <w:rPr>
            <w:rStyle w:val="Hyperlink"/>
            <w:rFonts w:asciiTheme="majorHAnsi" w:hAnsiTheme="majorHAnsi" w:cstheme="majorHAnsi"/>
            <w:noProof/>
            <w:sz w:val="26"/>
            <w:szCs w:val="26"/>
            <w:lang w:val="en-US"/>
          </w:rPr>
          <w:t>à</w:t>
        </w:r>
        <w:r w:rsidR="00EC46DB" w:rsidRPr="00734B1F">
          <w:rPr>
            <w:rStyle w:val="Hyperlink"/>
            <w:rFonts w:asciiTheme="majorHAnsi" w:hAnsiTheme="majorHAnsi" w:cstheme="majorHAnsi"/>
            <w:noProof/>
            <w:sz w:val="26"/>
            <w:szCs w:val="26"/>
          </w:rPr>
          <w:t>nh viên</w:t>
        </w:r>
        <w:r w:rsidR="00EC46DB" w:rsidRPr="00734B1F">
          <w:rPr>
            <w:rFonts w:asciiTheme="majorHAnsi" w:hAnsiTheme="majorHAnsi" w:cstheme="majorHAnsi"/>
            <w:noProof/>
            <w:webHidden/>
            <w:sz w:val="26"/>
            <w:szCs w:val="26"/>
          </w:rPr>
          <w:tab/>
        </w:r>
        <w:r w:rsidR="00EC46DB" w:rsidRPr="00734B1F">
          <w:rPr>
            <w:rFonts w:asciiTheme="majorHAnsi" w:hAnsiTheme="majorHAnsi" w:cstheme="majorHAnsi"/>
            <w:noProof/>
            <w:webHidden/>
            <w:sz w:val="26"/>
            <w:szCs w:val="26"/>
          </w:rPr>
          <w:fldChar w:fldCharType="begin"/>
        </w:r>
        <w:r w:rsidR="00EC46DB" w:rsidRPr="00734B1F">
          <w:rPr>
            <w:rFonts w:asciiTheme="majorHAnsi" w:hAnsiTheme="majorHAnsi" w:cstheme="majorHAnsi"/>
            <w:noProof/>
            <w:webHidden/>
            <w:sz w:val="26"/>
            <w:szCs w:val="26"/>
          </w:rPr>
          <w:instrText xml:space="preserve"> PAGEREF _Toc92790971 \h </w:instrText>
        </w:r>
        <w:r w:rsidR="00EC46DB" w:rsidRPr="00734B1F">
          <w:rPr>
            <w:rFonts w:asciiTheme="majorHAnsi" w:hAnsiTheme="majorHAnsi" w:cstheme="majorHAnsi"/>
            <w:noProof/>
            <w:webHidden/>
            <w:sz w:val="26"/>
            <w:szCs w:val="26"/>
          </w:rPr>
        </w:r>
        <w:r w:rsidR="00EC46DB" w:rsidRPr="00734B1F">
          <w:rPr>
            <w:rFonts w:asciiTheme="majorHAnsi" w:hAnsiTheme="majorHAnsi" w:cstheme="majorHAnsi"/>
            <w:noProof/>
            <w:webHidden/>
            <w:sz w:val="26"/>
            <w:szCs w:val="26"/>
          </w:rPr>
          <w:fldChar w:fldCharType="separate"/>
        </w:r>
        <w:r w:rsidR="005A2F0E" w:rsidRPr="00734B1F">
          <w:rPr>
            <w:rFonts w:asciiTheme="majorHAnsi" w:hAnsiTheme="majorHAnsi" w:cstheme="majorHAnsi"/>
            <w:noProof/>
            <w:webHidden/>
            <w:sz w:val="26"/>
            <w:szCs w:val="26"/>
          </w:rPr>
          <w:t>47</w:t>
        </w:r>
        <w:r w:rsidR="00EC46DB" w:rsidRPr="00734B1F">
          <w:rPr>
            <w:rFonts w:asciiTheme="majorHAnsi" w:hAnsiTheme="majorHAnsi" w:cstheme="majorHAnsi"/>
            <w:noProof/>
            <w:webHidden/>
            <w:sz w:val="26"/>
            <w:szCs w:val="26"/>
          </w:rPr>
          <w:fldChar w:fldCharType="end"/>
        </w:r>
      </w:hyperlink>
    </w:p>
    <w:p w14:paraId="68678509" w14:textId="47594AC9" w:rsidR="00D1434A" w:rsidRPr="00734B1F" w:rsidRDefault="00EC46DB" w:rsidP="00FF6340">
      <w:pPr>
        <w:spacing w:line="360" w:lineRule="auto"/>
        <w:rPr>
          <w:rFonts w:asciiTheme="majorHAnsi" w:hAnsiTheme="majorHAnsi" w:cstheme="majorHAnsi"/>
          <w:sz w:val="26"/>
          <w:szCs w:val="26"/>
        </w:rPr>
      </w:pPr>
      <w:r w:rsidRPr="00734B1F">
        <w:rPr>
          <w:rFonts w:asciiTheme="majorHAnsi" w:hAnsiTheme="majorHAnsi" w:cstheme="majorHAnsi"/>
          <w:sz w:val="26"/>
          <w:szCs w:val="26"/>
        </w:rPr>
        <w:fldChar w:fldCharType="end"/>
      </w:r>
    </w:p>
    <w:p w14:paraId="673C4554" w14:textId="5ED6ABDF" w:rsidR="002411F9" w:rsidRPr="00734B1F" w:rsidRDefault="002411F9" w:rsidP="002411F9">
      <w:pPr>
        <w:keepNext/>
        <w:keepLines/>
        <w:spacing w:before="120" w:after="120" w:line="312" w:lineRule="auto"/>
        <w:jc w:val="center"/>
        <w:outlineLvl w:val="0"/>
        <w:rPr>
          <w:rFonts w:asciiTheme="majorHAnsi" w:eastAsia="Calibri" w:hAnsiTheme="majorHAnsi" w:cstheme="majorHAnsi"/>
          <w:b/>
          <w:bCs/>
          <w:color w:val="000000" w:themeColor="text1"/>
          <w:sz w:val="26"/>
          <w:szCs w:val="26"/>
          <w:lang w:val="en-US"/>
        </w:rPr>
      </w:pPr>
      <w:bookmarkStart w:id="22" w:name="_Toc60959474"/>
      <w:bookmarkStart w:id="23" w:name="_Toc85194844"/>
      <w:bookmarkStart w:id="24" w:name="_Toc85784638"/>
      <w:bookmarkStart w:id="25" w:name="_Toc85787447"/>
      <w:bookmarkStart w:id="26" w:name="_Toc104936225"/>
      <w:r w:rsidRPr="00734B1F">
        <w:rPr>
          <w:rFonts w:asciiTheme="majorHAnsi" w:eastAsia="Calibri" w:hAnsiTheme="majorHAnsi" w:cstheme="majorHAnsi"/>
          <w:b/>
          <w:bCs/>
          <w:color w:val="000000" w:themeColor="text1"/>
          <w:sz w:val="26"/>
          <w:szCs w:val="26"/>
          <w:lang w:val="en-US"/>
        </w:rPr>
        <w:t>LỜI MỞ ĐẦU</w:t>
      </w:r>
      <w:bookmarkEnd w:id="22"/>
      <w:bookmarkEnd w:id="23"/>
      <w:bookmarkEnd w:id="24"/>
      <w:bookmarkEnd w:id="25"/>
      <w:bookmarkEnd w:id="26"/>
    </w:p>
    <w:p w14:paraId="0E3C827B" w14:textId="1F95C040" w:rsidR="002411F9" w:rsidRPr="00734B1F" w:rsidRDefault="002411F9" w:rsidP="002411F9">
      <w:pPr>
        <w:numPr>
          <w:ilvl w:val="0"/>
          <w:numId w:val="1"/>
        </w:numPr>
        <w:contextualSpacing/>
        <w:outlineLvl w:val="1"/>
        <w:rPr>
          <w:rFonts w:asciiTheme="majorHAnsi" w:eastAsia="Calibri" w:hAnsiTheme="majorHAnsi" w:cstheme="majorHAnsi"/>
          <w:b/>
          <w:bCs/>
          <w:color w:val="000000" w:themeColor="text1"/>
          <w:sz w:val="26"/>
          <w:lang w:val="en-US"/>
        </w:rPr>
      </w:pPr>
      <w:bookmarkStart w:id="27" w:name="_Toc60959475"/>
      <w:bookmarkStart w:id="28" w:name="_Toc85194845"/>
      <w:bookmarkStart w:id="29" w:name="_Toc85784639"/>
      <w:bookmarkStart w:id="30" w:name="_Toc85787448"/>
      <w:bookmarkStart w:id="31" w:name="_Toc104936226"/>
      <w:proofErr w:type="spellStart"/>
      <w:r w:rsidRPr="00734B1F">
        <w:rPr>
          <w:rFonts w:asciiTheme="majorHAnsi" w:eastAsia="Calibri" w:hAnsiTheme="majorHAnsi" w:cstheme="majorHAnsi"/>
          <w:b/>
          <w:bCs/>
          <w:color w:val="000000" w:themeColor="text1"/>
          <w:sz w:val="26"/>
          <w:lang w:val="en-US"/>
        </w:rPr>
        <w:t>Đặt</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vấn</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đề</w:t>
      </w:r>
      <w:bookmarkEnd w:id="27"/>
      <w:bookmarkEnd w:id="28"/>
      <w:bookmarkEnd w:id="29"/>
      <w:bookmarkEnd w:id="30"/>
      <w:bookmarkEnd w:id="31"/>
      <w:proofErr w:type="spellEnd"/>
    </w:p>
    <w:p w14:paraId="42666FCA" w14:textId="77777777" w:rsidR="002411F9" w:rsidRPr="00734B1F" w:rsidRDefault="002411F9" w:rsidP="002411F9">
      <w:pPr>
        <w:spacing w:before="120" w:after="120" w:line="312" w:lineRule="auto"/>
        <w:ind w:firstLine="720"/>
        <w:jc w:val="both"/>
        <w:rPr>
          <w:rFonts w:asciiTheme="majorHAnsi" w:eastAsia="Calibri" w:hAnsiTheme="majorHAnsi" w:cstheme="majorHAnsi"/>
          <w:color w:val="000000" w:themeColor="text1"/>
          <w:sz w:val="26"/>
          <w:szCs w:val="26"/>
          <w:shd w:val="clear" w:color="auto" w:fill="FFFFFF"/>
          <w:lang w:val="en-US"/>
        </w:rPr>
      </w:pPr>
      <w:proofErr w:type="spellStart"/>
      <w:r w:rsidRPr="00734B1F">
        <w:rPr>
          <w:rFonts w:asciiTheme="majorHAnsi" w:eastAsia="Calibri" w:hAnsiTheme="majorHAnsi" w:cstheme="majorHAnsi"/>
          <w:color w:val="000000" w:themeColor="text1"/>
          <w:sz w:val="26"/>
          <w:szCs w:val="26"/>
          <w:shd w:val="clear" w:color="auto" w:fill="FFFFFF"/>
          <w:lang w:val="en-US"/>
        </w:rPr>
        <w:t>Ngày</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nay, </w:t>
      </w:r>
      <w:proofErr w:type="spellStart"/>
      <w:r w:rsidRPr="00734B1F">
        <w:rPr>
          <w:rFonts w:asciiTheme="majorHAnsi" w:eastAsia="Calibri" w:hAnsiTheme="majorHAnsi" w:cstheme="majorHAnsi"/>
          <w:color w:val="000000" w:themeColor="text1"/>
          <w:sz w:val="26"/>
          <w:szCs w:val="26"/>
          <w:shd w:val="clear" w:color="auto" w:fill="FFFFFF"/>
          <w:lang w:val="en-US"/>
        </w:rPr>
        <w:t>chúng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ta </w:t>
      </w:r>
      <w:proofErr w:type="spellStart"/>
      <w:r w:rsidRPr="00734B1F">
        <w:rPr>
          <w:rFonts w:asciiTheme="majorHAnsi" w:eastAsia="Calibri" w:hAnsiTheme="majorHAnsi" w:cstheme="majorHAnsi"/>
          <w:color w:val="000000" w:themeColor="text1"/>
          <w:sz w:val="26"/>
          <w:szCs w:val="26"/>
          <w:shd w:val="clear" w:color="auto" w:fill="FFFFFF"/>
          <w:lang w:val="en-US"/>
        </w:rPr>
        <w:t>đang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sống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trong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một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xã</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hội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hiện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đại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với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phát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triển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như</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vũ</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bão</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thì</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việc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đưa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nó</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vào</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trong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đời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sống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không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còn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quá</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xa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lạ</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Ứng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dụng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tin </w:t>
      </w:r>
      <w:proofErr w:type="spellStart"/>
      <w:r w:rsidRPr="00734B1F">
        <w:rPr>
          <w:rFonts w:asciiTheme="majorHAnsi" w:eastAsia="Calibri" w:hAnsiTheme="majorHAnsi" w:cstheme="majorHAnsi"/>
          <w:color w:val="000000" w:themeColor="text1"/>
          <w:sz w:val="26"/>
          <w:szCs w:val="26"/>
          <w:shd w:val="clear" w:color="auto" w:fill="FFFFFF"/>
          <w:lang w:val="en-US"/>
        </w:rPr>
        <w:t>và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việc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tin </w:t>
      </w:r>
      <w:proofErr w:type="spellStart"/>
      <w:r w:rsidRPr="00734B1F">
        <w:rPr>
          <w:rFonts w:asciiTheme="majorHAnsi" w:eastAsia="Calibri" w:hAnsiTheme="majorHAnsi" w:cstheme="majorHAnsi"/>
          <w:color w:val="000000" w:themeColor="text1"/>
          <w:sz w:val="26"/>
          <w:szCs w:val="26"/>
          <w:shd w:val="clear" w:color="auto" w:fill="FFFFFF"/>
          <w:lang w:val="en-US"/>
        </w:rPr>
        <w:t>học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hóa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được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xem</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một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trong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những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yếu</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tố</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mang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tính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quyết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định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trong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hoạt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động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của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các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chính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phủ</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tổ</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chức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cũng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như</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của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các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ty. </w:t>
      </w:r>
      <w:proofErr w:type="spellStart"/>
      <w:r w:rsidRPr="00734B1F">
        <w:rPr>
          <w:rFonts w:asciiTheme="majorHAnsi" w:eastAsia="Calibri" w:hAnsiTheme="majorHAnsi" w:cstheme="majorHAnsi"/>
          <w:color w:val="000000" w:themeColor="text1"/>
          <w:sz w:val="26"/>
          <w:szCs w:val="26"/>
          <w:shd w:val="clear" w:color="auto" w:fill="FFFFFF"/>
          <w:lang w:val="en-US"/>
        </w:rPr>
        <w:t>Nó</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đóng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vai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trò</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hết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sức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quan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trọng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có</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thể</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tạo</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ra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những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bước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đột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phá</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mạnh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mẽ</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một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phần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của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tin, </w:t>
      </w:r>
      <w:proofErr w:type="spellStart"/>
      <w:r w:rsidRPr="00734B1F">
        <w:rPr>
          <w:rFonts w:asciiTheme="majorHAnsi" w:eastAsia="Calibri" w:hAnsiTheme="majorHAnsi" w:cstheme="majorHAnsi"/>
          <w:color w:val="000000" w:themeColor="text1"/>
          <w:sz w:val="26"/>
          <w:szCs w:val="26"/>
          <w:shd w:val="clear" w:color="auto" w:fill="FFFFFF"/>
          <w:lang w:val="en-US"/>
        </w:rPr>
        <w:t>công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web </w:t>
      </w:r>
      <w:proofErr w:type="spellStart"/>
      <w:r w:rsidRPr="00734B1F">
        <w:rPr>
          <w:rFonts w:asciiTheme="majorHAnsi" w:eastAsia="Calibri" w:hAnsiTheme="majorHAnsi" w:cstheme="majorHAnsi"/>
          <w:color w:val="000000" w:themeColor="text1"/>
          <w:sz w:val="26"/>
          <w:szCs w:val="26"/>
          <w:shd w:val="clear" w:color="auto" w:fill="FFFFFF"/>
          <w:lang w:val="en-US"/>
        </w:rPr>
        <w:t>đang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có</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được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sự</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phát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triển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mạnh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mẽ</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phổ</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biến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rất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nhanh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bởi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những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lợi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ích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nó</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mang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lại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cho</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cộng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đồng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rất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lớn</w:t>
      </w:r>
      <w:proofErr w:type="spellEnd"/>
      <w:r w:rsidRPr="00734B1F">
        <w:rPr>
          <w:rFonts w:asciiTheme="majorHAnsi" w:eastAsia="Calibri" w:hAnsiTheme="majorHAnsi" w:cstheme="majorHAnsi"/>
          <w:color w:val="000000" w:themeColor="text1"/>
          <w:sz w:val="26"/>
          <w:szCs w:val="26"/>
          <w:shd w:val="clear" w:color="auto" w:fill="FFFFFF"/>
          <w:lang w:val="en-US"/>
        </w:rPr>
        <w:t>.</w:t>
      </w:r>
    </w:p>
    <w:p w14:paraId="6EDB80AE" w14:textId="52DDF300" w:rsidR="002411F9" w:rsidRPr="00734B1F" w:rsidRDefault="002411F9" w:rsidP="002411F9">
      <w:pPr>
        <w:spacing w:before="120" w:after="120" w:line="312" w:lineRule="auto"/>
        <w:ind w:firstLine="720"/>
        <w:jc w:val="both"/>
        <w:rPr>
          <w:rFonts w:asciiTheme="majorHAnsi" w:eastAsia="Calibri" w:hAnsiTheme="majorHAnsi" w:cstheme="majorHAnsi"/>
          <w:color w:val="000000" w:themeColor="text1"/>
          <w:sz w:val="26"/>
          <w:szCs w:val="26"/>
          <w:shd w:val="clear" w:color="auto" w:fill="FFFFFF"/>
          <w:lang w:val="en-US"/>
        </w:rPr>
      </w:pPr>
      <w:proofErr w:type="spellStart"/>
      <w:r w:rsidRPr="00734B1F">
        <w:rPr>
          <w:rFonts w:asciiTheme="majorHAnsi" w:eastAsia="Calibri" w:hAnsiTheme="majorHAnsi" w:cstheme="majorHAnsi"/>
          <w:color w:val="000000" w:themeColor="text1"/>
          <w:sz w:val="26"/>
          <w:szCs w:val="26"/>
          <w:shd w:val="clear" w:color="auto" w:fill="FFFFFF"/>
          <w:lang w:val="en-US"/>
        </w:rPr>
        <w:t>Hiện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nay, </w:t>
      </w:r>
      <w:proofErr w:type="spellStart"/>
      <w:r w:rsidRPr="00734B1F">
        <w:rPr>
          <w:rFonts w:asciiTheme="majorHAnsi" w:eastAsia="Calibri" w:hAnsiTheme="majorHAnsi" w:cstheme="majorHAnsi"/>
          <w:color w:val="000000" w:themeColor="text1"/>
          <w:sz w:val="26"/>
          <w:szCs w:val="26"/>
          <w:shd w:val="clear" w:color="auto" w:fill="FFFFFF"/>
          <w:lang w:val="en-US"/>
        </w:rPr>
        <w:t>hầu</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hết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tại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các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6D1899" w:rsidRPr="00734B1F">
        <w:rPr>
          <w:rFonts w:asciiTheme="majorHAnsi" w:eastAsia="Calibri" w:hAnsiTheme="majorHAnsi" w:cstheme="majorHAnsi"/>
          <w:color w:val="000000" w:themeColor="text1"/>
          <w:sz w:val="26"/>
          <w:szCs w:val="26"/>
          <w:shd w:val="clear" w:color="auto" w:fill="FFFFFF"/>
          <w:lang w:val="en-US"/>
        </w:rPr>
        <w:t>cửa</w:t>
      </w:r>
      <w:proofErr w:type="spellEnd"/>
      <w:r w:rsidR="006D1899"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6D1899" w:rsidRPr="00734B1F">
        <w:rPr>
          <w:rFonts w:asciiTheme="majorHAnsi" w:eastAsia="Calibri" w:hAnsiTheme="majorHAnsi" w:cstheme="majorHAnsi"/>
          <w:color w:val="000000" w:themeColor="text1"/>
          <w:sz w:val="26"/>
          <w:szCs w:val="26"/>
          <w:shd w:val="clear" w:color="auto" w:fill="FFFFFF"/>
          <w:lang w:val="en-US"/>
        </w:rPr>
        <w:t>hàng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005635E4">
        <w:rPr>
          <w:rFonts w:asciiTheme="majorHAnsi" w:eastAsia="Calibri" w:hAnsiTheme="majorHAnsi" w:cstheme="majorHAnsi"/>
          <w:color w:val="000000" w:themeColor="text1"/>
          <w:sz w:val="26"/>
          <w:szCs w:val="26"/>
          <w:shd w:val="clear" w:color="auto" w:fill="FFFFFF"/>
          <w:lang w:val="en-US"/>
        </w:rPr>
        <w:t>điện</w:t>
      </w:r>
      <w:proofErr w:type="spellEnd"/>
      <w:r w:rsidR="005635E4">
        <w:rPr>
          <w:rFonts w:asciiTheme="majorHAnsi" w:eastAsia="Calibri" w:hAnsiTheme="majorHAnsi" w:cstheme="majorHAnsi"/>
          <w:color w:val="000000" w:themeColor="text1"/>
          <w:sz w:val="26"/>
          <w:szCs w:val="26"/>
          <w:shd w:val="clear" w:color="auto" w:fill="FFFFFF"/>
          <w:lang w:val="en-US"/>
        </w:rPr>
        <w:t xml:space="preserve"> </w:t>
      </w:r>
      <w:proofErr w:type="spellStart"/>
      <w:r w:rsidR="005635E4">
        <w:rPr>
          <w:rFonts w:asciiTheme="majorHAnsi" w:eastAsia="Calibri" w:hAnsiTheme="majorHAnsi" w:cstheme="majorHAnsi"/>
          <w:color w:val="000000" w:themeColor="text1"/>
          <w:sz w:val="26"/>
          <w:szCs w:val="26"/>
          <w:shd w:val="clear" w:color="auto" w:fill="FFFFFF"/>
          <w:lang w:val="en-US"/>
        </w:rPr>
        <w:t>tử</w:t>
      </w:r>
      <w:proofErr w:type="spellEnd"/>
      <w:r w:rsidR="005635E4">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đã</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sử</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dụng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rộng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rãi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ứng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dụng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tin, </w:t>
      </w:r>
      <w:proofErr w:type="spellStart"/>
      <w:r w:rsidRPr="00734B1F">
        <w:rPr>
          <w:rFonts w:asciiTheme="majorHAnsi" w:eastAsia="Calibri" w:hAnsiTheme="majorHAnsi" w:cstheme="majorHAnsi"/>
          <w:color w:val="000000" w:themeColor="text1"/>
          <w:sz w:val="26"/>
          <w:szCs w:val="26"/>
          <w:shd w:val="clear" w:color="auto" w:fill="FFFFFF"/>
          <w:lang w:val="en-US"/>
        </w:rPr>
        <w:t>giúp</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người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dùng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dễ</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dàng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đặt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mua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đồ</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ăn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dễ</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dàng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quản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lí</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tin </w:t>
      </w:r>
      <w:proofErr w:type="spellStart"/>
      <w:r w:rsidRPr="00734B1F">
        <w:rPr>
          <w:rFonts w:asciiTheme="majorHAnsi" w:eastAsia="Calibri" w:hAnsiTheme="majorHAnsi" w:cstheme="majorHAnsi"/>
          <w:color w:val="000000" w:themeColor="text1"/>
          <w:sz w:val="26"/>
          <w:szCs w:val="26"/>
          <w:shd w:val="clear" w:color="auto" w:fill="FFFFFF"/>
          <w:lang w:val="en-US"/>
        </w:rPr>
        <w:t>cá</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nhân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Bên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cạnh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đó</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sự</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hỗ</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trợ</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mạnh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mẽ</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của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các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ngôn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ngữ</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lập</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trình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cùng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với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sự</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ra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đời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của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các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framework </w:t>
      </w:r>
      <w:proofErr w:type="spellStart"/>
      <w:r w:rsidRPr="00734B1F">
        <w:rPr>
          <w:rFonts w:asciiTheme="majorHAnsi" w:eastAsia="Calibri" w:hAnsiTheme="majorHAnsi" w:cstheme="majorHAnsi"/>
          <w:color w:val="000000" w:themeColor="text1"/>
          <w:sz w:val="26"/>
          <w:szCs w:val="26"/>
          <w:shd w:val="clear" w:color="auto" w:fill="FFFFFF"/>
          <w:lang w:val="en-US"/>
        </w:rPr>
        <w:t>đã</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thúc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đẩy</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em</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chọn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đề</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tài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r w:rsidRPr="00734B1F">
        <w:rPr>
          <w:rFonts w:asciiTheme="majorHAnsi" w:eastAsia="Calibri" w:hAnsiTheme="majorHAnsi" w:cstheme="majorHAnsi"/>
          <w:b/>
          <w:bCs/>
          <w:color w:val="000000" w:themeColor="text1"/>
          <w:sz w:val="26"/>
          <w:szCs w:val="26"/>
          <w:shd w:val="clear" w:color="auto" w:fill="FFFFFF"/>
          <w:lang w:val="en-US"/>
        </w:rPr>
        <w:t>“</w:t>
      </w:r>
      <w:proofErr w:type="spellStart"/>
      <w:r w:rsidRPr="00734B1F">
        <w:rPr>
          <w:rFonts w:asciiTheme="majorHAnsi" w:eastAsia="Calibri" w:hAnsiTheme="majorHAnsi" w:cstheme="majorHAnsi"/>
          <w:b/>
          <w:bCs/>
          <w:color w:val="000000" w:themeColor="text1"/>
          <w:sz w:val="26"/>
          <w:szCs w:val="26"/>
          <w:shd w:val="clear" w:color="auto" w:fill="FFFFFF"/>
          <w:lang w:val="en-US"/>
        </w:rPr>
        <w:t>Ứng</w:t>
      </w:r>
      <w:proofErr w:type="spellEnd"/>
      <w:r w:rsidRPr="00734B1F">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b/>
          <w:bCs/>
          <w:color w:val="000000" w:themeColor="text1"/>
          <w:sz w:val="26"/>
          <w:szCs w:val="26"/>
          <w:shd w:val="clear" w:color="auto" w:fill="FFFFFF"/>
          <w:lang w:val="en-US"/>
        </w:rPr>
        <w:t>dụng</w:t>
      </w:r>
      <w:proofErr w:type="spellEnd"/>
      <w:r w:rsidRPr="00734B1F">
        <w:rPr>
          <w:rFonts w:asciiTheme="majorHAnsi" w:eastAsia="Calibri" w:hAnsiTheme="majorHAnsi" w:cstheme="majorHAnsi"/>
          <w:b/>
          <w:bCs/>
          <w:color w:val="000000" w:themeColor="text1"/>
          <w:sz w:val="26"/>
          <w:szCs w:val="26"/>
          <w:shd w:val="clear" w:color="auto" w:fill="FFFFFF"/>
          <w:lang w:val="en-US"/>
        </w:rPr>
        <w:t xml:space="preserve"> </w:t>
      </w:r>
      <w:r w:rsidR="004C1A27">
        <w:rPr>
          <w:rFonts w:asciiTheme="majorHAnsi" w:eastAsia="Calibri" w:hAnsiTheme="majorHAnsi" w:cstheme="majorHAnsi"/>
          <w:b/>
          <w:bCs/>
          <w:color w:val="000000" w:themeColor="text1"/>
          <w:sz w:val="26"/>
          <w:szCs w:val="26"/>
          <w:shd w:val="clear" w:color="auto" w:fill="FFFFFF"/>
          <w:lang w:val="en-US"/>
        </w:rPr>
        <w:t>Lara</w:t>
      </w:r>
      <w:r w:rsidR="00FD47A0">
        <w:rPr>
          <w:rFonts w:asciiTheme="majorHAnsi" w:eastAsia="Calibri" w:hAnsiTheme="majorHAnsi" w:cstheme="majorHAnsi"/>
          <w:b/>
          <w:bCs/>
          <w:color w:val="000000" w:themeColor="text1"/>
          <w:sz w:val="26"/>
          <w:szCs w:val="26"/>
          <w:shd w:val="clear" w:color="auto" w:fill="FFFFFF"/>
          <w:lang w:val="en-US"/>
        </w:rPr>
        <w:t xml:space="preserve">vel </w:t>
      </w:r>
      <w:proofErr w:type="spellStart"/>
      <w:r w:rsidR="00FD47A0">
        <w:rPr>
          <w:rFonts w:asciiTheme="majorHAnsi" w:eastAsia="Calibri" w:hAnsiTheme="majorHAnsi" w:cstheme="majorHAnsi"/>
          <w:b/>
          <w:bCs/>
          <w:color w:val="000000" w:themeColor="text1"/>
          <w:sz w:val="26"/>
          <w:szCs w:val="26"/>
          <w:shd w:val="clear" w:color="auto" w:fill="FFFFFF"/>
          <w:lang w:val="en-US"/>
        </w:rPr>
        <w:t>va</w:t>
      </w:r>
      <w:proofErr w:type="spellEnd"/>
      <w:r w:rsidR="00FD47A0">
        <w:rPr>
          <w:rFonts w:asciiTheme="majorHAnsi" w:eastAsia="Calibri" w:hAnsiTheme="majorHAnsi" w:cstheme="majorHAnsi"/>
          <w:b/>
          <w:bCs/>
          <w:color w:val="000000" w:themeColor="text1"/>
          <w:sz w:val="26"/>
          <w:szCs w:val="26"/>
          <w:shd w:val="clear" w:color="auto" w:fill="FFFFFF"/>
          <w:lang w:val="en-US"/>
        </w:rPr>
        <w:t xml:space="preserve">̀ </w:t>
      </w:r>
      <w:r w:rsidR="00503E10">
        <w:rPr>
          <w:rFonts w:asciiTheme="majorHAnsi" w:eastAsia="Calibri" w:hAnsiTheme="majorHAnsi" w:cstheme="majorHAnsi"/>
          <w:b/>
          <w:bCs/>
          <w:color w:val="000000" w:themeColor="text1"/>
          <w:sz w:val="26"/>
          <w:szCs w:val="26"/>
          <w:shd w:val="clear" w:color="auto" w:fill="FFFFFF"/>
          <w:lang w:val="en-US"/>
        </w:rPr>
        <w:t>MongoDB</w:t>
      </w:r>
      <w:r w:rsidRPr="00734B1F">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107056">
        <w:rPr>
          <w:rFonts w:asciiTheme="majorHAnsi" w:eastAsia="Calibri" w:hAnsiTheme="majorHAnsi" w:cstheme="majorHAnsi"/>
          <w:b/>
          <w:bCs/>
          <w:color w:val="000000" w:themeColor="text1"/>
          <w:sz w:val="26"/>
          <w:szCs w:val="26"/>
          <w:shd w:val="clear" w:color="auto" w:fill="FFFFFF"/>
          <w:lang w:val="en-US"/>
        </w:rPr>
        <w:t>để</w:t>
      </w:r>
      <w:proofErr w:type="spellEnd"/>
      <w:r w:rsidR="00107056">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b/>
          <w:bCs/>
          <w:color w:val="000000" w:themeColor="text1"/>
          <w:sz w:val="26"/>
          <w:szCs w:val="26"/>
          <w:shd w:val="clear" w:color="auto" w:fill="FFFFFF"/>
          <w:lang w:val="en-US"/>
        </w:rPr>
        <w:t>xây</w:t>
      </w:r>
      <w:proofErr w:type="spellEnd"/>
      <w:r w:rsidRPr="00734B1F">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b/>
          <w:bCs/>
          <w:color w:val="000000" w:themeColor="text1"/>
          <w:sz w:val="26"/>
          <w:szCs w:val="26"/>
          <w:shd w:val="clear" w:color="auto" w:fill="FFFFFF"/>
          <w:lang w:val="en-US"/>
        </w:rPr>
        <w:t>dựng</w:t>
      </w:r>
      <w:proofErr w:type="spellEnd"/>
      <w:r w:rsidRPr="00734B1F">
        <w:rPr>
          <w:rFonts w:asciiTheme="majorHAnsi" w:eastAsia="Calibri" w:hAnsiTheme="majorHAnsi" w:cstheme="majorHAnsi"/>
          <w:b/>
          <w:bCs/>
          <w:color w:val="000000" w:themeColor="text1"/>
          <w:sz w:val="26"/>
          <w:szCs w:val="26"/>
          <w:shd w:val="clear" w:color="auto" w:fill="FFFFFF"/>
          <w:lang w:val="en-US"/>
        </w:rPr>
        <w:t xml:space="preserve"> website </w:t>
      </w:r>
      <w:proofErr w:type="spellStart"/>
      <w:r w:rsidR="003F60E5">
        <w:rPr>
          <w:rFonts w:asciiTheme="majorHAnsi" w:eastAsia="Calibri" w:hAnsiTheme="majorHAnsi" w:cstheme="majorHAnsi"/>
          <w:b/>
          <w:bCs/>
          <w:color w:val="000000" w:themeColor="text1"/>
          <w:sz w:val="26"/>
          <w:szCs w:val="26"/>
          <w:shd w:val="clear" w:color="auto" w:fill="FFFFFF"/>
          <w:lang w:val="en-US"/>
        </w:rPr>
        <w:t>bán</w:t>
      </w:r>
      <w:proofErr w:type="spellEnd"/>
      <w:r w:rsidR="003F60E5">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3F60E5">
        <w:rPr>
          <w:rFonts w:asciiTheme="majorHAnsi" w:eastAsia="Calibri" w:hAnsiTheme="majorHAnsi" w:cstheme="majorHAnsi"/>
          <w:b/>
          <w:bCs/>
          <w:color w:val="000000" w:themeColor="text1"/>
          <w:sz w:val="26"/>
          <w:szCs w:val="26"/>
          <w:shd w:val="clear" w:color="auto" w:fill="FFFFFF"/>
          <w:lang w:val="en-US"/>
        </w:rPr>
        <w:t>hàng</w:t>
      </w:r>
      <w:proofErr w:type="spellEnd"/>
      <w:r w:rsidR="003F60E5">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3F60E5">
        <w:rPr>
          <w:rFonts w:asciiTheme="majorHAnsi" w:eastAsia="Calibri" w:hAnsiTheme="majorHAnsi" w:cstheme="majorHAnsi"/>
          <w:b/>
          <w:bCs/>
          <w:color w:val="000000" w:themeColor="text1"/>
          <w:sz w:val="26"/>
          <w:szCs w:val="26"/>
          <w:shd w:val="clear" w:color="auto" w:fill="FFFFFF"/>
          <w:lang w:val="en-US"/>
        </w:rPr>
        <w:t>điện</w:t>
      </w:r>
      <w:proofErr w:type="spellEnd"/>
      <w:r w:rsidR="003F60E5">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3F60E5">
        <w:rPr>
          <w:rFonts w:asciiTheme="majorHAnsi" w:eastAsia="Calibri" w:hAnsiTheme="majorHAnsi" w:cstheme="majorHAnsi"/>
          <w:b/>
          <w:bCs/>
          <w:color w:val="000000" w:themeColor="text1"/>
          <w:sz w:val="26"/>
          <w:szCs w:val="26"/>
          <w:shd w:val="clear" w:color="auto" w:fill="FFFFFF"/>
          <w:lang w:val="en-US"/>
        </w:rPr>
        <w:t>tư</w:t>
      </w:r>
      <w:proofErr w:type="spellEnd"/>
      <w:r w:rsidR="003F60E5">
        <w:rPr>
          <w:rFonts w:asciiTheme="majorHAnsi" w:eastAsia="Calibri" w:hAnsiTheme="majorHAnsi" w:cstheme="majorHAnsi"/>
          <w:b/>
          <w:bCs/>
          <w:color w:val="000000" w:themeColor="text1"/>
          <w:sz w:val="26"/>
          <w:szCs w:val="26"/>
          <w:shd w:val="clear" w:color="auto" w:fill="FFFFFF"/>
          <w:lang w:val="en-US"/>
        </w:rPr>
        <w:t>̉</w:t>
      </w:r>
      <w:r w:rsidRPr="00734B1F">
        <w:rPr>
          <w:rFonts w:asciiTheme="majorHAnsi" w:eastAsia="Calibri" w:hAnsiTheme="majorHAnsi" w:cstheme="majorHAnsi"/>
          <w:b/>
          <w:bCs/>
          <w:color w:val="000000" w:themeColor="text1"/>
          <w:sz w:val="26"/>
          <w:szCs w:val="26"/>
          <w:shd w:val="clear" w:color="auto" w:fill="FFFFFF"/>
          <w:lang w:val="en-US"/>
        </w:rPr>
        <w:t>”</w:t>
      </w:r>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để</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thực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hiện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đồ</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án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chuyên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ngành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nhằm</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đáp</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ứng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theo</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chương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trình</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đào</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tạo</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đồng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thời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mong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muốn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ứng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dụng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đó</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vào</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việc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tìm</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hiểu</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đưa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ra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một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giải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pháp</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tốt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nhằm</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giải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quyết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công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việc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này</w:t>
      </w:r>
      <w:proofErr w:type="spellEnd"/>
      <w:r w:rsidRPr="00734B1F">
        <w:rPr>
          <w:rFonts w:asciiTheme="majorHAnsi" w:eastAsia="Calibri" w:hAnsiTheme="majorHAnsi" w:cstheme="majorHAnsi"/>
          <w:color w:val="000000" w:themeColor="text1"/>
          <w:sz w:val="26"/>
          <w:szCs w:val="26"/>
          <w:lang w:val="en-US"/>
        </w:rPr>
        <w:t xml:space="preserve">, website </w:t>
      </w:r>
      <w:proofErr w:type="spellStart"/>
      <w:r w:rsidRPr="00734B1F">
        <w:rPr>
          <w:rFonts w:asciiTheme="majorHAnsi" w:eastAsia="Calibri" w:hAnsiTheme="majorHAnsi" w:cstheme="majorHAnsi"/>
          <w:color w:val="000000" w:themeColor="text1"/>
          <w:sz w:val="26"/>
          <w:szCs w:val="26"/>
          <w:lang w:val="en-US"/>
        </w:rPr>
        <w:t>sẽ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phép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nhanh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chóng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chính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kiếm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008920B4" w:rsidRPr="00734B1F">
        <w:rPr>
          <w:rFonts w:asciiTheme="majorHAnsi" w:eastAsia="Calibri" w:hAnsiTheme="majorHAnsi" w:cstheme="majorHAnsi"/>
          <w:color w:val="000000" w:themeColor="text1"/>
          <w:sz w:val="26"/>
          <w:szCs w:val="26"/>
          <w:lang w:val="en-US"/>
        </w:rPr>
        <w:t>các</w:t>
      </w:r>
      <w:proofErr w:type="spellEnd"/>
      <w:r w:rsidR="008920B4" w:rsidRPr="00734B1F">
        <w:rPr>
          <w:rFonts w:asciiTheme="majorHAnsi" w:eastAsia="Calibri" w:hAnsiTheme="majorHAnsi" w:cstheme="majorHAnsi"/>
          <w:color w:val="000000" w:themeColor="text1"/>
          <w:sz w:val="26"/>
          <w:szCs w:val="26"/>
          <w:lang w:val="en-US"/>
        </w:rPr>
        <w:t xml:space="preserve"> </w:t>
      </w:r>
      <w:proofErr w:type="spellStart"/>
      <w:r w:rsidR="00C27EFD">
        <w:rPr>
          <w:rFonts w:asciiTheme="majorHAnsi" w:eastAsia="Calibri" w:hAnsiTheme="majorHAnsi" w:cstheme="majorHAnsi"/>
          <w:color w:val="000000" w:themeColor="text1"/>
          <w:sz w:val="26"/>
          <w:szCs w:val="26"/>
          <w:lang w:val="en-US"/>
        </w:rPr>
        <w:t>sản</w:t>
      </w:r>
      <w:proofErr w:type="spellEnd"/>
      <w:r w:rsidR="00C27EFD">
        <w:rPr>
          <w:rFonts w:asciiTheme="majorHAnsi" w:eastAsia="Calibri" w:hAnsiTheme="majorHAnsi" w:cstheme="majorHAnsi"/>
          <w:color w:val="000000" w:themeColor="text1"/>
          <w:sz w:val="26"/>
          <w:szCs w:val="26"/>
          <w:lang w:val="en-US"/>
        </w:rPr>
        <w:t xml:space="preserve"> </w:t>
      </w:r>
      <w:proofErr w:type="spellStart"/>
      <w:r w:rsidR="00C27EFD">
        <w:rPr>
          <w:rFonts w:asciiTheme="majorHAnsi" w:eastAsia="Calibri" w:hAnsiTheme="majorHAnsi" w:cstheme="majorHAnsi"/>
          <w:color w:val="000000" w:themeColor="text1"/>
          <w:sz w:val="26"/>
          <w:szCs w:val="26"/>
          <w:lang w:val="en-US"/>
        </w:rPr>
        <w:t>phẩm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8920B4" w:rsidRPr="00734B1F">
        <w:rPr>
          <w:rFonts w:asciiTheme="majorHAnsi" w:eastAsia="Calibri" w:hAnsiTheme="majorHAnsi" w:cstheme="majorHAnsi"/>
          <w:color w:val="000000" w:themeColor="text1"/>
          <w:sz w:val="26"/>
          <w:szCs w:val="26"/>
          <w:lang w:val="en-US"/>
        </w:rPr>
        <w:t>giá</w:t>
      </w:r>
      <w:proofErr w:type="spellEnd"/>
      <w:r w:rsidR="008920B4" w:rsidRPr="00734B1F">
        <w:rPr>
          <w:rFonts w:asciiTheme="majorHAnsi" w:eastAsia="Calibri" w:hAnsiTheme="majorHAnsi" w:cstheme="majorHAnsi"/>
          <w:color w:val="000000" w:themeColor="text1"/>
          <w:sz w:val="26"/>
          <w:szCs w:val="26"/>
          <w:lang w:val="en-US"/>
        </w:rPr>
        <w:t xml:space="preserve"> </w:t>
      </w:r>
      <w:proofErr w:type="spellStart"/>
      <w:r w:rsidR="008920B4" w:rsidRPr="00734B1F">
        <w:rPr>
          <w:rFonts w:asciiTheme="majorHAnsi" w:eastAsia="Calibri" w:hAnsiTheme="majorHAnsi" w:cstheme="majorHAnsi"/>
          <w:color w:val="000000" w:themeColor="text1"/>
          <w:sz w:val="26"/>
          <w:szCs w:val="26"/>
          <w:lang w:val="en-US"/>
        </w:rPr>
        <w:t>cả</w:t>
      </w:r>
      <w:proofErr w:type="spellEnd"/>
      <w:r w:rsidR="008920B4" w:rsidRPr="00734B1F">
        <w:rPr>
          <w:rFonts w:asciiTheme="majorHAnsi" w:eastAsia="Calibri" w:hAnsiTheme="majorHAnsi" w:cstheme="majorHAnsi"/>
          <w:color w:val="000000" w:themeColor="text1"/>
          <w:sz w:val="26"/>
          <w:szCs w:val="26"/>
          <w:lang w:val="en-US"/>
        </w:rPr>
        <w:t xml:space="preserve"> </w:t>
      </w:r>
      <w:proofErr w:type="spellStart"/>
      <w:r w:rsidR="008920B4" w:rsidRPr="00734B1F">
        <w:rPr>
          <w:rFonts w:asciiTheme="majorHAnsi" w:eastAsia="Calibri" w:hAnsiTheme="majorHAnsi" w:cstheme="majorHAnsi"/>
          <w:color w:val="000000" w:themeColor="text1"/>
          <w:sz w:val="26"/>
          <w:szCs w:val="26"/>
          <w:lang w:val="en-US"/>
        </w:rPr>
        <w:t>của</w:t>
      </w:r>
      <w:proofErr w:type="spellEnd"/>
      <w:r w:rsidR="008920B4" w:rsidRPr="00734B1F">
        <w:rPr>
          <w:rFonts w:asciiTheme="majorHAnsi" w:eastAsia="Calibri" w:hAnsiTheme="majorHAnsi" w:cstheme="majorHAnsi"/>
          <w:color w:val="000000" w:themeColor="text1"/>
          <w:sz w:val="26"/>
          <w:szCs w:val="26"/>
          <w:lang w:val="en-US"/>
        </w:rPr>
        <w:t xml:space="preserve"> </w:t>
      </w:r>
      <w:proofErr w:type="spellStart"/>
      <w:r w:rsidR="008920B4" w:rsidRPr="00734B1F">
        <w:rPr>
          <w:rFonts w:asciiTheme="majorHAnsi" w:eastAsia="Calibri" w:hAnsiTheme="majorHAnsi" w:cstheme="majorHAnsi"/>
          <w:color w:val="000000" w:themeColor="text1"/>
          <w:sz w:val="26"/>
          <w:szCs w:val="26"/>
          <w:lang w:val="en-US"/>
        </w:rPr>
        <w:t>chúng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mua</w:t>
      </w:r>
      <w:proofErr w:type="spellEnd"/>
      <w:r w:rsidR="008920B4" w:rsidRPr="00734B1F">
        <w:rPr>
          <w:rFonts w:asciiTheme="majorHAnsi" w:eastAsia="Calibri" w:hAnsiTheme="majorHAnsi" w:cstheme="majorHAnsi"/>
          <w:color w:val="000000" w:themeColor="text1"/>
          <w:sz w:val="26"/>
          <w:szCs w:val="26"/>
          <w:lang w:val="en-US"/>
        </w:rPr>
        <w:t xml:space="preserve"> </w:t>
      </w:r>
      <w:proofErr w:type="spellStart"/>
      <w:r w:rsidR="00CF69EE" w:rsidRPr="00734B1F">
        <w:rPr>
          <w:rFonts w:asciiTheme="majorHAnsi" w:eastAsia="Calibri" w:hAnsiTheme="majorHAnsi" w:cstheme="majorHAnsi"/>
          <w:color w:val="000000" w:themeColor="text1"/>
          <w:sz w:val="26"/>
          <w:szCs w:val="26"/>
          <w:lang w:val="en-US"/>
        </w:rPr>
        <w:t>trực</w:t>
      </w:r>
      <w:proofErr w:type="spellEnd"/>
      <w:r w:rsidR="00CF69EE" w:rsidRPr="00734B1F">
        <w:rPr>
          <w:rFonts w:asciiTheme="majorHAnsi" w:eastAsia="Calibri" w:hAnsiTheme="majorHAnsi" w:cstheme="majorHAnsi"/>
          <w:color w:val="000000" w:themeColor="text1"/>
          <w:sz w:val="26"/>
          <w:szCs w:val="26"/>
          <w:lang w:val="en-US"/>
        </w:rPr>
        <w:t xml:space="preserve"> </w:t>
      </w:r>
      <w:proofErr w:type="spellStart"/>
      <w:r w:rsidR="00CF69EE" w:rsidRPr="00734B1F">
        <w:rPr>
          <w:rFonts w:asciiTheme="majorHAnsi" w:eastAsia="Calibri" w:hAnsiTheme="majorHAnsi" w:cstheme="majorHAnsi"/>
          <w:color w:val="000000" w:themeColor="text1"/>
          <w:sz w:val="26"/>
          <w:szCs w:val="26"/>
          <w:lang w:val="en-US"/>
        </w:rPr>
        <w:t>tuyến</w:t>
      </w:r>
      <w:proofErr w:type="spellEnd"/>
      <w:r w:rsidRPr="00734B1F">
        <w:rPr>
          <w:rFonts w:asciiTheme="majorHAnsi" w:eastAsia="Calibri" w:hAnsiTheme="majorHAnsi" w:cstheme="majorHAnsi"/>
          <w:color w:val="000000" w:themeColor="text1"/>
          <w:sz w:val="26"/>
          <w:szCs w:val="26"/>
          <w:lang w:val="en-US"/>
        </w:rPr>
        <w:t>,</w:t>
      </w:r>
      <w:r w:rsidR="00172ADE" w:rsidRPr="00734B1F">
        <w:rPr>
          <w:rFonts w:asciiTheme="majorHAnsi" w:eastAsia="Calibri" w:hAnsiTheme="majorHAnsi" w:cstheme="majorHAnsi"/>
          <w:color w:val="000000" w:themeColor="text1"/>
          <w:sz w:val="26"/>
          <w:szCs w:val="26"/>
          <w:lang w:val="en-US"/>
        </w:rPr>
        <w:t xml:space="preserve"> </w:t>
      </w:r>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w:t>
      </w:r>
    </w:p>
    <w:p w14:paraId="75E48D6B" w14:textId="5434CAC6" w:rsidR="002411F9" w:rsidRPr="00734B1F" w:rsidRDefault="002411F9" w:rsidP="002411F9">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sự</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hướng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dẫn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ins w:id="32" w:author="Tran Manh Cuong">
        <w:r w:rsidR="00584407">
          <w:rPr>
            <w:rFonts w:asciiTheme="majorHAnsi" w:eastAsia="Calibri" w:hAnsiTheme="majorHAnsi" w:cstheme="majorHAnsi"/>
            <w:color w:val="000000" w:themeColor="text1"/>
            <w:sz w:val="26"/>
            <w:szCs w:val="26"/>
            <w:lang w:val="en-US"/>
          </w:rPr>
          <w:t>Thầy</w:t>
        </w:r>
        <w:proofErr w:type="spellEnd"/>
        <w:r w:rsidR="00584407">
          <w:rPr>
            <w:rFonts w:asciiTheme="majorHAnsi" w:eastAsia="Calibri" w:hAnsiTheme="majorHAnsi" w:cstheme="majorHAnsi"/>
            <w:color w:val="000000" w:themeColor="text1"/>
            <w:sz w:val="26"/>
            <w:szCs w:val="26"/>
            <w:lang w:val="en-US"/>
          </w:rPr>
          <w:t xml:space="preserve"> </w:t>
        </w:r>
        <w:proofErr w:type="spellStart"/>
        <w:r w:rsidR="00584407">
          <w:rPr>
            <w:rFonts w:asciiTheme="majorHAnsi" w:eastAsia="Calibri" w:hAnsiTheme="majorHAnsi" w:cstheme="majorHAnsi"/>
            <w:color w:val="000000" w:themeColor="text1"/>
            <w:sz w:val="26"/>
            <w:szCs w:val="26"/>
            <w:lang w:val="en-US"/>
          </w:rPr>
          <w:t>giáo</w:t>
        </w:r>
        <w:proofErr w:type="spellEnd"/>
        <w:r w:rsidR="00584407">
          <w:rPr>
            <w:rFonts w:asciiTheme="majorHAnsi" w:eastAsia="Calibri" w:hAnsiTheme="majorHAnsi" w:cstheme="majorHAnsi"/>
            <w:color w:val="000000" w:themeColor="text1"/>
            <w:sz w:val="26"/>
            <w:szCs w:val="26"/>
            <w:lang w:val="en-US"/>
          </w:rPr>
          <w:t xml:space="preserve"> </w:t>
        </w:r>
        <w:proofErr w:type="spellStart"/>
        <w:r w:rsidR="00584407">
          <w:rPr>
            <w:rFonts w:asciiTheme="majorHAnsi" w:eastAsia="Calibri" w:hAnsiTheme="majorHAnsi" w:cstheme="majorHAnsi"/>
            <w:color w:val="000000" w:themeColor="text1"/>
            <w:sz w:val="26"/>
            <w:szCs w:val="26"/>
            <w:lang w:val="en-US"/>
          </w:rPr>
          <w:t>Võ</w:t>
        </w:r>
        <w:proofErr w:type="spellEnd"/>
        <w:r w:rsidR="00584407">
          <w:rPr>
            <w:rFonts w:asciiTheme="majorHAnsi" w:eastAsia="Calibri" w:hAnsiTheme="majorHAnsi" w:cstheme="majorHAnsi"/>
            <w:color w:val="000000" w:themeColor="text1"/>
            <w:sz w:val="26"/>
            <w:szCs w:val="26"/>
            <w:lang w:val="en-US"/>
          </w:rPr>
          <w:t xml:space="preserve"> </w:t>
        </w:r>
        <w:proofErr w:type="spellStart"/>
        <w:r w:rsidR="00584407">
          <w:rPr>
            <w:rFonts w:asciiTheme="majorHAnsi" w:eastAsia="Calibri" w:hAnsiTheme="majorHAnsi" w:cstheme="majorHAnsi"/>
            <w:color w:val="000000" w:themeColor="text1"/>
            <w:sz w:val="26"/>
            <w:szCs w:val="26"/>
            <w:lang w:val="en-US"/>
          </w:rPr>
          <w:t>Công</w:t>
        </w:r>
        <w:proofErr w:type="spellEnd"/>
        <w:r w:rsidR="00584407">
          <w:rPr>
            <w:rFonts w:asciiTheme="majorHAnsi" w:eastAsia="Calibri" w:hAnsiTheme="majorHAnsi" w:cstheme="majorHAnsi"/>
            <w:color w:val="000000" w:themeColor="text1"/>
            <w:sz w:val="26"/>
            <w:szCs w:val="26"/>
            <w:lang w:val="en-US"/>
          </w:rPr>
          <w:t xml:space="preserve"> </w:t>
        </w:r>
        <w:proofErr w:type="spellStart"/>
        <w:r w:rsidR="00584407">
          <w:rPr>
            <w:rFonts w:asciiTheme="majorHAnsi" w:eastAsia="Calibri" w:hAnsiTheme="majorHAnsi" w:cstheme="majorHAnsi"/>
            <w:color w:val="000000" w:themeColor="text1"/>
            <w:sz w:val="26"/>
            <w:szCs w:val="26"/>
            <w:lang w:val="en-US"/>
          </w:rPr>
          <w:t>Đình</w:t>
        </w:r>
      </w:ins>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chọn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r w:rsidRPr="00734B1F">
        <w:rPr>
          <w:rFonts w:asciiTheme="majorHAnsi" w:eastAsia="Calibri" w:hAnsiTheme="majorHAnsi" w:cstheme="majorHAnsi"/>
          <w:b/>
          <w:bCs/>
          <w:color w:val="000000" w:themeColor="text1"/>
          <w:sz w:val="26"/>
          <w:szCs w:val="26"/>
          <w:shd w:val="clear" w:color="auto" w:fill="FFFFFF"/>
          <w:lang w:val="en-US"/>
        </w:rPr>
        <w:t>“</w:t>
      </w:r>
      <w:proofErr w:type="spellStart"/>
      <w:r w:rsidR="008920B4" w:rsidRPr="00734B1F">
        <w:rPr>
          <w:rFonts w:asciiTheme="majorHAnsi" w:eastAsia="Calibri" w:hAnsiTheme="majorHAnsi" w:cstheme="majorHAnsi"/>
          <w:b/>
          <w:bCs/>
          <w:color w:val="000000" w:themeColor="text1"/>
          <w:sz w:val="26"/>
          <w:szCs w:val="26"/>
          <w:shd w:val="clear" w:color="auto" w:fill="FFFFFF"/>
          <w:lang w:val="en-US"/>
        </w:rPr>
        <w:t>Ứng</w:t>
      </w:r>
      <w:proofErr w:type="spellEnd"/>
      <w:r w:rsidR="008920B4" w:rsidRPr="00734B1F">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8920B4" w:rsidRPr="00734B1F">
        <w:rPr>
          <w:rFonts w:asciiTheme="majorHAnsi" w:eastAsia="Calibri" w:hAnsiTheme="majorHAnsi" w:cstheme="majorHAnsi"/>
          <w:b/>
          <w:bCs/>
          <w:color w:val="000000" w:themeColor="text1"/>
          <w:sz w:val="26"/>
          <w:szCs w:val="26"/>
          <w:shd w:val="clear" w:color="auto" w:fill="FFFFFF"/>
          <w:lang w:val="en-US"/>
        </w:rPr>
        <w:t>dụng</w:t>
      </w:r>
      <w:proofErr w:type="spellEnd"/>
      <w:r w:rsidR="008920B4" w:rsidRPr="00734B1F">
        <w:rPr>
          <w:rFonts w:asciiTheme="majorHAnsi" w:eastAsia="Calibri" w:hAnsiTheme="majorHAnsi" w:cstheme="majorHAnsi"/>
          <w:b/>
          <w:bCs/>
          <w:color w:val="000000" w:themeColor="text1"/>
          <w:sz w:val="26"/>
          <w:szCs w:val="26"/>
          <w:shd w:val="clear" w:color="auto" w:fill="FFFFFF"/>
          <w:lang w:val="en-US"/>
        </w:rPr>
        <w:t xml:space="preserve"> </w:t>
      </w:r>
      <w:r w:rsidR="009306A7">
        <w:rPr>
          <w:rFonts w:asciiTheme="majorHAnsi" w:eastAsia="Calibri" w:hAnsiTheme="majorHAnsi" w:cstheme="majorHAnsi"/>
          <w:b/>
          <w:bCs/>
          <w:color w:val="000000" w:themeColor="text1"/>
          <w:sz w:val="26"/>
          <w:szCs w:val="26"/>
          <w:shd w:val="clear" w:color="auto" w:fill="FFFFFF"/>
          <w:lang w:val="en-US"/>
        </w:rPr>
        <w:t>Laravel</w:t>
      </w:r>
      <w:r w:rsidR="008920B4" w:rsidRPr="00734B1F">
        <w:rPr>
          <w:rFonts w:asciiTheme="majorHAnsi" w:eastAsia="Calibri" w:hAnsiTheme="majorHAnsi" w:cstheme="majorHAnsi"/>
          <w:b/>
          <w:bCs/>
          <w:color w:val="000000" w:themeColor="text1"/>
          <w:sz w:val="26"/>
          <w:szCs w:val="26"/>
          <w:shd w:val="clear" w:color="auto" w:fill="FFFFFF"/>
          <w:lang w:val="en-US"/>
        </w:rPr>
        <w:t xml:space="preserve">, </w:t>
      </w:r>
      <w:r w:rsidR="00FA62F7">
        <w:rPr>
          <w:rFonts w:asciiTheme="majorHAnsi" w:eastAsia="Calibri" w:hAnsiTheme="majorHAnsi" w:cstheme="majorHAnsi"/>
          <w:b/>
          <w:bCs/>
          <w:color w:val="000000" w:themeColor="text1"/>
          <w:sz w:val="26"/>
          <w:szCs w:val="26"/>
          <w:shd w:val="clear" w:color="auto" w:fill="FFFFFF"/>
          <w:lang w:val="en-US"/>
        </w:rPr>
        <w:t>M</w:t>
      </w:r>
      <w:r w:rsidR="00544510">
        <w:rPr>
          <w:rFonts w:asciiTheme="majorHAnsi" w:eastAsia="Calibri" w:hAnsiTheme="majorHAnsi" w:cstheme="majorHAnsi"/>
          <w:b/>
          <w:bCs/>
          <w:color w:val="000000" w:themeColor="text1"/>
          <w:sz w:val="26"/>
          <w:szCs w:val="26"/>
          <w:shd w:val="clear" w:color="auto" w:fill="FFFFFF"/>
          <w:lang w:val="en-US"/>
        </w:rPr>
        <w:t>ongoDB</w:t>
      </w:r>
      <w:r w:rsidR="008920B4" w:rsidRPr="00734B1F">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107056">
        <w:rPr>
          <w:rFonts w:asciiTheme="majorHAnsi" w:eastAsia="Calibri" w:hAnsiTheme="majorHAnsi" w:cstheme="majorHAnsi"/>
          <w:b/>
          <w:bCs/>
          <w:color w:val="000000" w:themeColor="text1"/>
          <w:sz w:val="26"/>
          <w:szCs w:val="26"/>
          <w:shd w:val="clear" w:color="auto" w:fill="FFFFFF"/>
          <w:lang w:val="en-US"/>
        </w:rPr>
        <w:t>để</w:t>
      </w:r>
      <w:proofErr w:type="spellEnd"/>
      <w:r w:rsidR="008920B4" w:rsidRPr="00734B1F">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8920B4" w:rsidRPr="00734B1F">
        <w:rPr>
          <w:rFonts w:asciiTheme="majorHAnsi" w:eastAsia="Calibri" w:hAnsiTheme="majorHAnsi" w:cstheme="majorHAnsi"/>
          <w:b/>
          <w:bCs/>
          <w:color w:val="000000" w:themeColor="text1"/>
          <w:sz w:val="26"/>
          <w:szCs w:val="26"/>
          <w:shd w:val="clear" w:color="auto" w:fill="FFFFFF"/>
          <w:lang w:val="en-US"/>
        </w:rPr>
        <w:t>xây</w:t>
      </w:r>
      <w:proofErr w:type="spellEnd"/>
      <w:r w:rsidR="008920B4" w:rsidRPr="00734B1F">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8920B4" w:rsidRPr="00734B1F">
        <w:rPr>
          <w:rFonts w:asciiTheme="majorHAnsi" w:eastAsia="Calibri" w:hAnsiTheme="majorHAnsi" w:cstheme="majorHAnsi"/>
          <w:b/>
          <w:bCs/>
          <w:color w:val="000000" w:themeColor="text1"/>
          <w:sz w:val="26"/>
          <w:szCs w:val="26"/>
          <w:shd w:val="clear" w:color="auto" w:fill="FFFFFF"/>
          <w:lang w:val="en-US"/>
        </w:rPr>
        <w:t>dựng</w:t>
      </w:r>
      <w:proofErr w:type="spellEnd"/>
      <w:r w:rsidR="008920B4" w:rsidRPr="00734B1F">
        <w:rPr>
          <w:rFonts w:asciiTheme="majorHAnsi" w:eastAsia="Calibri" w:hAnsiTheme="majorHAnsi" w:cstheme="majorHAnsi"/>
          <w:b/>
          <w:bCs/>
          <w:color w:val="000000" w:themeColor="text1"/>
          <w:sz w:val="26"/>
          <w:szCs w:val="26"/>
          <w:shd w:val="clear" w:color="auto" w:fill="FFFFFF"/>
          <w:lang w:val="en-US"/>
        </w:rPr>
        <w:t xml:space="preserve"> website </w:t>
      </w:r>
      <w:proofErr w:type="spellStart"/>
      <w:r w:rsidR="00310CBA">
        <w:rPr>
          <w:rFonts w:asciiTheme="majorHAnsi" w:eastAsia="Calibri" w:hAnsiTheme="majorHAnsi" w:cstheme="majorHAnsi"/>
          <w:b/>
          <w:bCs/>
          <w:color w:val="000000" w:themeColor="text1"/>
          <w:sz w:val="26"/>
          <w:szCs w:val="26"/>
          <w:shd w:val="clear" w:color="auto" w:fill="FFFFFF"/>
          <w:lang w:val="en-US"/>
        </w:rPr>
        <w:t>bán</w:t>
      </w:r>
      <w:proofErr w:type="spellEnd"/>
      <w:r w:rsidR="00310CBA">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310CBA">
        <w:rPr>
          <w:rFonts w:asciiTheme="majorHAnsi" w:eastAsia="Calibri" w:hAnsiTheme="majorHAnsi" w:cstheme="majorHAnsi"/>
          <w:b/>
          <w:bCs/>
          <w:color w:val="000000" w:themeColor="text1"/>
          <w:sz w:val="26"/>
          <w:szCs w:val="26"/>
          <w:shd w:val="clear" w:color="auto" w:fill="FFFFFF"/>
          <w:lang w:val="en-US"/>
        </w:rPr>
        <w:t>hàng</w:t>
      </w:r>
      <w:proofErr w:type="spellEnd"/>
      <w:r w:rsidR="00310CBA">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310CBA">
        <w:rPr>
          <w:rFonts w:asciiTheme="majorHAnsi" w:eastAsia="Calibri" w:hAnsiTheme="majorHAnsi" w:cstheme="majorHAnsi"/>
          <w:b/>
          <w:bCs/>
          <w:color w:val="000000" w:themeColor="text1"/>
          <w:sz w:val="26"/>
          <w:szCs w:val="26"/>
          <w:shd w:val="clear" w:color="auto" w:fill="FFFFFF"/>
          <w:lang w:val="en-US"/>
        </w:rPr>
        <w:t>điện</w:t>
      </w:r>
      <w:proofErr w:type="spellEnd"/>
      <w:r w:rsidR="00310CBA">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00310CBA">
        <w:rPr>
          <w:rFonts w:asciiTheme="majorHAnsi" w:eastAsia="Calibri" w:hAnsiTheme="majorHAnsi" w:cstheme="majorHAnsi"/>
          <w:b/>
          <w:bCs/>
          <w:color w:val="000000" w:themeColor="text1"/>
          <w:sz w:val="26"/>
          <w:szCs w:val="26"/>
          <w:shd w:val="clear" w:color="auto" w:fill="FFFFFF"/>
          <w:lang w:val="en-US"/>
        </w:rPr>
        <w:t>tư</w:t>
      </w:r>
      <w:proofErr w:type="spellEnd"/>
      <w:r w:rsidR="00310CBA">
        <w:rPr>
          <w:rFonts w:asciiTheme="majorHAnsi" w:eastAsia="Calibri" w:hAnsiTheme="majorHAnsi" w:cstheme="majorHAnsi"/>
          <w:b/>
          <w:bCs/>
          <w:color w:val="000000" w:themeColor="text1"/>
          <w:sz w:val="26"/>
          <w:szCs w:val="26"/>
          <w:shd w:val="clear" w:color="auto" w:fill="FFFFFF"/>
          <w:lang w:val="en-US"/>
        </w:rPr>
        <w:t>̉</w:t>
      </w:r>
      <w:r w:rsidRPr="00734B1F">
        <w:rPr>
          <w:rFonts w:asciiTheme="majorHAnsi" w:eastAsia="Calibri" w:hAnsiTheme="majorHAnsi" w:cstheme="majorHAnsi"/>
          <w:b/>
          <w:bCs/>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ngôn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2B250E" w:rsidRPr="00734B1F">
        <w:rPr>
          <w:rFonts w:asciiTheme="majorHAnsi" w:eastAsia="Calibri" w:hAnsiTheme="majorHAnsi" w:cstheme="majorHAnsi"/>
          <w:color w:val="000000" w:themeColor="text1"/>
          <w:sz w:val="26"/>
          <w:szCs w:val="26"/>
          <w:lang w:val="en-US"/>
        </w:rPr>
        <w:t>Php</w:t>
      </w:r>
      <w:proofErr w:type="spellEnd"/>
      <w:r w:rsidRPr="00734B1F">
        <w:rPr>
          <w:rFonts w:asciiTheme="majorHAnsi" w:eastAsia="Calibri" w:hAnsiTheme="majorHAnsi" w:cstheme="majorHAnsi"/>
          <w:color w:val="000000" w:themeColor="text1"/>
          <w:sz w:val="26"/>
          <w:szCs w:val="26"/>
          <w:lang w:val="en-US"/>
        </w:rPr>
        <w:t xml:space="preserve">, </w:t>
      </w:r>
      <w:r w:rsidR="002B250E" w:rsidRPr="00734B1F">
        <w:rPr>
          <w:rFonts w:asciiTheme="majorHAnsi" w:eastAsia="Calibri" w:hAnsiTheme="majorHAnsi" w:cstheme="majorHAnsi"/>
          <w:color w:val="000000" w:themeColor="text1"/>
          <w:sz w:val="26"/>
          <w:szCs w:val="26"/>
          <w:lang w:val="en-US"/>
        </w:rPr>
        <w:t xml:space="preserve">JavaScript, </w:t>
      </w:r>
      <w:del w:id="33" w:author="Tran Manh Cuong">
        <w:r w:rsidR="002B250E" w:rsidRPr="00734B1F">
          <w:rPr>
            <w:rFonts w:asciiTheme="majorHAnsi" w:eastAsia="Calibri" w:hAnsiTheme="majorHAnsi" w:cstheme="majorHAnsi"/>
            <w:color w:val="000000" w:themeColor="text1"/>
            <w:sz w:val="26"/>
            <w:szCs w:val="26"/>
            <w:lang w:val="en-US"/>
          </w:rPr>
          <w:delText>Bootstrap</w:delText>
        </w:r>
      </w:del>
      <w:ins w:id="34" w:author="Tran Manh Cuong">
        <w:r w:rsidR="00584407">
          <w:rPr>
            <w:rFonts w:asciiTheme="majorHAnsi" w:eastAsia="Calibri" w:hAnsiTheme="majorHAnsi" w:cstheme="majorHAnsi"/>
            <w:color w:val="000000" w:themeColor="text1"/>
            <w:sz w:val="26"/>
            <w:szCs w:val="26"/>
            <w:lang w:val="en-US"/>
          </w:rPr>
          <w:t>Laravel</w:t>
        </w:r>
      </w:ins>
      <w:r w:rsidR="002B250E" w:rsidRPr="00734B1F">
        <w:rPr>
          <w:rFonts w:asciiTheme="majorHAnsi" w:eastAsia="Calibri" w:hAnsiTheme="majorHAnsi" w:cstheme="majorHAnsi"/>
          <w:color w:val="000000" w:themeColor="text1"/>
          <w:sz w:val="26"/>
          <w:szCs w:val="26"/>
          <w:lang w:val="en-US"/>
        </w:rPr>
        <w:t xml:space="preserve"> framework</w:t>
      </w:r>
      <w:r w:rsidRPr="00734B1F">
        <w:rPr>
          <w:rFonts w:asciiTheme="majorHAnsi" w:eastAsia="Calibri" w:hAnsiTheme="majorHAnsi" w:cstheme="majorHAnsi"/>
          <w:color w:val="000000" w:themeColor="text1"/>
          <w:sz w:val="26"/>
          <w:szCs w:val="26"/>
          <w:lang w:val="en-US"/>
        </w:rPr>
        <w:t xml:space="preserve"> </w:t>
      </w:r>
      <w:proofErr w:type="spellStart"/>
      <w:ins w:id="35" w:author="Tran Manh Cuong">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sở</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00584407">
          <w:rPr>
            <w:rFonts w:asciiTheme="majorHAnsi" w:eastAsia="Calibri" w:hAnsiTheme="majorHAnsi" w:cstheme="majorHAnsi"/>
            <w:color w:val="000000" w:themeColor="text1"/>
            <w:sz w:val="26"/>
            <w:szCs w:val="26"/>
            <w:lang w:val="en-US"/>
          </w:rPr>
          <w:t xml:space="preserve"> NoSQL-MongoDB</w:t>
        </w:r>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làm</w:t>
        </w:r>
        <w:proofErr w:type="spellEnd"/>
        <w:r w:rsidRPr="00734B1F">
          <w:rPr>
            <w:rFonts w:asciiTheme="majorHAnsi" w:eastAsia="Calibri" w:hAnsiTheme="majorHAnsi" w:cstheme="majorHAnsi"/>
            <w:color w:val="000000" w:themeColor="text1"/>
            <w:sz w:val="26"/>
            <w:szCs w:val="26"/>
            <w:lang w:val="en-US"/>
          </w:rPr>
          <w:t xml:space="preserve"> </w:t>
        </w:r>
      </w:ins>
      <w:proofErr w:type="spellStart"/>
      <w:r w:rsidRPr="00734B1F">
        <w:rPr>
          <w:rFonts w:asciiTheme="majorHAnsi" w:eastAsia="Calibri" w:hAnsiTheme="majorHAnsi" w:cstheme="majorHAnsi"/>
          <w:color w:val="000000" w:themeColor="text1"/>
          <w:sz w:val="26"/>
          <w:szCs w:val="26"/>
          <w:lang w:val="en-US"/>
        </w:rPr>
        <w:t>đề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del w:id="36" w:author="Tran Manh Cuong">
        <w:r w:rsidRPr="00734B1F">
          <w:rPr>
            <w:rFonts w:asciiTheme="majorHAnsi" w:eastAsia="Calibri" w:hAnsiTheme="majorHAnsi" w:cstheme="majorHAnsi"/>
            <w:color w:val="000000" w:themeColor="text1"/>
            <w:sz w:val="26"/>
            <w:szCs w:val="26"/>
            <w:lang w:val="en-US"/>
          </w:rPr>
          <w:delText>môn</w:delText>
        </w:r>
      </w:del>
      <w:proofErr w:type="spellStart"/>
      <w:ins w:id="37" w:author="Tran Manh Cuong">
        <w:r w:rsidR="00584407">
          <w:rPr>
            <w:rFonts w:asciiTheme="majorHAnsi" w:eastAsia="Calibri" w:hAnsiTheme="majorHAnsi" w:cstheme="majorHAnsi"/>
            <w:color w:val="000000" w:themeColor="text1"/>
            <w:sz w:val="26"/>
            <w:szCs w:val="26"/>
            <w:lang w:val="en-US"/>
          </w:rPr>
          <w:t>học</w:t>
        </w:r>
        <w:proofErr w:type="spellEnd"/>
        <w:r w:rsidR="00584407">
          <w:rPr>
            <w:rFonts w:asciiTheme="majorHAnsi" w:eastAsia="Calibri" w:hAnsiTheme="majorHAnsi" w:cstheme="majorHAnsi"/>
            <w:color w:val="000000" w:themeColor="text1"/>
            <w:sz w:val="26"/>
            <w:szCs w:val="26"/>
            <w:lang w:val="en-US"/>
          </w:rPr>
          <w:t xml:space="preserve"> </w:t>
        </w:r>
        <w:proofErr w:type="spellStart"/>
        <w:r w:rsidR="00584407">
          <w:rPr>
            <w:rFonts w:asciiTheme="majorHAnsi" w:eastAsia="Calibri" w:hAnsiTheme="majorHAnsi" w:cstheme="majorHAnsi"/>
            <w:color w:val="000000" w:themeColor="text1"/>
            <w:sz w:val="26"/>
            <w:szCs w:val="26"/>
            <w:lang w:val="en-US"/>
          </w:rPr>
          <w:t>phần</w:t>
        </w:r>
      </w:ins>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này</w:t>
      </w:r>
      <w:proofErr w:type="spellEnd"/>
      <w:r w:rsidRPr="00734B1F">
        <w:rPr>
          <w:rFonts w:asciiTheme="majorHAnsi" w:eastAsia="Calibri" w:hAnsiTheme="majorHAnsi" w:cstheme="majorHAnsi"/>
          <w:color w:val="000000" w:themeColor="text1"/>
          <w:sz w:val="26"/>
          <w:szCs w:val="26"/>
          <w:lang w:val="en-US"/>
        </w:rPr>
        <w:t>.</w:t>
      </w:r>
    </w:p>
    <w:p w14:paraId="5C122599" w14:textId="3AC0C228" w:rsidR="002411F9" w:rsidRPr="00734B1F" w:rsidRDefault="002411F9" w:rsidP="002411F9">
      <w:pPr>
        <w:numPr>
          <w:ilvl w:val="0"/>
          <w:numId w:val="1"/>
        </w:numPr>
        <w:contextualSpacing/>
        <w:outlineLvl w:val="1"/>
        <w:rPr>
          <w:rFonts w:asciiTheme="majorHAnsi" w:eastAsia="Calibri" w:hAnsiTheme="majorHAnsi" w:cstheme="majorHAnsi"/>
          <w:b/>
          <w:bCs/>
          <w:color w:val="000000" w:themeColor="text1"/>
          <w:sz w:val="26"/>
          <w:lang w:val="en-US"/>
        </w:rPr>
      </w:pPr>
      <w:bookmarkStart w:id="38" w:name="_Toc60959476"/>
      <w:bookmarkStart w:id="39" w:name="_Toc85194846"/>
      <w:bookmarkStart w:id="40" w:name="_Toc85784640"/>
      <w:bookmarkStart w:id="41" w:name="_Toc85787449"/>
      <w:bookmarkStart w:id="42" w:name="_Toc104936227"/>
      <w:proofErr w:type="spellStart"/>
      <w:r w:rsidRPr="00734B1F">
        <w:rPr>
          <w:rFonts w:asciiTheme="majorHAnsi" w:eastAsia="Calibri" w:hAnsiTheme="majorHAnsi" w:cstheme="majorHAnsi"/>
          <w:b/>
          <w:bCs/>
          <w:color w:val="000000" w:themeColor="text1"/>
          <w:sz w:val="26"/>
          <w:lang w:val="en-US"/>
        </w:rPr>
        <w:t>Mục</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tiêu</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nghiên</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cứu</w:t>
      </w:r>
      <w:bookmarkEnd w:id="38"/>
      <w:bookmarkEnd w:id="39"/>
      <w:bookmarkEnd w:id="40"/>
      <w:bookmarkEnd w:id="41"/>
      <w:bookmarkEnd w:id="42"/>
      <w:proofErr w:type="spellEnd"/>
    </w:p>
    <w:p w14:paraId="3F3955CB" w14:textId="7D7C9E08" w:rsidR="002411F9" w:rsidRPr="00734B1F" w:rsidRDefault="002411F9" w:rsidP="002411F9">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Mục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đồ</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giải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giải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quyết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tuyến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008141C0" w:rsidRPr="00734B1F">
        <w:rPr>
          <w:rFonts w:asciiTheme="majorHAnsi" w:eastAsia="Calibri" w:hAnsiTheme="majorHAnsi" w:cstheme="majorHAnsi"/>
          <w:color w:val="000000" w:themeColor="text1"/>
          <w:sz w:val="26"/>
          <w:szCs w:val="26"/>
          <w:lang w:val="en-US"/>
        </w:rPr>
        <w:t xml:space="preserve"> </w:t>
      </w:r>
      <w:proofErr w:type="spellStart"/>
      <w:r w:rsidR="008141C0" w:rsidRPr="00734B1F">
        <w:rPr>
          <w:rFonts w:asciiTheme="majorHAnsi" w:eastAsia="Calibri" w:hAnsiTheme="majorHAnsi" w:cstheme="majorHAnsi"/>
          <w:color w:val="000000" w:themeColor="text1"/>
          <w:sz w:val="26"/>
          <w:szCs w:val="26"/>
          <w:lang w:val="en-US"/>
        </w:rPr>
        <w:t>các</w:t>
      </w:r>
      <w:proofErr w:type="spellEnd"/>
      <w:r w:rsidR="008141C0" w:rsidRPr="00734B1F">
        <w:rPr>
          <w:rFonts w:asciiTheme="majorHAnsi" w:eastAsia="Calibri" w:hAnsiTheme="majorHAnsi" w:cstheme="majorHAnsi"/>
          <w:color w:val="000000" w:themeColor="text1"/>
          <w:sz w:val="26"/>
          <w:szCs w:val="26"/>
          <w:lang w:val="en-US"/>
        </w:rPr>
        <w:t xml:space="preserve"> </w:t>
      </w:r>
      <w:proofErr w:type="spellStart"/>
      <w:r w:rsidR="00457ADA" w:rsidRPr="00734B1F">
        <w:rPr>
          <w:rFonts w:asciiTheme="majorHAnsi" w:eastAsia="Calibri" w:hAnsiTheme="majorHAnsi" w:cstheme="majorHAnsi"/>
          <w:color w:val="000000" w:themeColor="text1"/>
          <w:sz w:val="26"/>
          <w:szCs w:val="26"/>
          <w:lang w:val="en-US"/>
        </w:rPr>
        <w:t>cửa</w:t>
      </w:r>
      <w:proofErr w:type="spellEnd"/>
      <w:r w:rsidR="00457ADA" w:rsidRPr="00734B1F">
        <w:rPr>
          <w:rFonts w:asciiTheme="majorHAnsi" w:eastAsia="Calibri" w:hAnsiTheme="majorHAnsi" w:cstheme="majorHAnsi"/>
          <w:color w:val="000000" w:themeColor="text1"/>
          <w:sz w:val="26"/>
          <w:szCs w:val="26"/>
          <w:lang w:val="en-US"/>
        </w:rPr>
        <w:t xml:space="preserve"> </w:t>
      </w:r>
      <w:proofErr w:type="spellStart"/>
      <w:r w:rsidR="00457ADA"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mục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cụ</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đồ</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gồm</w:t>
      </w:r>
      <w:proofErr w:type="spellEnd"/>
      <w:r w:rsidRPr="00734B1F">
        <w:rPr>
          <w:rFonts w:asciiTheme="majorHAnsi" w:eastAsia="Calibri" w:hAnsiTheme="majorHAnsi" w:cstheme="majorHAnsi"/>
          <w:color w:val="000000" w:themeColor="text1"/>
          <w:sz w:val="26"/>
          <w:szCs w:val="26"/>
          <w:lang w:val="en-US"/>
        </w:rPr>
        <w:t>:</w:t>
      </w:r>
    </w:p>
    <w:p w14:paraId="159D2637" w14:textId="0D3E3067" w:rsidR="002411F9" w:rsidRPr="00734B1F" w:rsidRDefault="002411F9" w:rsidP="002411F9">
      <w:pPr>
        <w:numPr>
          <w:ilvl w:val="0"/>
          <w:numId w:val="2"/>
        </w:numPr>
        <w:spacing w:before="120" w:after="120" w:line="312" w:lineRule="auto"/>
        <w:ind w:firstLine="45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Tìm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trong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8141C0" w:rsidRPr="00734B1F">
        <w:rPr>
          <w:rFonts w:asciiTheme="majorHAnsi" w:eastAsia="Calibri" w:hAnsiTheme="majorHAnsi" w:cstheme="majorHAnsi"/>
          <w:color w:val="000000" w:themeColor="text1"/>
          <w:sz w:val="26"/>
          <w:szCs w:val="26"/>
          <w:lang w:val="en-US"/>
        </w:rPr>
        <w:t>đồ</w:t>
      </w:r>
      <w:proofErr w:type="spellEnd"/>
      <w:r w:rsidR="008141C0" w:rsidRPr="00734B1F">
        <w:rPr>
          <w:rFonts w:asciiTheme="majorHAnsi" w:eastAsia="Calibri" w:hAnsiTheme="majorHAnsi" w:cstheme="majorHAnsi"/>
          <w:color w:val="000000" w:themeColor="text1"/>
          <w:sz w:val="26"/>
          <w:szCs w:val="26"/>
          <w:lang w:val="en-US"/>
        </w:rPr>
        <w:t xml:space="preserve"> </w:t>
      </w:r>
      <w:proofErr w:type="spellStart"/>
      <w:r w:rsidR="008141C0" w:rsidRPr="00734B1F">
        <w:rPr>
          <w:rFonts w:asciiTheme="majorHAnsi" w:eastAsia="Calibri" w:hAnsiTheme="majorHAnsi" w:cstheme="majorHAnsi"/>
          <w:color w:val="000000" w:themeColor="text1"/>
          <w:sz w:val="26"/>
          <w:szCs w:val="26"/>
          <w:lang w:val="en-US"/>
        </w:rPr>
        <w:t>ăn</w:t>
      </w:r>
      <w:proofErr w:type="spellEnd"/>
      <w:r w:rsidR="008141C0" w:rsidRPr="00734B1F">
        <w:rPr>
          <w:rFonts w:asciiTheme="majorHAnsi" w:eastAsia="Calibri" w:hAnsiTheme="majorHAnsi" w:cstheme="majorHAnsi"/>
          <w:color w:val="000000" w:themeColor="text1"/>
          <w:sz w:val="26"/>
          <w:szCs w:val="26"/>
          <w:lang w:val="en-US"/>
        </w:rPr>
        <w:t xml:space="preserve"> </w:t>
      </w:r>
      <w:proofErr w:type="spellStart"/>
      <w:r w:rsidR="008141C0" w:rsidRPr="00734B1F">
        <w:rPr>
          <w:rFonts w:asciiTheme="majorHAnsi" w:eastAsia="Calibri" w:hAnsiTheme="majorHAnsi" w:cstheme="majorHAnsi"/>
          <w:color w:val="000000" w:themeColor="text1"/>
          <w:sz w:val="26"/>
          <w:szCs w:val="26"/>
          <w:lang w:val="en-US"/>
        </w:rPr>
        <w:t>nhanh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tuyến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hàng</w:t>
      </w:r>
      <w:proofErr w:type="spellEnd"/>
      <w:r w:rsidR="00D53DE6"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w:t>
      </w:r>
      <w:r w:rsidR="007E727F" w:rsidRPr="00734B1F">
        <w:rPr>
          <w:rFonts w:asciiTheme="majorHAnsi" w:eastAsia="Calibri" w:hAnsiTheme="majorHAnsi" w:cstheme="majorHAnsi"/>
          <w:color w:val="000000" w:themeColor="text1"/>
          <w:sz w:val="26"/>
          <w:szCs w:val="26"/>
          <w:lang w:val="en-US"/>
        </w:rPr>
        <w:t>g</w:t>
      </w:r>
      <w:proofErr w:type="spellEnd"/>
      <w:r w:rsidR="007E727F" w:rsidRPr="00734B1F">
        <w:rPr>
          <w:rFonts w:asciiTheme="majorHAnsi" w:eastAsia="Calibri" w:hAnsiTheme="majorHAnsi" w:cstheme="majorHAnsi"/>
          <w:color w:val="000000" w:themeColor="text1"/>
          <w:sz w:val="26"/>
          <w:szCs w:val="26"/>
          <w:lang w:val="en-US"/>
        </w:rPr>
        <w:t xml:space="preserve"> tin</w:t>
      </w:r>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p>
    <w:p w14:paraId="48CFBACF" w14:textId="1E7BC190" w:rsidR="002411F9" w:rsidRPr="00734B1F" w:rsidRDefault="002411F9" w:rsidP="002411F9">
      <w:pPr>
        <w:numPr>
          <w:ilvl w:val="0"/>
          <w:numId w:val="2"/>
        </w:numPr>
        <w:spacing w:before="120" w:after="120" w:line="312" w:lineRule="auto"/>
        <w:ind w:firstLine="45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r w:rsidR="00597B02">
        <w:rPr>
          <w:rFonts w:asciiTheme="majorHAnsi" w:eastAsia="Calibri" w:hAnsiTheme="majorHAnsi" w:cstheme="majorHAnsi"/>
          <w:color w:val="000000" w:themeColor="text1"/>
          <w:sz w:val="26"/>
          <w:szCs w:val="26"/>
          <w:lang w:val="en-US"/>
        </w:rPr>
        <w:t xml:space="preserve">NoSQL-Mongo DB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xây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dựng</w:t>
      </w:r>
      <w:proofErr w:type="spellEnd"/>
      <w:r w:rsidRPr="00734B1F">
        <w:rPr>
          <w:rFonts w:asciiTheme="majorHAnsi" w:eastAsia="Calibri" w:hAnsiTheme="majorHAnsi" w:cstheme="majorHAnsi"/>
          <w:color w:val="000000" w:themeColor="text1"/>
          <w:sz w:val="26"/>
          <w:szCs w:val="26"/>
          <w:lang w:val="en-US"/>
        </w:rPr>
        <w:t xml:space="preserve"> website</w:t>
      </w:r>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bán</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hàng</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điện</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tử</w:t>
      </w:r>
      <w:proofErr w:type="spellEnd"/>
      <w:r w:rsidRPr="00734B1F">
        <w:rPr>
          <w:rFonts w:asciiTheme="majorHAnsi" w:eastAsia="Calibri" w:hAnsiTheme="majorHAnsi" w:cstheme="majorHAnsi"/>
          <w:color w:val="000000" w:themeColor="text1"/>
          <w:sz w:val="26"/>
          <w:szCs w:val="26"/>
          <w:lang w:val="en-US"/>
        </w:rPr>
        <w:t>.</w:t>
      </w:r>
    </w:p>
    <w:p w14:paraId="643E8531" w14:textId="372BF2E4" w:rsidR="002411F9" w:rsidRPr="00734B1F" w:rsidRDefault="002411F9" w:rsidP="002411F9">
      <w:pPr>
        <w:numPr>
          <w:ilvl w:val="0"/>
          <w:numId w:val="1"/>
        </w:numPr>
        <w:contextualSpacing/>
        <w:outlineLvl w:val="1"/>
        <w:rPr>
          <w:rFonts w:asciiTheme="majorHAnsi" w:eastAsia="Calibri" w:hAnsiTheme="majorHAnsi" w:cstheme="majorHAnsi"/>
          <w:b/>
          <w:bCs/>
          <w:color w:val="000000" w:themeColor="text1"/>
          <w:sz w:val="26"/>
          <w:lang w:val="en-US"/>
        </w:rPr>
      </w:pPr>
      <w:bookmarkStart w:id="43" w:name="_Toc60959477"/>
      <w:bookmarkStart w:id="44" w:name="_Toc85194847"/>
      <w:bookmarkStart w:id="45" w:name="_Toc85784641"/>
      <w:bookmarkStart w:id="46" w:name="_Toc85787450"/>
      <w:bookmarkStart w:id="47" w:name="_Toc104936228"/>
      <w:proofErr w:type="spellStart"/>
      <w:r w:rsidRPr="00734B1F">
        <w:rPr>
          <w:rFonts w:asciiTheme="majorHAnsi" w:eastAsia="Calibri" w:hAnsiTheme="majorHAnsi" w:cstheme="majorHAnsi"/>
          <w:b/>
          <w:bCs/>
          <w:color w:val="000000" w:themeColor="text1"/>
          <w:sz w:val="26"/>
          <w:lang w:val="en-US"/>
        </w:rPr>
        <w:lastRenderedPageBreak/>
        <w:t>Đối</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tượng</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và</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phạm</w:t>
      </w:r>
      <w:proofErr w:type="spellEnd"/>
      <w:r w:rsidRPr="00734B1F">
        <w:rPr>
          <w:rFonts w:asciiTheme="majorHAnsi" w:eastAsia="Calibri" w:hAnsiTheme="majorHAnsi" w:cstheme="majorHAnsi"/>
          <w:b/>
          <w:bCs/>
          <w:color w:val="000000" w:themeColor="text1"/>
          <w:sz w:val="26"/>
          <w:lang w:val="en-US"/>
        </w:rPr>
        <w:t xml:space="preserve"> vi </w:t>
      </w:r>
      <w:proofErr w:type="spellStart"/>
      <w:r w:rsidRPr="00734B1F">
        <w:rPr>
          <w:rFonts w:asciiTheme="majorHAnsi" w:eastAsia="Calibri" w:hAnsiTheme="majorHAnsi" w:cstheme="majorHAnsi"/>
          <w:b/>
          <w:bCs/>
          <w:color w:val="000000" w:themeColor="text1"/>
          <w:sz w:val="26"/>
          <w:lang w:val="en-US"/>
        </w:rPr>
        <w:t>nghiên</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cứu</w:t>
      </w:r>
      <w:bookmarkEnd w:id="43"/>
      <w:bookmarkEnd w:id="44"/>
      <w:bookmarkEnd w:id="45"/>
      <w:bookmarkEnd w:id="46"/>
      <w:bookmarkEnd w:id="47"/>
      <w:proofErr w:type="spellEnd"/>
    </w:p>
    <w:p w14:paraId="4D889B84" w14:textId="77777777" w:rsidR="002411F9" w:rsidRPr="00734B1F" w:rsidRDefault="002411F9" w:rsidP="002411F9">
      <w:pPr>
        <w:spacing w:before="120" w:after="120" w:line="312" w:lineRule="auto"/>
        <w:ind w:firstLine="720"/>
        <w:jc w:val="both"/>
        <w:rPr>
          <w:rFonts w:asciiTheme="majorHAnsi" w:eastAsia="Times New Roman" w:hAnsiTheme="majorHAnsi" w:cstheme="majorHAnsi"/>
          <w:i/>
          <w:iCs/>
          <w:color w:val="000000" w:themeColor="text1"/>
          <w:sz w:val="26"/>
          <w:szCs w:val="24"/>
          <w:lang w:val="en-US" w:bidi="en-US"/>
        </w:rPr>
      </w:pPr>
      <w:proofErr w:type="spellStart"/>
      <w:r w:rsidRPr="00734B1F">
        <w:rPr>
          <w:rFonts w:asciiTheme="majorHAnsi" w:eastAsia="Times New Roman" w:hAnsiTheme="majorHAnsi" w:cstheme="majorHAnsi"/>
          <w:i/>
          <w:iCs/>
          <w:color w:val="000000" w:themeColor="text1"/>
          <w:sz w:val="26"/>
          <w:szCs w:val="24"/>
          <w:lang w:val="en-US" w:bidi="en-US"/>
        </w:rPr>
        <w:t>Đối</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tượng</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nghiên</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cứu</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gồm</w:t>
      </w:r>
      <w:proofErr w:type="spellEnd"/>
      <w:r w:rsidRPr="00734B1F">
        <w:rPr>
          <w:rFonts w:asciiTheme="majorHAnsi" w:eastAsia="Times New Roman" w:hAnsiTheme="majorHAnsi" w:cstheme="majorHAnsi"/>
          <w:i/>
          <w:iCs/>
          <w:color w:val="000000" w:themeColor="text1"/>
          <w:sz w:val="26"/>
          <w:szCs w:val="24"/>
          <w:lang w:val="en-US" w:bidi="en-US"/>
        </w:rPr>
        <w:t>:</w:t>
      </w:r>
    </w:p>
    <w:p w14:paraId="0CC2F451" w14:textId="5A886F79"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5E1E68" w:rsidRPr="00734B1F">
        <w:rPr>
          <w:rFonts w:asciiTheme="majorHAnsi" w:eastAsia="Calibri" w:hAnsiTheme="majorHAnsi" w:cstheme="majorHAnsi"/>
          <w:color w:val="000000" w:themeColor="text1"/>
          <w:sz w:val="26"/>
          <w:szCs w:val="26"/>
          <w:lang w:val="en-US"/>
        </w:rPr>
        <w:t>cửa</w:t>
      </w:r>
      <w:proofErr w:type="spellEnd"/>
      <w:r w:rsidR="005E1E68" w:rsidRPr="00734B1F">
        <w:rPr>
          <w:rFonts w:asciiTheme="majorHAnsi" w:eastAsia="Calibri" w:hAnsiTheme="majorHAnsi" w:cstheme="majorHAnsi"/>
          <w:color w:val="000000" w:themeColor="text1"/>
          <w:sz w:val="26"/>
          <w:szCs w:val="26"/>
          <w:lang w:val="en-US"/>
        </w:rPr>
        <w:t xml:space="preserve"> </w:t>
      </w:r>
      <w:proofErr w:type="spellStart"/>
      <w:r w:rsidR="005E1E68" w:rsidRPr="00734B1F">
        <w:rPr>
          <w:rFonts w:asciiTheme="majorHAnsi" w:eastAsia="Calibri" w:hAnsiTheme="majorHAnsi" w:cstheme="majorHAnsi"/>
          <w:color w:val="000000" w:themeColor="text1"/>
          <w:sz w:val="26"/>
          <w:szCs w:val="26"/>
          <w:lang w:val="en-US"/>
        </w:rPr>
        <w:t>h</w:t>
      </w:r>
      <w:r w:rsidR="00DC13F0" w:rsidRPr="00734B1F">
        <w:rPr>
          <w:rFonts w:asciiTheme="majorHAnsi" w:eastAsia="Calibri" w:hAnsiTheme="majorHAnsi" w:cstheme="majorHAnsi"/>
          <w:color w:val="000000" w:themeColor="text1"/>
          <w:sz w:val="26"/>
          <w:szCs w:val="26"/>
          <w:lang w:val="en-US"/>
        </w:rPr>
        <w:t>àng</w:t>
      </w:r>
      <w:proofErr w:type="spellEnd"/>
      <w:r w:rsidR="00417DEC" w:rsidRPr="00734B1F">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điện</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tử</w:t>
      </w:r>
      <w:proofErr w:type="spellEnd"/>
    </w:p>
    <w:p w14:paraId="2E238757" w14:textId="7F4AA729"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Vai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trò</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1E624F"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w:t>
      </w:r>
    </w:p>
    <w:p w14:paraId="240BEC20" w14:textId="73EE29EC"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6D1899" w:rsidRPr="00734B1F">
        <w:rPr>
          <w:rFonts w:asciiTheme="majorHAnsi" w:eastAsia="Calibri" w:hAnsiTheme="majorHAnsi" w:cstheme="majorHAnsi"/>
          <w:color w:val="000000" w:themeColor="text1"/>
          <w:sz w:val="26"/>
          <w:szCs w:val="26"/>
          <w:lang w:val="en-US"/>
        </w:rPr>
        <w:t>món</w:t>
      </w:r>
      <w:proofErr w:type="spellEnd"/>
      <w:r w:rsidR="006D1899" w:rsidRPr="00734B1F">
        <w:rPr>
          <w:rFonts w:asciiTheme="majorHAnsi" w:eastAsia="Calibri" w:hAnsiTheme="majorHAnsi" w:cstheme="majorHAnsi"/>
          <w:color w:val="000000" w:themeColor="text1"/>
          <w:sz w:val="26"/>
          <w:szCs w:val="26"/>
          <w:lang w:val="en-US"/>
        </w:rPr>
        <w:t xml:space="preserve"> </w:t>
      </w:r>
      <w:proofErr w:type="spellStart"/>
      <w:r w:rsidR="006D1899" w:rsidRPr="00734B1F">
        <w:rPr>
          <w:rFonts w:asciiTheme="majorHAnsi" w:eastAsia="Calibri" w:hAnsiTheme="majorHAnsi" w:cstheme="majorHAnsi"/>
          <w:color w:val="000000" w:themeColor="text1"/>
          <w:sz w:val="26"/>
          <w:szCs w:val="26"/>
          <w:lang w:val="en-US"/>
        </w:rPr>
        <w:t>ăn</w:t>
      </w:r>
      <w:proofErr w:type="spellEnd"/>
      <w:r w:rsidR="006D1899" w:rsidRPr="00734B1F">
        <w:rPr>
          <w:rFonts w:asciiTheme="majorHAnsi" w:eastAsia="Calibri" w:hAnsiTheme="majorHAnsi" w:cstheme="majorHAnsi"/>
          <w:color w:val="000000" w:themeColor="text1"/>
          <w:sz w:val="26"/>
          <w:szCs w:val="26"/>
          <w:lang w:val="en-US"/>
        </w:rPr>
        <w:t xml:space="preserve"> </w:t>
      </w:r>
      <w:proofErr w:type="spellStart"/>
      <w:r w:rsidR="006D1899" w:rsidRPr="00734B1F">
        <w:rPr>
          <w:rFonts w:asciiTheme="majorHAnsi" w:eastAsia="Calibri" w:hAnsiTheme="majorHAnsi" w:cstheme="majorHAnsi"/>
          <w:color w:val="000000" w:themeColor="text1"/>
          <w:sz w:val="26"/>
          <w:szCs w:val="26"/>
          <w:lang w:val="en-US"/>
        </w:rPr>
        <w:t>của</w:t>
      </w:r>
      <w:proofErr w:type="spellEnd"/>
      <w:r w:rsidR="006D1899" w:rsidRPr="00734B1F">
        <w:rPr>
          <w:rFonts w:asciiTheme="majorHAnsi" w:eastAsia="Calibri" w:hAnsiTheme="majorHAnsi" w:cstheme="majorHAnsi"/>
          <w:color w:val="000000" w:themeColor="text1"/>
          <w:sz w:val="26"/>
          <w:szCs w:val="26"/>
          <w:lang w:val="en-US"/>
        </w:rPr>
        <w:t xml:space="preserve"> </w:t>
      </w:r>
      <w:proofErr w:type="spellStart"/>
      <w:r w:rsidR="0044361A" w:rsidRPr="00734B1F">
        <w:rPr>
          <w:rFonts w:asciiTheme="majorHAnsi" w:eastAsia="Calibri" w:hAnsiTheme="majorHAnsi" w:cstheme="majorHAnsi"/>
          <w:color w:val="000000" w:themeColor="text1"/>
          <w:sz w:val="26"/>
          <w:szCs w:val="26"/>
          <w:lang w:val="en-US"/>
        </w:rPr>
        <w:t>cửa</w:t>
      </w:r>
      <w:proofErr w:type="spellEnd"/>
      <w:r w:rsidR="0044361A" w:rsidRPr="00734B1F">
        <w:rPr>
          <w:rFonts w:asciiTheme="majorHAnsi" w:eastAsia="Calibri" w:hAnsiTheme="majorHAnsi" w:cstheme="majorHAnsi"/>
          <w:color w:val="000000" w:themeColor="text1"/>
          <w:sz w:val="26"/>
          <w:szCs w:val="26"/>
          <w:lang w:val="en-US"/>
        </w:rPr>
        <w:t xml:space="preserve"> </w:t>
      </w:r>
      <w:proofErr w:type="spellStart"/>
      <w:r w:rsidR="0044361A"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w:t>
      </w:r>
    </w:p>
    <w:p w14:paraId="786E4118" w14:textId="78D27894"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chi </w:t>
      </w:r>
      <w:proofErr w:type="spellStart"/>
      <w:r w:rsidRPr="00734B1F">
        <w:rPr>
          <w:rFonts w:asciiTheme="majorHAnsi" w:eastAsia="Calibri" w:hAnsiTheme="majorHAnsi" w:cstheme="majorHAnsi"/>
          <w:color w:val="000000" w:themeColor="text1"/>
          <w:sz w:val="26"/>
          <w:szCs w:val="26"/>
          <w:lang w:val="en-US"/>
        </w:rPr>
        <w:t>nhánh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BC3FF8" w:rsidRPr="00734B1F">
        <w:rPr>
          <w:rFonts w:asciiTheme="majorHAnsi" w:eastAsia="Calibri" w:hAnsiTheme="majorHAnsi" w:cstheme="majorHAnsi"/>
          <w:color w:val="000000" w:themeColor="text1"/>
          <w:sz w:val="26"/>
          <w:szCs w:val="26"/>
          <w:lang w:val="en-US"/>
        </w:rPr>
        <w:t>cửa</w:t>
      </w:r>
      <w:proofErr w:type="spellEnd"/>
      <w:r w:rsidR="00BC3FF8" w:rsidRPr="00734B1F">
        <w:rPr>
          <w:rFonts w:asciiTheme="majorHAnsi" w:eastAsia="Calibri" w:hAnsiTheme="majorHAnsi" w:cstheme="majorHAnsi"/>
          <w:color w:val="000000" w:themeColor="text1"/>
          <w:sz w:val="26"/>
          <w:szCs w:val="26"/>
          <w:lang w:val="en-US"/>
        </w:rPr>
        <w:t xml:space="preserve"> </w:t>
      </w:r>
      <w:proofErr w:type="spellStart"/>
      <w:r w:rsidR="00BC3FF8"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w:t>
      </w:r>
    </w:p>
    <w:p w14:paraId="38C41BC6" w14:textId="297D7593" w:rsidR="002411F9" w:rsidRPr="00734B1F" w:rsidRDefault="0034501A"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Giờ</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hoạt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động</w:t>
      </w:r>
      <w:proofErr w:type="spellEnd"/>
      <w:r w:rsidR="002411F9" w:rsidRPr="00734B1F">
        <w:rPr>
          <w:rFonts w:asciiTheme="majorHAnsi" w:eastAsia="Calibri" w:hAnsiTheme="majorHAnsi" w:cstheme="majorHAnsi"/>
          <w:color w:val="000000" w:themeColor="text1"/>
          <w:sz w:val="26"/>
          <w:szCs w:val="26"/>
          <w:lang w:val="en-US"/>
        </w:rPr>
        <w:t xml:space="preserve"> </w:t>
      </w:r>
      <w:proofErr w:type="spellStart"/>
      <w:r w:rsidR="002411F9" w:rsidRPr="00734B1F">
        <w:rPr>
          <w:rFonts w:asciiTheme="majorHAnsi" w:eastAsia="Calibri" w:hAnsiTheme="majorHAnsi" w:cstheme="majorHAnsi"/>
          <w:color w:val="000000" w:themeColor="text1"/>
          <w:sz w:val="26"/>
          <w:szCs w:val="26"/>
          <w:lang w:val="en-US"/>
        </w:rPr>
        <w:t>ứng</w:t>
      </w:r>
      <w:proofErr w:type="spellEnd"/>
      <w:r w:rsidR="002411F9" w:rsidRPr="00734B1F">
        <w:rPr>
          <w:rFonts w:asciiTheme="majorHAnsi" w:eastAsia="Calibri" w:hAnsiTheme="majorHAnsi" w:cstheme="majorHAnsi"/>
          <w:color w:val="000000" w:themeColor="text1"/>
          <w:sz w:val="26"/>
          <w:szCs w:val="26"/>
          <w:lang w:val="en-US"/>
        </w:rPr>
        <w:t xml:space="preserve"> </w:t>
      </w:r>
      <w:proofErr w:type="spellStart"/>
      <w:r w:rsidR="002411F9" w:rsidRPr="00734B1F">
        <w:rPr>
          <w:rFonts w:asciiTheme="majorHAnsi" w:eastAsia="Calibri" w:hAnsiTheme="majorHAnsi" w:cstheme="majorHAnsi"/>
          <w:color w:val="000000" w:themeColor="text1"/>
          <w:sz w:val="26"/>
          <w:szCs w:val="26"/>
          <w:lang w:val="en-US"/>
        </w:rPr>
        <w:t>với</w:t>
      </w:r>
      <w:proofErr w:type="spellEnd"/>
      <w:r w:rsidR="002411F9" w:rsidRPr="00734B1F">
        <w:rPr>
          <w:rFonts w:asciiTheme="majorHAnsi" w:eastAsia="Calibri" w:hAnsiTheme="majorHAnsi" w:cstheme="majorHAnsi"/>
          <w:color w:val="000000" w:themeColor="text1"/>
          <w:sz w:val="26"/>
          <w:szCs w:val="26"/>
          <w:lang w:val="en-US"/>
        </w:rPr>
        <w:t xml:space="preserve"> </w:t>
      </w:r>
      <w:proofErr w:type="spellStart"/>
      <w:r w:rsidR="002411F9" w:rsidRPr="00734B1F">
        <w:rPr>
          <w:rFonts w:asciiTheme="majorHAnsi" w:eastAsia="Calibri" w:hAnsiTheme="majorHAnsi" w:cstheme="majorHAnsi"/>
          <w:color w:val="000000" w:themeColor="text1"/>
          <w:sz w:val="26"/>
          <w:szCs w:val="26"/>
          <w:lang w:val="en-US"/>
        </w:rPr>
        <w:t>các</w:t>
      </w:r>
      <w:proofErr w:type="spellEnd"/>
      <w:r w:rsidR="002411F9" w:rsidRPr="00734B1F">
        <w:rPr>
          <w:rFonts w:asciiTheme="majorHAnsi" w:eastAsia="Calibri" w:hAnsiTheme="majorHAnsi" w:cstheme="majorHAnsi"/>
          <w:color w:val="000000" w:themeColor="text1"/>
          <w:sz w:val="26"/>
          <w:szCs w:val="26"/>
          <w:lang w:val="en-US"/>
        </w:rPr>
        <w:t xml:space="preserve"> chi </w:t>
      </w:r>
      <w:proofErr w:type="spellStart"/>
      <w:r w:rsidR="002411F9" w:rsidRPr="00734B1F">
        <w:rPr>
          <w:rFonts w:asciiTheme="majorHAnsi" w:eastAsia="Calibri" w:hAnsiTheme="majorHAnsi" w:cstheme="majorHAnsi"/>
          <w:color w:val="000000" w:themeColor="text1"/>
          <w:sz w:val="26"/>
          <w:szCs w:val="26"/>
          <w:lang w:val="en-US"/>
        </w:rPr>
        <w:t>nhánh</w:t>
      </w:r>
      <w:proofErr w:type="spellEnd"/>
      <w:r w:rsidR="002411F9" w:rsidRPr="00734B1F">
        <w:rPr>
          <w:rFonts w:asciiTheme="majorHAnsi" w:eastAsia="Calibri" w:hAnsiTheme="majorHAnsi" w:cstheme="majorHAnsi"/>
          <w:color w:val="000000" w:themeColor="text1"/>
          <w:sz w:val="26"/>
          <w:szCs w:val="26"/>
          <w:lang w:val="en-US"/>
        </w:rPr>
        <w:t>.</w:t>
      </w:r>
    </w:p>
    <w:p w14:paraId="566A3DB1" w14:textId="77777777" w:rsidR="002411F9" w:rsidRPr="00734B1F" w:rsidRDefault="002411F9" w:rsidP="002411F9">
      <w:pPr>
        <w:spacing w:before="120" w:after="120" w:line="312" w:lineRule="auto"/>
        <w:ind w:firstLine="720"/>
        <w:jc w:val="both"/>
        <w:rPr>
          <w:rFonts w:asciiTheme="majorHAnsi" w:eastAsia="Calibri" w:hAnsiTheme="majorHAnsi" w:cstheme="majorHAnsi"/>
          <w:i/>
          <w:iCs/>
          <w:color w:val="000000" w:themeColor="text1"/>
          <w:sz w:val="26"/>
          <w:szCs w:val="26"/>
          <w:lang w:val="en-US"/>
        </w:rPr>
      </w:pPr>
      <w:proofErr w:type="spellStart"/>
      <w:r w:rsidRPr="00734B1F">
        <w:rPr>
          <w:rFonts w:asciiTheme="majorHAnsi" w:eastAsia="Times New Roman" w:hAnsiTheme="majorHAnsi" w:cstheme="majorHAnsi"/>
          <w:i/>
          <w:iCs/>
          <w:color w:val="000000" w:themeColor="text1"/>
          <w:sz w:val="26"/>
          <w:szCs w:val="24"/>
          <w:lang w:val="en-US" w:bidi="en-US"/>
        </w:rPr>
        <w:t>Giới</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hạn</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phạm</w:t>
      </w:r>
      <w:proofErr w:type="spellEnd"/>
      <w:r w:rsidRPr="00734B1F">
        <w:rPr>
          <w:rFonts w:asciiTheme="majorHAnsi" w:eastAsia="Times New Roman" w:hAnsiTheme="majorHAnsi" w:cstheme="majorHAnsi"/>
          <w:i/>
          <w:iCs/>
          <w:color w:val="000000" w:themeColor="text1"/>
          <w:sz w:val="26"/>
          <w:szCs w:val="24"/>
          <w:lang w:val="en-US" w:bidi="en-US"/>
        </w:rPr>
        <w:t xml:space="preserve"> vi </w:t>
      </w:r>
      <w:proofErr w:type="spellStart"/>
      <w:r w:rsidRPr="00734B1F">
        <w:rPr>
          <w:rFonts w:asciiTheme="majorHAnsi" w:eastAsia="Times New Roman" w:hAnsiTheme="majorHAnsi" w:cstheme="majorHAnsi"/>
          <w:i/>
          <w:iCs/>
          <w:color w:val="000000" w:themeColor="text1"/>
          <w:sz w:val="26"/>
          <w:szCs w:val="24"/>
          <w:lang w:val="en-US" w:bidi="en-US"/>
        </w:rPr>
        <w:t>nghiên</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cứu</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trong</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đồ</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án</w:t>
      </w:r>
      <w:proofErr w:type="spellEnd"/>
      <w:r w:rsidRPr="00734B1F">
        <w:rPr>
          <w:rFonts w:asciiTheme="majorHAnsi" w:eastAsia="Times New Roman" w:hAnsiTheme="majorHAnsi" w:cstheme="majorHAnsi"/>
          <w:i/>
          <w:iCs/>
          <w:color w:val="000000" w:themeColor="text1"/>
          <w:sz w:val="26"/>
          <w:szCs w:val="24"/>
          <w:lang w:val="en-US" w:bidi="en-US"/>
        </w:rPr>
        <w:t xml:space="preserve"> </w:t>
      </w:r>
      <w:proofErr w:type="spellStart"/>
      <w:r w:rsidRPr="00734B1F">
        <w:rPr>
          <w:rFonts w:asciiTheme="majorHAnsi" w:eastAsia="Times New Roman" w:hAnsiTheme="majorHAnsi" w:cstheme="majorHAnsi"/>
          <w:i/>
          <w:iCs/>
          <w:color w:val="000000" w:themeColor="text1"/>
          <w:sz w:val="26"/>
          <w:szCs w:val="24"/>
          <w:lang w:val="en-US" w:bidi="en-US"/>
        </w:rPr>
        <w:t>gồm</w:t>
      </w:r>
      <w:proofErr w:type="spellEnd"/>
      <w:r w:rsidRPr="00734B1F">
        <w:rPr>
          <w:rFonts w:asciiTheme="majorHAnsi" w:eastAsia="Times New Roman" w:hAnsiTheme="majorHAnsi" w:cstheme="majorHAnsi"/>
          <w:i/>
          <w:iCs/>
          <w:color w:val="000000" w:themeColor="text1"/>
          <w:sz w:val="26"/>
          <w:szCs w:val="24"/>
          <w:lang w:val="en-US" w:bidi="en-US"/>
        </w:rPr>
        <w:t>:</w:t>
      </w:r>
    </w:p>
    <w:p w14:paraId="44CD8312" w14:textId="79F61FBD" w:rsidR="002411F9" w:rsidRPr="00734B1F" w:rsidRDefault="002411F9" w:rsidP="002411F9">
      <w:pPr>
        <w:numPr>
          <w:ilvl w:val="0"/>
          <w:numId w:val="2"/>
        </w:numPr>
        <w:spacing w:before="120" w:after="120" w:line="312" w:lineRule="auto"/>
        <w:ind w:firstLine="360"/>
        <w:contextualSpacing/>
        <w:jc w:val="both"/>
        <w:rPr>
          <w:rFonts w:asciiTheme="majorHAnsi" w:eastAsia="Calibri" w:hAnsiTheme="majorHAnsi" w:cstheme="majorHAnsi"/>
          <w:color w:val="000000" w:themeColor="text1"/>
          <w:spacing w:val="4"/>
          <w:sz w:val="26"/>
          <w:szCs w:val="26"/>
          <w:lang w:val="en-US"/>
        </w:rPr>
      </w:pPr>
      <w:proofErr w:type="spellStart"/>
      <w:r w:rsidRPr="00734B1F">
        <w:rPr>
          <w:rFonts w:asciiTheme="majorHAnsi" w:eastAsia="Calibri" w:hAnsiTheme="majorHAnsi" w:cstheme="majorHAnsi"/>
          <w:color w:val="000000" w:themeColor="text1"/>
          <w:sz w:val="26"/>
          <w:szCs w:val="26"/>
          <w:lang w:val="en-US"/>
        </w:rPr>
        <w:t>Tập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trung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xây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dựng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giúp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8C7493" w:rsidRPr="00734B1F">
        <w:rPr>
          <w:rFonts w:asciiTheme="majorHAnsi" w:eastAsia="Calibri" w:hAnsiTheme="majorHAnsi" w:cstheme="majorHAnsi"/>
          <w:color w:val="000000" w:themeColor="text1"/>
          <w:sz w:val="26"/>
          <w:szCs w:val="26"/>
          <w:lang w:val="en-US"/>
        </w:rPr>
        <w:t>đồ</w:t>
      </w:r>
      <w:proofErr w:type="spellEnd"/>
      <w:r w:rsidR="008C7493" w:rsidRPr="00734B1F">
        <w:rPr>
          <w:rFonts w:asciiTheme="majorHAnsi" w:eastAsia="Calibri" w:hAnsiTheme="majorHAnsi" w:cstheme="majorHAnsi"/>
          <w:color w:val="000000" w:themeColor="text1"/>
          <w:sz w:val="26"/>
          <w:szCs w:val="26"/>
          <w:lang w:val="en-US"/>
        </w:rPr>
        <w:t xml:space="preserve"> </w:t>
      </w:r>
      <w:proofErr w:type="spellStart"/>
      <w:r w:rsidR="008C7493" w:rsidRPr="00734B1F">
        <w:rPr>
          <w:rFonts w:asciiTheme="majorHAnsi" w:eastAsia="Calibri" w:hAnsiTheme="majorHAnsi" w:cstheme="majorHAnsi"/>
          <w:color w:val="000000" w:themeColor="text1"/>
          <w:sz w:val="26"/>
          <w:szCs w:val="26"/>
          <w:lang w:val="en-US"/>
        </w:rPr>
        <w:t>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tuyến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w:t>
      </w:r>
      <w:r w:rsidRPr="00734B1F">
        <w:rPr>
          <w:rFonts w:asciiTheme="majorHAnsi" w:eastAsia="Calibri" w:hAnsiTheme="majorHAnsi" w:cstheme="majorHAnsi"/>
          <w:color w:val="000000" w:themeColor="text1"/>
          <w:spacing w:val="-2"/>
          <w:sz w:val="26"/>
          <w:szCs w:val="26"/>
          <w:lang w:val="en-US"/>
        </w:rPr>
        <w:t xml:space="preserve">tin </w:t>
      </w:r>
      <w:proofErr w:type="spellStart"/>
      <w:r w:rsidRPr="00734B1F">
        <w:rPr>
          <w:rFonts w:asciiTheme="majorHAnsi" w:eastAsia="Calibri" w:hAnsiTheme="majorHAnsi" w:cstheme="majorHAnsi"/>
          <w:color w:val="000000" w:themeColor="text1"/>
          <w:spacing w:val="-2"/>
          <w:sz w:val="26"/>
          <w:szCs w:val="26"/>
          <w:lang w:val="en-US"/>
        </w:rPr>
        <w:t>của</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các</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00597B02">
        <w:rPr>
          <w:rFonts w:asciiTheme="majorHAnsi" w:eastAsia="Calibri" w:hAnsiTheme="majorHAnsi" w:cstheme="majorHAnsi"/>
          <w:color w:val="000000" w:themeColor="text1"/>
          <w:spacing w:val="-2"/>
          <w:sz w:val="26"/>
          <w:szCs w:val="26"/>
          <w:lang w:val="en-US"/>
        </w:rPr>
        <w:t>mặt</w:t>
      </w:r>
      <w:proofErr w:type="spellEnd"/>
      <w:r w:rsidR="00597B02">
        <w:rPr>
          <w:rFonts w:asciiTheme="majorHAnsi" w:eastAsia="Calibri" w:hAnsiTheme="majorHAnsi" w:cstheme="majorHAnsi"/>
          <w:color w:val="000000" w:themeColor="text1"/>
          <w:spacing w:val="-2"/>
          <w:sz w:val="26"/>
          <w:szCs w:val="26"/>
          <w:lang w:val="en-US"/>
        </w:rPr>
        <w:t xml:space="preserve"> hang,</w:t>
      </w:r>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khách</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hàng</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là</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thành</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viên</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00937FC1" w:rsidRPr="00734B1F">
        <w:rPr>
          <w:rFonts w:asciiTheme="majorHAnsi" w:eastAsia="Calibri" w:hAnsiTheme="majorHAnsi" w:cstheme="majorHAnsi"/>
          <w:color w:val="000000" w:themeColor="text1"/>
          <w:spacing w:val="-2"/>
          <w:sz w:val="26"/>
          <w:szCs w:val="26"/>
          <w:lang w:val="en-US"/>
        </w:rPr>
        <w:t>chủ</w:t>
      </w:r>
      <w:proofErr w:type="spellEnd"/>
      <w:r w:rsidR="009774D2" w:rsidRPr="00734B1F">
        <w:rPr>
          <w:rFonts w:asciiTheme="majorHAnsi" w:eastAsia="Calibri" w:hAnsiTheme="majorHAnsi" w:cstheme="majorHAnsi"/>
          <w:color w:val="000000" w:themeColor="text1"/>
          <w:spacing w:val="-2"/>
          <w:sz w:val="26"/>
          <w:szCs w:val="26"/>
          <w:lang w:val="en-US"/>
        </w:rPr>
        <w:t xml:space="preserve"> </w:t>
      </w:r>
      <w:proofErr w:type="spellStart"/>
      <w:r w:rsidR="00937FC1" w:rsidRPr="00734B1F">
        <w:rPr>
          <w:rFonts w:asciiTheme="majorHAnsi" w:eastAsia="Calibri" w:hAnsiTheme="majorHAnsi" w:cstheme="majorHAnsi"/>
          <w:color w:val="000000" w:themeColor="text1"/>
          <w:spacing w:val="-2"/>
          <w:sz w:val="26"/>
          <w:szCs w:val="26"/>
          <w:lang w:val="en-US"/>
        </w:rPr>
        <w:t>cửa</w:t>
      </w:r>
      <w:proofErr w:type="spellEnd"/>
      <w:r w:rsidR="00937FC1" w:rsidRPr="00734B1F">
        <w:rPr>
          <w:rFonts w:asciiTheme="majorHAnsi" w:eastAsia="Calibri" w:hAnsiTheme="majorHAnsi" w:cstheme="majorHAnsi"/>
          <w:color w:val="000000" w:themeColor="text1"/>
          <w:spacing w:val="-2"/>
          <w:sz w:val="26"/>
          <w:szCs w:val="26"/>
          <w:lang w:val="en-US"/>
        </w:rPr>
        <w:t xml:space="preserve"> </w:t>
      </w:r>
      <w:proofErr w:type="spellStart"/>
      <w:r w:rsidR="00937FC1" w:rsidRPr="00734B1F">
        <w:rPr>
          <w:rFonts w:asciiTheme="majorHAnsi" w:eastAsia="Calibri" w:hAnsiTheme="majorHAnsi" w:cstheme="majorHAnsi"/>
          <w:color w:val="000000" w:themeColor="text1"/>
          <w:spacing w:val="-2"/>
          <w:sz w:val="26"/>
          <w:szCs w:val="26"/>
          <w:lang w:val="en-US"/>
        </w:rPr>
        <w:t>hàng</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với</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vai</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trò</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người</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quản</w:t>
      </w:r>
      <w:proofErr w:type="spellEnd"/>
      <w:r w:rsidRPr="00734B1F">
        <w:rPr>
          <w:rFonts w:asciiTheme="majorHAnsi" w:eastAsia="Calibri" w:hAnsiTheme="majorHAnsi" w:cstheme="majorHAnsi"/>
          <w:color w:val="000000" w:themeColor="text1"/>
          <w:spacing w:val="-2"/>
          <w:sz w:val="26"/>
          <w:szCs w:val="26"/>
          <w:lang w:val="en-US"/>
        </w:rPr>
        <w:t xml:space="preserve"> </w:t>
      </w:r>
      <w:proofErr w:type="spellStart"/>
      <w:r w:rsidRPr="00734B1F">
        <w:rPr>
          <w:rFonts w:asciiTheme="majorHAnsi" w:eastAsia="Calibri" w:hAnsiTheme="majorHAnsi" w:cstheme="majorHAnsi"/>
          <w:color w:val="000000" w:themeColor="text1"/>
          <w:spacing w:val="-2"/>
          <w:sz w:val="26"/>
          <w:szCs w:val="26"/>
          <w:lang w:val="en-US"/>
        </w:rPr>
        <w:t>lí</w:t>
      </w:r>
      <w:proofErr w:type="spellEnd"/>
      <w:r w:rsidRPr="00734B1F">
        <w:rPr>
          <w:rFonts w:asciiTheme="majorHAnsi" w:eastAsia="Calibri" w:hAnsiTheme="majorHAnsi" w:cstheme="majorHAnsi"/>
          <w:color w:val="000000" w:themeColor="text1"/>
          <w:spacing w:val="-2"/>
          <w:sz w:val="26"/>
          <w:szCs w:val="26"/>
          <w:lang w:val="en-US"/>
        </w:rPr>
        <w:t>.</w:t>
      </w:r>
    </w:p>
    <w:p w14:paraId="1B2A263A" w14:textId="2DF6334A" w:rsidR="002411F9" w:rsidRPr="00734B1F" w:rsidRDefault="002411F9" w:rsidP="002411F9">
      <w:pPr>
        <w:numPr>
          <w:ilvl w:val="0"/>
          <w:numId w:val="2"/>
        </w:numPr>
        <w:spacing w:before="120" w:after="120" w:line="312" w:lineRule="auto"/>
        <w:ind w:firstLine="36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xây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dựng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bởi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ngôn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như</w:t>
      </w:r>
      <w:proofErr w:type="spellEnd"/>
      <w:r w:rsidRPr="00734B1F">
        <w:rPr>
          <w:rFonts w:asciiTheme="majorHAnsi" w:eastAsia="Calibri" w:hAnsiTheme="majorHAnsi" w:cstheme="majorHAnsi"/>
          <w:color w:val="000000" w:themeColor="text1"/>
          <w:sz w:val="26"/>
          <w:szCs w:val="26"/>
          <w:lang w:val="en-US"/>
        </w:rPr>
        <w:t xml:space="preserve">: </w:t>
      </w:r>
      <w:r w:rsidR="006C5879" w:rsidRPr="00734B1F">
        <w:rPr>
          <w:rFonts w:asciiTheme="majorHAnsi" w:eastAsia="Calibri" w:hAnsiTheme="majorHAnsi" w:cstheme="majorHAnsi"/>
          <w:color w:val="000000" w:themeColor="text1"/>
          <w:sz w:val="26"/>
          <w:szCs w:val="26"/>
          <w:lang w:val="en-US"/>
        </w:rPr>
        <w:t>P</w:t>
      </w:r>
      <w:r w:rsidR="00291DEB" w:rsidRPr="00734B1F">
        <w:rPr>
          <w:rFonts w:asciiTheme="majorHAnsi" w:eastAsia="Calibri" w:hAnsiTheme="majorHAnsi" w:cstheme="majorHAnsi"/>
          <w:color w:val="000000" w:themeColor="text1"/>
          <w:sz w:val="26"/>
          <w:szCs w:val="26"/>
          <w:lang w:val="en-US"/>
        </w:rPr>
        <w:t>HP</w:t>
      </w:r>
      <w:r w:rsidRPr="00734B1F">
        <w:rPr>
          <w:rFonts w:asciiTheme="majorHAnsi" w:eastAsia="Calibri" w:hAnsiTheme="majorHAnsi" w:cstheme="majorHAnsi"/>
          <w:color w:val="000000" w:themeColor="text1"/>
          <w:sz w:val="26"/>
          <w:szCs w:val="26"/>
          <w:lang w:val="en-US"/>
        </w:rPr>
        <w:t xml:space="preserve">, </w:t>
      </w:r>
      <w:r w:rsidR="002824F0" w:rsidRPr="00734B1F">
        <w:rPr>
          <w:rFonts w:asciiTheme="majorHAnsi" w:eastAsia="Calibri" w:hAnsiTheme="majorHAnsi" w:cstheme="majorHAnsi"/>
          <w:color w:val="000000" w:themeColor="text1"/>
          <w:sz w:val="26"/>
          <w:szCs w:val="26"/>
          <w:lang w:val="en-US"/>
        </w:rPr>
        <w:t>Java</w:t>
      </w:r>
      <w:r w:rsidRPr="00734B1F">
        <w:rPr>
          <w:rFonts w:asciiTheme="majorHAnsi" w:eastAsia="Calibri" w:hAnsiTheme="majorHAnsi" w:cstheme="majorHAnsi"/>
          <w:color w:val="000000" w:themeColor="text1"/>
          <w:sz w:val="26"/>
          <w:szCs w:val="26"/>
          <w:lang w:val="en-US"/>
        </w:rPr>
        <w:t xml:space="preserve">Script, HTML, CSS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sở</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r w:rsidR="00597B02">
        <w:rPr>
          <w:rFonts w:asciiTheme="majorHAnsi" w:eastAsia="Calibri" w:hAnsiTheme="majorHAnsi" w:cstheme="majorHAnsi"/>
          <w:color w:val="000000" w:themeColor="text1"/>
          <w:sz w:val="26"/>
          <w:szCs w:val="26"/>
          <w:lang w:val="en-US"/>
        </w:rPr>
        <w:t>MongoDB</w:t>
      </w:r>
      <w:r w:rsidRPr="00734B1F">
        <w:rPr>
          <w:rFonts w:asciiTheme="majorHAnsi" w:eastAsia="Calibri" w:hAnsiTheme="majorHAnsi" w:cstheme="majorHAnsi"/>
          <w:color w:val="000000" w:themeColor="text1"/>
          <w:sz w:val="26"/>
          <w:szCs w:val="26"/>
          <w:lang w:val="en-US"/>
        </w:rPr>
        <w:t>.</w:t>
      </w:r>
    </w:p>
    <w:p w14:paraId="3B094CFF" w14:textId="78CBB3BF" w:rsidR="002411F9" w:rsidRPr="00734B1F" w:rsidRDefault="002411F9" w:rsidP="002411F9">
      <w:pPr>
        <w:numPr>
          <w:ilvl w:val="0"/>
          <w:numId w:val="1"/>
        </w:numPr>
        <w:spacing w:before="120" w:after="120" w:line="312" w:lineRule="auto"/>
        <w:outlineLvl w:val="1"/>
        <w:rPr>
          <w:rFonts w:asciiTheme="majorHAnsi" w:eastAsia="Calibri" w:hAnsiTheme="majorHAnsi" w:cstheme="majorHAnsi"/>
          <w:b/>
          <w:bCs/>
          <w:color w:val="000000" w:themeColor="text1"/>
          <w:sz w:val="26"/>
          <w:lang w:val="en-US"/>
        </w:rPr>
      </w:pPr>
      <w:bookmarkStart w:id="48" w:name="_Toc60959478"/>
      <w:bookmarkStart w:id="49" w:name="_Toc85194848"/>
      <w:bookmarkStart w:id="50" w:name="_Toc85784642"/>
      <w:bookmarkStart w:id="51" w:name="_Toc85787451"/>
      <w:bookmarkStart w:id="52" w:name="_Toc104936229"/>
      <w:proofErr w:type="spellStart"/>
      <w:r w:rsidRPr="00734B1F">
        <w:rPr>
          <w:rFonts w:asciiTheme="majorHAnsi" w:eastAsia="Calibri" w:hAnsiTheme="majorHAnsi" w:cstheme="majorHAnsi"/>
          <w:b/>
          <w:bCs/>
          <w:color w:val="000000" w:themeColor="text1"/>
          <w:sz w:val="26"/>
          <w:lang w:val="en-US"/>
        </w:rPr>
        <w:t>Phương</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pháp</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nghiên</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cứu</w:t>
      </w:r>
      <w:bookmarkEnd w:id="48"/>
      <w:bookmarkEnd w:id="49"/>
      <w:bookmarkEnd w:id="50"/>
      <w:bookmarkEnd w:id="51"/>
      <w:bookmarkEnd w:id="52"/>
      <w:proofErr w:type="spellEnd"/>
    </w:p>
    <w:p w14:paraId="6EDBA8E0" w14:textId="281417ED" w:rsidR="002411F9" w:rsidRPr="00734B1F" w:rsidRDefault="002411F9" w:rsidP="002411F9">
      <w:pPr>
        <w:numPr>
          <w:ilvl w:val="0"/>
          <w:numId w:val="2"/>
        </w:numPr>
        <w:spacing w:before="120" w:after="120" w:line="312" w:lineRule="auto"/>
        <w:ind w:firstLine="36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Phương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quan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nội</w:t>
      </w:r>
      <w:proofErr w:type="spellEnd"/>
      <w:r w:rsidRPr="00734B1F">
        <w:rPr>
          <w:rFonts w:asciiTheme="majorHAnsi" w:eastAsia="Calibri" w:hAnsiTheme="majorHAnsi" w:cstheme="majorHAnsi"/>
          <w:color w:val="000000" w:themeColor="text1"/>
          <w:sz w:val="26"/>
          <w:szCs w:val="26"/>
          <w:lang w:val="en-US"/>
        </w:rPr>
        <w:t xml:space="preserve"> dung </w:t>
      </w:r>
      <w:proofErr w:type="spellStart"/>
      <w:r w:rsidRPr="00734B1F">
        <w:rPr>
          <w:rFonts w:asciiTheme="majorHAnsi" w:eastAsia="Calibri" w:hAnsiTheme="majorHAnsi" w:cstheme="majorHAnsi"/>
          <w:color w:val="000000" w:themeColor="text1"/>
          <w:sz w:val="26"/>
          <w:szCs w:val="26"/>
          <w:lang w:val="en-US"/>
        </w:rPr>
        <w:t>nghiên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ngôn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ngôn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w:t>
      </w:r>
      <w:r w:rsidR="00AF6198" w:rsidRPr="00734B1F">
        <w:rPr>
          <w:rFonts w:asciiTheme="majorHAnsi" w:eastAsia="Calibri" w:hAnsiTheme="majorHAnsi" w:cstheme="majorHAnsi"/>
          <w:color w:val="000000" w:themeColor="text1"/>
          <w:sz w:val="26"/>
          <w:szCs w:val="26"/>
          <w:lang w:val="en-US"/>
        </w:rPr>
        <w:t xml:space="preserve"> </w:t>
      </w:r>
      <w:r w:rsidRPr="00734B1F">
        <w:rPr>
          <w:rFonts w:asciiTheme="majorHAnsi" w:eastAsia="Calibri" w:hAnsiTheme="majorHAnsi" w:cstheme="majorHAnsi"/>
          <w:color w:val="000000" w:themeColor="text1"/>
          <w:sz w:val="26"/>
          <w:szCs w:val="26"/>
          <w:lang w:val="en-US"/>
        </w:rPr>
        <w:t>framework</w:t>
      </w:r>
      <w:r w:rsidR="00597B02">
        <w:rPr>
          <w:rFonts w:asciiTheme="majorHAnsi" w:eastAsia="Calibri" w:hAnsiTheme="majorHAnsi" w:cstheme="majorHAnsi"/>
          <w:color w:val="000000" w:themeColor="text1"/>
          <w:sz w:val="26"/>
          <w:szCs w:val="26"/>
          <w:lang w:val="en-US"/>
        </w:rPr>
        <w:t xml:space="preserve"> Laravel</w:t>
      </w:r>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thiết</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bị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2F2B33" w:rsidRPr="00734B1F">
        <w:rPr>
          <w:rFonts w:asciiTheme="majorHAnsi" w:eastAsia="Calibri" w:hAnsiTheme="majorHAnsi" w:cstheme="majorHAnsi"/>
          <w:color w:val="000000" w:themeColor="text1"/>
          <w:sz w:val="26"/>
          <w:szCs w:val="26"/>
          <w:lang w:val="en-US"/>
        </w:rPr>
        <w:t>khung</w:t>
      </w:r>
      <w:proofErr w:type="spellEnd"/>
      <w:r w:rsidR="002F2B33" w:rsidRPr="00734B1F">
        <w:rPr>
          <w:rFonts w:asciiTheme="majorHAnsi" w:eastAsia="Calibri" w:hAnsiTheme="majorHAnsi" w:cstheme="majorHAnsi"/>
          <w:color w:val="000000" w:themeColor="text1"/>
          <w:sz w:val="26"/>
          <w:szCs w:val="26"/>
          <w:lang w:val="en-US"/>
        </w:rPr>
        <w:t xml:space="preserve"> </w:t>
      </w:r>
      <w:proofErr w:type="spellStart"/>
      <w:r w:rsidR="002F2B33" w:rsidRPr="00734B1F">
        <w:rPr>
          <w:rFonts w:asciiTheme="majorHAnsi" w:eastAsia="Calibri" w:hAnsiTheme="majorHAnsi" w:cstheme="majorHAnsi"/>
          <w:color w:val="000000" w:themeColor="text1"/>
          <w:sz w:val="26"/>
          <w:szCs w:val="26"/>
          <w:lang w:val="en-US"/>
        </w:rPr>
        <w:t>giờ</w:t>
      </w:r>
      <w:proofErr w:type="spellEnd"/>
      <w:r w:rsidR="002F2B33" w:rsidRPr="00734B1F">
        <w:rPr>
          <w:rFonts w:asciiTheme="majorHAnsi" w:eastAsia="Calibri" w:hAnsiTheme="majorHAnsi" w:cstheme="majorHAnsi"/>
          <w:color w:val="000000" w:themeColor="text1"/>
          <w:sz w:val="26"/>
          <w:szCs w:val="26"/>
          <w:lang w:val="en-US"/>
        </w:rPr>
        <w:t xml:space="preserve"> </w:t>
      </w:r>
      <w:proofErr w:type="spellStart"/>
      <w:r w:rsidR="002F2B33" w:rsidRPr="00734B1F">
        <w:rPr>
          <w:rFonts w:asciiTheme="majorHAnsi" w:eastAsia="Calibri" w:hAnsiTheme="majorHAnsi" w:cstheme="majorHAnsi"/>
          <w:color w:val="000000" w:themeColor="text1"/>
          <w:sz w:val="26"/>
          <w:szCs w:val="26"/>
          <w:lang w:val="en-US"/>
        </w:rPr>
        <w:t>mở</w:t>
      </w:r>
      <w:proofErr w:type="spellEnd"/>
      <w:r w:rsidR="002F2B33" w:rsidRPr="00734B1F">
        <w:rPr>
          <w:rFonts w:asciiTheme="majorHAnsi" w:eastAsia="Calibri" w:hAnsiTheme="majorHAnsi" w:cstheme="majorHAnsi"/>
          <w:color w:val="000000" w:themeColor="text1"/>
          <w:sz w:val="26"/>
          <w:szCs w:val="26"/>
          <w:lang w:val="en-US"/>
        </w:rPr>
        <w:t xml:space="preserve"> </w:t>
      </w:r>
      <w:proofErr w:type="spellStart"/>
      <w:r w:rsidR="002F2B33" w:rsidRPr="00734B1F">
        <w:rPr>
          <w:rFonts w:asciiTheme="majorHAnsi" w:eastAsia="Calibri" w:hAnsiTheme="majorHAnsi" w:cstheme="majorHAnsi"/>
          <w:color w:val="000000" w:themeColor="text1"/>
          <w:sz w:val="26"/>
          <w:szCs w:val="26"/>
          <w:lang w:val="en-US"/>
        </w:rPr>
        <w:t>cửa</w:t>
      </w:r>
      <w:proofErr w:type="spellEnd"/>
      <w:r w:rsidRPr="00734B1F">
        <w:rPr>
          <w:rFonts w:asciiTheme="majorHAnsi" w:eastAsia="Calibri" w:hAnsiTheme="majorHAnsi" w:cstheme="majorHAnsi"/>
          <w:color w:val="000000" w:themeColor="text1"/>
          <w:sz w:val="26"/>
          <w:szCs w:val="26"/>
          <w:lang w:val="en-US"/>
        </w:rPr>
        <w:t>.</w:t>
      </w:r>
    </w:p>
    <w:p w14:paraId="7BEA9C32" w14:textId="15D66EAE" w:rsidR="002411F9" w:rsidRPr="00734B1F" w:rsidRDefault="002411F9" w:rsidP="002411F9">
      <w:pPr>
        <w:numPr>
          <w:ilvl w:val="0"/>
          <w:numId w:val="2"/>
        </w:numPr>
        <w:spacing w:before="120" w:after="120" w:line="312" w:lineRule="auto"/>
        <w:ind w:firstLine="36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Phương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nghiệm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xây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dựng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đặt</w:t>
      </w:r>
      <w:proofErr w:type="spellEnd"/>
      <w:r w:rsidR="00305DB2" w:rsidRPr="00734B1F">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hàng</w:t>
      </w:r>
      <w:proofErr w:type="spellEnd"/>
      <w:r w:rsidR="00305DB2"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305DB2" w:rsidRPr="00734B1F">
        <w:rPr>
          <w:rFonts w:asciiTheme="majorHAnsi" w:eastAsia="Calibri" w:hAnsiTheme="majorHAnsi" w:cstheme="majorHAnsi"/>
          <w:color w:val="000000" w:themeColor="text1"/>
          <w:sz w:val="26"/>
          <w:szCs w:val="26"/>
          <w:lang w:val="en-US"/>
        </w:rPr>
        <w:t>cửa</w:t>
      </w:r>
      <w:proofErr w:type="spellEnd"/>
      <w:r w:rsidR="00305DB2" w:rsidRPr="00734B1F">
        <w:rPr>
          <w:rFonts w:asciiTheme="majorHAnsi" w:eastAsia="Calibri" w:hAnsiTheme="majorHAnsi" w:cstheme="majorHAnsi"/>
          <w:color w:val="000000" w:themeColor="text1"/>
          <w:sz w:val="26"/>
          <w:szCs w:val="26"/>
          <w:lang w:val="en-US"/>
        </w:rPr>
        <w:t xml:space="preserve"> </w:t>
      </w:r>
      <w:proofErr w:type="spellStart"/>
      <w:r w:rsidR="00305DB2"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triển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mềm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7946A7" w:rsidRPr="00734B1F">
        <w:rPr>
          <w:rFonts w:asciiTheme="majorHAnsi" w:eastAsia="Calibri" w:hAnsiTheme="majorHAnsi" w:cstheme="majorHAnsi"/>
          <w:color w:val="000000" w:themeColor="text1"/>
          <w:sz w:val="26"/>
          <w:szCs w:val="26"/>
          <w:lang w:val="en-US"/>
        </w:rPr>
        <w:t>kinh</w:t>
      </w:r>
      <w:proofErr w:type="spellEnd"/>
      <w:r w:rsidR="007946A7" w:rsidRPr="00734B1F">
        <w:rPr>
          <w:rFonts w:asciiTheme="majorHAnsi" w:eastAsia="Calibri" w:hAnsiTheme="majorHAnsi" w:cstheme="majorHAnsi"/>
          <w:color w:val="000000" w:themeColor="text1"/>
          <w:sz w:val="26"/>
          <w:szCs w:val="26"/>
          <w:lang w:val="en-US"/>
        </w:rPr>
        <w:t xml:space="preserve"> </w:t>
      </w:r>
      <w:proofErr w:type="spellStart"/>
      <w:r w:rsidR="007946A7" w:rsidRPr="00734B1F">
        <w:rPr>
          <w:rFonts w:asciiTheme="majorHAnsi" w:eastAsia="Calibri" w:hAnsiTheme="majorHAnsi" w:cstheme="majorHAnsi"/>
          <w:color w:val="000000" w:themeColor="text1"/>
          <w:sz w:val="26"/>
          <w:szCs w:val="26"/>
          <w:lang w:val="en-US"/>
        </w:rPr>
        <w:t>doanh</w:t>
      </w:r>
      <w:proofErr w:type="spellEnd"/>
      <w:r w:rsidR="007946A7" w:rsidRPr="00734B1F">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thiết</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bị</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điện</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tử</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7946A7" w:rsidRPr="00734B1F">
        <w:rPr>
          <w:rFonts w:asciiTheme="majorHAnsi" w:eastAsia="Calibri" w:hAnsiTheme="majorHAnsi" w:cstheme="majorHAnsi"/>
          <w:color w:val="000000" w:themeColor="text1"/>
          <w:sz w:val="26"/>
          <w:szCs w:val="26"/>
          <w:lang w:val="en-US"/>
        </w:rPr>
        <w:t>cửa</w:t>
      </w:r>
      <w:proofErr w:type="spellEnd"/>
      <w:r w:rsidR="007946A7" w:rsidRPr="00734B1F">
        <w:rPr>
          <w:rFonts w:asciiTheme="majorHAnsi" w:eastAsia="Calibri" w:hAnsiTheme="majorHAnsi" w:cstheme="majorHAnsi"/>
          <w:color w:val="000000" w:themeColor="text1"/>
          <w:sz w:val="26"/>
          <w:szCs w:val="26"/>
          <w:lang w:val="en-US"/>
        </w:rPr>
        <w:t xml:space="preserve"> </w:t>
      </w:r>
      <w:proofErr w:type="spellStart"/>
      <w:r w:rsidR="007946A7"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đánh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w:t>
      </w:r>
      <w:proofErr w:type="spellEnd"/>
      <w:r w:rsidRPr="00734B1F">
        <w:rPr>
          <w:rFonts w:asciiTheme="majorHAnsi" w:eastAsia="Calibri" w:hAnsiTheme="majorHAnsi" w:cstheme="majorHAnsi"/>
          <w:color w:val="000000" w:themeColor="text1"/>
          <w:sz w:val="26"/>
          <w:szCs w:val="26"/>
          <w:lang w:val="en-US"/>
        </w:rPr>
        <w:t>.</w:t>
      </w:r>
    </w:p>
    <w:p w14:paraId="7277300F" w14:textId="7FDA493D" w:rsidR="002411F9" w:rsidRPr="00734B1F" w:rsidRDefault="002411F9" w:rsidP="002411F9">
      <w:pPr>
        <w:numPr>
          <w:ilvl w:val="0"/>
          <w:numId w:val="1"/>
        </w:numPr>
        <w:spacing w:before="120" w:after="120" w:line="312" w:lineRule="auto"/>
        <w:outlineLvl w:val="1"/>
        <w:rPr>
          <w:rFonts w:asciiTheme="majorHAnsi" w:eastAsia="Calibri" w:hAnsiTheme="majorHAnsi" w:cstheme="majorHAnsi"/>
          <w:b/>
          <w:bCs/>
          <w:color w:val="000000" w:themeColor="text1"/>
          <w:sz w:val="26"/>
          <w:lang w:val="en-US"/>
        </w:rPr>
      </w:pPr>
      <w:bookmarkStart w:id="53" w:name="_Toc60959479"/>
      <w:bookmarkStart w:id="54" w:name="_Toc85194849"/>
      <w:bookmarkStart w:id="55" w:name="_Toc85784643"/>
      <w:bookmarkStart w:id="56" w:name="_Toc85787452"/>
      <w:bookmarkStart w:id="57" w:name="_Toc104936230"/>
      <w:proofErr w:type="spellStart"/>
      <w:r w:rsidRPr="00734B1F">
        <w:rPr>
          <w:rFonts w:asciiTheme="majorHAnsi" w:eastAsia="Calibri" w:hAnsiTheme="majorHAnsi" w:cstheme="majorHAnsi"/>
          <w:b/>
          <w:bCs/>
          <w:color w:val="000000" w:themeColor="text1"/>
          <w:sz w:val="26"/>
          <w:lang w:val="en-US"/>
        </w:rPr>
        <w:t>Nhiệm</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vụ</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và</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kết</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quả</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đạt</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được</w:t>
      </w:r>
      <w:bookmarkEnd w:id="53"/>
      <w:bookmarkEnd w:id="54"/>
      <w:bookmarkEnd w:id="55"/>
      <w:bookmarkEnd w:id="56"/>
      <w:bookmarkEnd w:id="57"/>
      <w:proofErr w:type="spellEnd"/>
    </w:p>
    <w:p w14:paraId="617BA011" w14:textId="508308C0"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Nghiên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hiểu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số</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mềm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6F0915" w:rsidRPr="00734B1F">
        <w:rPr>
          <w:rFonts w:asciiTheme="majorHAnsi" w:eastAsia="Calibri" w:hAnsiTheme="majorHAnsi" w:cstheme="majorHAnsi"/>
          <w:color w:val="000000" w:themeColor="text1"/>
          <w:sz w:val="26"/>
          <w:szCs w:val="26"/>
          <w:lang w:val="en-US"/>
        </w:rPr>
        <w:t>kinh</w:t>
      </w:r>
      <w:proofErr w:type="spellEnd"/>
      <w:r w:rsidR="006F0915" w:rsidRPr="00734B1F">
        <w:rPr>
          <w:rFonts w:asciiTheme="majorHAnsi" w:eastAsia="Calibri" w:hAnsiTheme="majorHAnsi" w:cstheme="majorHAnsi"/>
          <w:color w:val="000000" w:themeColor="text1"/>
          <w:sz w:val="26"/>
          <w:szCs w:val="26"/>
          <w:lang w:val="en-US"/>
        </w:rPr>
        <w:t xml:space="preserve"> </w:t>
      </w:r>
      <w:proofErr w:type="spellStart"/>
      <w:r w:rsidR="006F0915" w:rsidRPr="00734B1F">
        <w:rPr>
          <w:rFonts w:asciiTheme="majorHAnsi" w:eastAsia="Calibri" w:hAnsiTheme="majorHAnsi" w:cstheme="majorHAnsi"/>
          <w:color w:val="000000" w:themeColor="text1"/>
          <w:sz w:val="26"/>
          <w:szCs w:val="26"/>
          <w:lang w:val="en-US"/>
        </w:rPr>
        <w:t>doanh</w:t>
      </w:r>
      <w:proofErr w:type="spellEnd"/>
      <w:r w:rsidR="006F0915" w:rsidRPr="00734B1F">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thiết</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bị</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điện</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00597B02">
        <w:rPr>
          <w:rFonts w:asciiTheme="majorHAnsi" w:eastAsia="Calibri" w:hAnsiTheme="majorHAnsi" w:cstheme="majorHAnsi"/>
          <w:color w:val="000000" w:themeColor="text1"/>
          <w:sz w:val="26"/>
          <w:szCs w:val="26"/>
          <w:lang w:val="en-US"/>
        </w:rPr>
        <w:t>tử</w:t>
      </w:r>
      <w:proofErr w:type="spellEnd"/>
      <w:r w:rsidR="00597B02">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tuyến</w:t>
      </w:r>
      <w:proofErr w:type="spellEnd"/>
      <w:r w:rsidRPr="00734B1F">
        <w:rPr>
          <w:rFonts w:asciiTheme="majorHAnsi" w:eastAsia="Calibri" w:hAnsiTheme="majorHAnsi" w:cstheme="majorHAnsi"/>
          <w:color w:val="000000" w:themeColor="text1"/>
          <w:sz w:val="26"/>
          <w:szCs w:val="26"/>
          <w:lang w:val="en-US"/>
        </w:rPr>
        <w:t>.</w:t>
      </w:r>
    </w:p>
    <w:p w14:paraId="5EB88650" w14:textId="77777777"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Phân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tích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yêu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xuất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mềm</w:t>
      </w:r>
      <w:proofErr w:type="spellEnd"/>
      <w:r w:rsidRPr="00734B1F">
        <w:rPr>
          <w:rFonts w:asciiTheme="majorHAnsi" w:eastAsia="Calibri" w:hAnsiTheme="majorHAnsi" w:cstheme="majorHAnsi"/>
          <w:color w:val="000000" w:themeColor="text1"/>
          <w:sz w:val="26"/>
          <w:szCs w:val="26"/>
          <w:lang w:val="en-US"/>
        </w:rPr>
        <w:t>.</w:t>
      </w:r>
    </w:p>
    <w:p w14:paraId="6805989B" w14:textId="77777777"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Thiết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kế</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đặc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w:t>
      </w:r>
    </w:p>
    <w:p w14:paraId="39BC6194" w14:textId="77777777"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Xây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dựng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sở</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w:t>
      </w:r>
    </w:p>
    <w:p w14:paraId="0AF83A7E" w14:textId="77777777" w:rsidR="002411F9" w:rsidRPr="00734B1F" w:rsidRDefault="002411F9" w:rsidP="002411F9">
      <w:pPr>
        <w:numPr>
          <w:ilvl w:val="0"/>
          <w:numId w:val="2"/>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Lập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module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w:t>
      </w:r>
    </w:p>
    <w:p w14:paraId="6FE8B170" w14:textId="04360280" w:rsidR="002411F9" w:rsidRPr="00734B1F" w:rsidRDefault="002411F9" w:rsidP="002411F9">
      <w:pPr>
        <w:numPr>
          <w:ilvl w:val="0"/>
          <w:numId w:val="1"/>
        </w:numPr>
        <w:spacing w:before="120" w:after="120" w:line="312" w:lineRule="auto"/>
        <w:outlineLvl w:val="1"/>
        <w:rPr>
          <w:rFonts w:asciiTheme="majorHAnsi" w:eastAsia="Calibri" w:hAnsiTheme="majorHAnsi" w:cstheme="majorHAnsi"/>
          <w:b/>
          <w:bCs/>
          <w:color w:val="000000" w:themeColor="text1"/>
          <w:sz w:val="26"/>
          <w:lang w:val="en-US"/>
        </w:rPr>
      </w:pPr>
      <w:bookmarkStart w:id="58" w:name="_Toc60959480"/>
      <w:bookmarkStart w:id="59" w:name="_Toc85194850"/>
      <w:bookmarkStart w:id="60" w:name="_Toc85784644"/>
      <w:bookmarkStart w:id="61" w:name="_Toc85787453"/>
      <w:bookmarkStart w:id="62" w:name="_Toc104936231"/>
      <w:proofErr w:type="spellStart"/>
      <w:r w:rsidRPr="00734B1F">
        <w:rPr>
          <w:rFonts w:asciiTheme="majorHAnsi" w:eastAsia="Calibri" w:hAnsiTheme="majorHAnsi" w:cstheme="majorHAnsi"/>
          <w:b/>
          <w:bCs/>
          <w:color w:val="000000" w:themeColor="text1"/>
          <w:sz w:val="26"/>
          <w:lang w:val="en-US"/>
        </w:rPr>
        <w:t>Bố</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cục</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của</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đồ</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án</w:t>
      </w:r>
      <w:bookmarkEnd w:id="58"/>
      <w:bookmarkEnd w:id="59"/>
      <w:bookmarkEnd w:id="60"/>
      <w:bookmarkEnd w:id="61"/>
      <w:bookmarkEnd w:id="62"/>
      <w:proofErr w:type="spellEnd"/>
    </w:p>
    <w:p w14:paraId="4CEC0255" w14:textId="77777777" w:rsidR="002411F9" w:rsidRPr="00734B1F" w:rsidRDefault="002411F9" w:rsidP="002411F9">
      <w:pPr>
        <w:widowControl w:val="0"/>
        <w:spacing w:before="120" w:after="120" w:line="312" w:lineRule="auto"/>
        <w:ind w:firstLine="720"/>
        <w:jc w:val="both"/>
        <w:rPr>
          <w:rFonts w:asciiTheme="majorHAnsi" w:eastAsia="Calibri" w:hAnsiTheme="majorHAnsi" w:cstheme="majorHAnsi"/>
          <w:color w:val="000000" w:themeColor="text1"/>
          <w:sz w:val="24"/>
          <w:lang w:val="en-US"/>
        </w:rPr>
      </w:pPr>
      <w:proofErr w:type="spellStart"/>
      <w:r w:rsidRPr="00734B1F">
        <w:rPr>
          <w:rFonts w:asciiTheme="majorHAnsi" w:eastAsia="Calibri" w:hAnsiTheme="majorHAnsi" w:cstheme="majorHAnsi"/>
          <w:color w:val="000000" w:themeColor="text1"/>
          <w:sz w:val="26"/>
          <w:lang w:val="en-US"/>
        </w:rPr>
        <w:t>Trên</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cơ</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sở</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các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nội</w:t>
      </w:r>
      <w:proofErr w:type="spellEnd"/>
      <w:r w:rsidRPr="00734B1F">
        <w:rPr>
          <w:rFonts w:asciiTheme="majorHAnsi" w:eastAsia="Calibri" w:hAnsiTheme="majorHAnsi" w:cstheme="majorHAnsi"/>
          <w:color w:val="000000" w:themeColor="text1"/>
          <w:sz w:val="26"/>
          <w:lang w:val="en-US"/>
        </w:rPr>
        <w:t xml:space="preserve"> dung </w:t>
      </w:r>
      <w:proofErr w:type="spellStart"/>
      <w:r w:rsidRPr="00734B1F">
        <w:rPr>
          <w:rFonts w:asciiTheme="majorHAnsi" w:eastAsia="Calibri" w:hAnsiTheme="majorHAnsi" w:cstheme="majorHAnsi"/>
          <w:color w:val="000000" w:themeColor="text1"/>
          <w:sz w:val="26"/>
          <w:lang w:val="en-US"/>
        </w:rPr>
        <w:t>nghiên</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cứu</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để</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đạt</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mục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tiêu</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đề</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ra</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và</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đảm</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bảo</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tính</w:t>
      </w:r>
      <w:proofErr w:type="spellEnd"/>
      <w:r w:rsidRPr="00734B1F">
        <w:rPr>
          <w:rFonts w:asciiTheme="majorHAnsi" w:eastAsia="Calibri" w:hAnsiTheme="majorHAnsi" w:cstheme="majorHAnsi"/>
          <w:color w:val="000000" w:themeColor="text1"/>
          <w:sz w:val="26"/>
          <w:lang w:val="en-US"/>
        </w:rPr>
        <w:t xml:space="preserve"> logic, </w:t>
      </w:r>
      <w:proofErr w:type="spellStart"/>
      <w:r w:rsidRPr="00734B1F">
        <w:rPr>
          <w:rFonts w:asciiTheme="majorHAnsi" w:eastAsia="Calibri" w:hAnsiTheme="majorHAnsi" w:cstheme="majorHAnsi"/>
          <w:color w:val="000000" w:themeColor="text1"/>
          <w:sz w:val="26"/>
          <w:lang w:val="en-US"/>
        </w:rPr>
        <w:t>ngoài</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phần</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mở</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đầu</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và</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phần</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kết</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luận</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đồ</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án</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được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tổ</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chức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thành</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các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chương</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như</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sau</w:t>
      </w:r>
      <w:proofErr w:type="spellEnd"/>
      <w:r w:rsidRPr="00734B1F">
        <w:rPr>
          <w:rFonts w:asciiTheme="majorHAnsi" w:eastAsia="Calibri" w:hAnsiTheme="majorHAnsi" w:cstheme="majorHAnsi"/>
          <w:color w:val="000000" w:themeColor="text1"/>
          <w:sz w:val="26"/>
          <w:lang w:val="en-US"/>
        </w:rPr>
        <w:t xml:space="preserve">: </w:t>
      </w:r>
    </w:p>
    <w:p w14:paraId="15225F68" w14:textId="689C210D" w:rsidR="002411F9" w:rsidRPr="00734B1F" w:rsidRDefault="002411F9" w:rsidP="002411F9">
      <w:pPr>
        <w:spacing w:before="120" w:after="120" w:line="312" w:lineRule="auto"/>
        <w:ind w:firstLine="720"/>
        <w:jc w:val="both"/>
        <w:rPr>
          <w:rFonts w:asciiTheme="majorHAnsi" w:eastAsia="Calibri" w:hAnsiTheme="majorHAnsi" w:cstheme="majorHAnsi"/>
          <w:color w:val="000000" w:themeColor="text1"/>
          <w:sz w:val="26"/>
          <w:lang w:val="en-US"/>
        </w:rPr>
      </w:pPr>
      <w:proofErr w:type="spellStart"/>
      <w:r w:rsidRPr="00734B1F">
        <w:rPr>
          <w:rFonts w:asciiTheme="majorHAnsi" w:eastAsia="Calibri" w:hAnsiTheme="majorHAnsi" w:cstheme="majorHAnsi"/>
          <w:i/>
          <w:color w:val="000000" w:themeColor="text1"/>
          <w:sz w:val="26"/>
          <w:lang w:val="en-US"/>
        </w:rPr>
        <w:lastRenderedPageBreak/>
        <w:t>Chương</w:t>
      </w:r>
      <w:proofErr w:type="spellEnd"/>
      <w:r w:rsidRPr="00734B1F">
        <w:rPr>
          <w:rFonts w:asciiTheme="majorHAnsi" w:eastAsia="Calibri" w:hAnsiTheme="majorHAnsi" w:cstheme="majorHAnsi"/>
          <w:i/>
          <w:color w:val="000000" w:themeColor="text1"/>
          <w:sz w:val="26"/>
          <w:lang w:val="en-US"/>
        </w:rPr>
        <w:t xml:space="preserve"> 1. </w:t>
      </w:r>
      <w:proofErr w:type="spellStart"/>
      <w:r w:rsidRPr="00734B1F">
        <w:rPr>
          <w:rFonts w:asciiTheme="majorHAnsi" w:eastAsia="Calibri" w:hAnsiTheme="majorHAnsi" w:cstheme="majorHAnsi"/>
          <w:i/>
          <w:color w:val="000000" w:themeColor="text1"/>
          <w:sz w:val="26"/>
          <w:lang w:val="en-US"/>
        </w:rPr>
        <w:t>Cơ</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sở</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lý</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thuyết</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Chương</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này</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trình</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bày</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các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cơ</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sở</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lí</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thuyết</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về</w:t>
      </w:r>
      <w:proofErr w:type="spellEnd"/>
      <w:r w:rsidRPr="00734B1F">
        <w:rPr>
          <w:rFonts w:asciiTheme="majorHAnsi" w:eastAsia="Calibri" w:hAnsiTheme="majorHAnsi" w:cstheme="majorHAnsi"/>
          <w:color w:val="000000" w:themeColor="text1"/>
          <w:sz w:val="26"/>
          <w:lang w:val="en-US"/>
        </w:rPr>
        <w:t xml:space="preserve"> internet </w:t>
      </w:r>
      <w:proofErr w:type="spellStart"/>
      <w:r w:rsidRPr="00734B1F">
        <w:rPr>
          <w:rFonts w:asciiTheme="majorHAnsi" w:eastAsia="Calibri" w:hAnsiTheme="majorHAnsi" w:cstheme="majorHAnsi"/>
          <w:color w:val="000000" w:themeColor="text1"/>
          <w:sz w:val="26"/>
          <w:lang w:val="en-US"/>
        </w:rPr>
        <w:t>và</w:t>
      </w:r>
      <w:proofErr w:type="spellEnd"/>
      <w:r w:rsidRPr="00734B1F">
        <w:rPr>
          <w:rFonts w:asciiTheme="majorHAnsi" w:eastAsia="Calibri" w:hAnsiTheme="majorHAnsi" w:cstheme="majorHAnsi"/>
          <w:color w:val="000000" w:themeColor="text1"/>
          <w:sz w:val="26"/>
          <w:lang w:val="en-US"/>
        </w:rPr>
        <w:t xml:space="preserve"> website; </w:t>
      </w:r>
      <w:proofErr w:type="spellStart"/>
      <w:r w:rsidRPr="00734B1F">
        <w:rPr>
          <w:rFonts w:asciiTheme="majorHAnsi" w:eastAsia="Calibri" w:hAnsiTheme="majorHAnsi" w:cstheme="majorHAnsi"/>
          <w:color w:val="000000" w:themeColor="text1"/>
          <w:sz w:val="26"/>
          <w:lang w:val="en-US"/>
        </w:rPr>
        <w:t>trình</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bày</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kết</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quả</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nghiên</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cứu</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tìm</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hiểu</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về</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các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ngôn</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ngữ</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lập</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trình</w:t>
      </w:r>
      <w:proofErr w:type="spellEnd"/>
      <w:r w:rsidRPr="00734B1F">
        <w:rPr>
          <w:rFonts w:asciiTheme="majorHAnsi" w:eastAsia="Calibri" w:hAnsiTheme="majorHAnsi" w:cstheme="majorHAnsi"/>
          <w:color w:val="000000" w:themeColor="text1"/>
          <w:sz w:val="26"/>
          <w:lang w:val="en-US"/>
        </w:rPr>
        <w:t xml:space="preserve">: </w:t>
      </w:r>
      <w:r w:rsidR="005516B3" w:rsidRPr="00734B1F">
        <w:rPr>
          <w:rFonts w:asciiTheme="majorHAnsi" w:eastAsia="Calibri" w:hAnsiTheme="majorHAnsi" w:cstheme="majorHAnsi"/>
          <w:color w:val="000000" w:themeColor="text1"/>
          <w:sz w:val="26"/>
          <w:lang w:val="en-US"/>
        </w:rPr>
        <w:t>P</w:t>
      </w:r>
      <w:r w:rsidR="00EC32CA" w:rsidRPr="00734B1F">
        <w:rPr>
          <w:rFonts w:asciiTheme="majorHAnsi" w:eastAsia="Calibri" w:hAnsiTheme="majorHAnsi" w:cstheme="majorHAnsi"/>
          <w:color w:val="000000" w:themeColor="text1"/>
          <w:sz w:val="26"/>
          <w:lang w:val="en-US"/>
        </w:rPr>
        <w:t>HP</w:t>
      </w:r>
      <w:r w:rsidRPr="00734B1F">
        <w:rPr>
          <w:rFonts w:asciiTheme="majorHAnsi" w:eastAsia="Calibri" w:hAnsiTheme="majorHAnsi" w:cstheme="majorHAnsi"/>
          <w:color w:val="000000" w:themeColor="text1"/>
          <w:sz w:val="26"/>
          <w:lang w:val="en-US"/>
        </w:rPr>
        <w:t xml:space="preserve">, </w:t>
      </w:r>
      <w:proofErr w:type="spellStart"/>
      <w:r w:rsidR="005516B3" w:rsidRPr="00734B1F">
        <w:rPr>
          <w:rFonts w:asciiTheme="majorHAnsi" w:eastAsia="Calibri" w:hAnsiTheme="majorHAnsi" w:cstheme="majorHAnsi"/>
          <w:color w:val="000000" w:themeColor="text1"/>
          <w:sz w:val="26"/>
          <w:lang w:val="en-US"/>
        </w:rPr>
        <w:t>Java</w:t>
      </w:r>
      <w:r w:rsidRPr="00734B1F">
        <w:rPr>
          <w:rFonts w:asciiTheme="majorHAnsi" w:eastAsia="Calibri" w:hAnsiTheme="majorHAnsi" w:cstheme="majorHAnsi"/>
          <w:color w:val="000000" w:themeColor="text1"/>
          <w:sz w:val="26"/>
          <w:lang w:val="en-US"/>
        </w:rPr>
        <w:t>script</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và</w:t>
      </w:r>
      <w:proofErr w:type="spellEnd"/>
      <w:r w:rsidRPr="00734B1F">
        <w:rPr>
          <w:rFonts w:asciiTheme="majorHAnsi" w:eastAsia="Calibri" w:hAnsiTheme="majorHAnsi" w:cstheme="majorHAnsi"/>
          <w:color w:val="000000" w:themeColor="text1"/>
          <w:sz w:val="26"/>
          <w:lang w:val="en-US"/>
        </w:rPr>
        <w:t xml:space="preserve"> </w:t>
      </w:r>
      <w:r w:rsidR="00597B02">
        <w:rPr>
          <w:rFonts w:asciiTheme="majorHAnsi" w:eastAsia="Calibri" w:hAnsiTheme="majorHAnsi" w:cstheme="majorHAnsi"/>
          <w:color w:val="000000" w:themeColor="text1"/>
          <w:sz w:val="26"/>
          <w:lang w:val="en-US"/>
        </w:rPr>
        <w:t xml:space="preserve">Laravel </w:t>
      </w:r>
      <w:proofErr w:type="spellStart"/>
      <w:r w:rsidRPr="00734B1F">
        <w:rPr>
          <w:rFonts w:asciiTheme="majorHAnsi" w:eastAsia="Calibri" w:hAnsiTheme="majorHAnsi" w:cstheme="majorHAnsi"/>
          <w:color w:val="000000" w:themeColor="text1"/>
          <w:sz w:val="26"/>
          <w:lang w:val="en-US"/>
        </w:rPr>
        <w:t>được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sử</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dụng</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trong</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việc</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xây</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dựng</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đề</w:t>
      </w:r>
      <w:proofErr w:type="spellEnd"/>
      <w:r w:rsidRPr="00734B1F">
        <w:rPr>
          <w:rFonts w:asciiTheme="majorHAnsi" w:eastAsia="Calibri" w:hAnsiTheme="majorHAnsi" w:cstheme="majorHAnsi"/>
          <w:color w:val="000000" w:themeColor="text1"/>
          <w:sz w:val="26"/>
          <w:lang w:val="en-US"/>
        </w:rPr>
        <w:t xml:space="preserve"> </w:t>
      </w:r>
      <w:proofErr w:type="spellStart"/>
      <w:r w:rsidRPr="00734B1F">
        <w:rPr>
          <w:rFonts w:asciiTheme="majorHAnsi" w:eastAsia="Calibri" w:hAnsiTheme="majorHAnsi" w:cstheme="majorHAnsi"/>
          <w:color w:val="000000" w:themeColor="text1"/>
          <w:sz w:val="26"/>
          <w:lang w:val="en-US"/>
        </w:rPr>
        <w:t>tài</w:t>
      </w:r>
      <w:proofErr w:type="spellEnd"/>
      <w:r w:rsidRPr="00734B1F">
        <w:rPr>
          <w:rFonts w:asciiTheme="majorHAnsi" w:eastAsia="Calibri" w:hAnsiTheme="majorHAnsi" w:cstheme="majorHAnsi"/>
          <w:color w:val="000000" w:themeColor="text1"/>
          <w:sz w:val="26"/>
          <w:lang w:val="en-US"/>
        </w:rPr>
        <w:t>.</w:t>
      </w:r>
    </w:p>
    <w:p w14:paraId="62B2DB2A" w14:textId="77777777" w:rsidR="002411F9" w:rsidRPr="00734B1F" w:rsidRDefault="002411F9" w:rsidP="002411F9">
      <w:pPr>
        <w:spacing w:before="120" w:after="120" w:line="312" w:lineRule="auto"/>
        <w:ind w:firstLine="720"/>
        <w:jc w:val="both"/>
        <w:rPr>
          <w:rFonts w:asciiTheme="majorHAnsi" w:eastAsia="Calibri" w:hAnsiTheme="majorHAnsi" w:cstheme="majorHAnsi"/>
          <w:iCs/>
          <w:color w:val="000000" w:themeColor="text1"/>
          <w:sz w:val="26"/>
          <w:lang w:val="en-US"/>
        </w:rPr>
      </w:pPr>
      <w:proofErr w:type="spellStart"/>
      <w:r w:rsidRPr="00734B1F">
        <w:rPr>
          <w:rFonts w:asciiTheme="majorHAnsi" w:eastAsia="Calibri" w:hAnsiTheme="majorHAnsi" w:cstheme="majorHAnsi"/>
          <w:i/>
          <w:color w:val="000000" w:themeColor="text1"/>
          <w:sz w:val="26"/>
          <w:lang w:val="en-US"/>
        </w:rPr>
        <w:t>Chương</w:t>
      </w:r>
      <w:proofErr w:type="spellEnd"/>
      <w:r w:rsidRPr="00734B1F">
        <w:rPr>
          <w:rFonts w:asciiTheme="majorHAnsi" w:eastAsia="Calibri" w:hAnsiTheme="majorHAnsi" w:cstheme="majorHAnsi"/>
          <w:i/>
          <w:color w:val="000000" w:themeColor="text1"/>
          <w:sz w:val="26"/>
          <w:lang w:val="en-US"/>
        </w:rPr>
        <w:t xml:space="preserve"> 2: </w:t>
      </w:r>
      <w:proofErr w:type="spellStart"/>
      <w:r w:rsidRPr="00734B1F">
        <w:rPr>
          <w:rFonts w:asciiTheme="majorHAnsi" w:eastAsia="Calibri" w:hAnsiTheme="majorHAnsi" w:cstheme="majorHAnsi"/>
          <w:i/>
          <w:color w:val="000000" w:themeColor="text1"/>
          <w:sz w:val="26"/>
          <w:lang w:val="en-US"/>
        </w:rPr>
        <w:t>Phân</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tích</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và</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thiết</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kế</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hệ</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thống</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Chương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này</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giới</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thiệu</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bài</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toán</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và</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đưa</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ra</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các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mô</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hình</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hệ</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thống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đề</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xuất</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các</w:t>
      </w:r>
      <w:proofErr w:type="spellEnd"/>
      <w:r w:rsidRPr="00734B1F">
        <w:rPr>
          <w:rFonts w:asciiTheme="majorHAnsi" w:eastAsia="Calibri" w:hAnsiTheme="majorHAnsi" w:cstheme="majorHAnsi"/>
          <w:iCs/>
          <w:color w:val="000000" w:themeColor="text1"/>
          <w:sz w:val="26"/>
          <w:lang w:val="en-US"/>
        </w:rPr>
        <w:t xml:space="preserve"> ý </w:t>
      </w:r>
      <w:proofErr w:type="spellStart"/>
      <w:r w:rsidRPr="00734B1F">
        <w:rPr>
          <w:rFonts w:asciiTheme="majorHAnsi" w:eastAsia="Calibri" w:hAnsiTheme="majorHAnsi" w:cstheme="majorHAnsi"/>
          <w:iCs/>
          <w:color w:val="000000" w:themeColor="text1"/>
          <w:sz w:val="26"/>
          <w:lang w:val="en-US"/>
        </w:rPr>
        <w:t>tưởng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chức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năng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cho</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phần</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mềm</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trình</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bày</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các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mô</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hình</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thực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thể</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quan</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hệ</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sơ</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đồ</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phân</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cấp</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chức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năng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Phân</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tích</w:t>
      </w:r>
      <w:proofErr w:type="spellEnd"/>
      <w:r w:rsidRPr="00734B1F">
        <w:rPr>
          <w:rFonts w:asciiTheme="majorHAnsi" w:eastAsia="Calibri" w:hAnsiTheme="majorHAnsi" w:cstheme="majorHAnsi"/>
          <w:iCs/>
          <w:color w:val="000000" w:themeColor="text1"/>
          <w:sz w:val="26"/>
          <w:lang w:val="en-US"/>
        </w:rPr>
        <w:t xml:space="preserve"> chi </w:t>
      </w:r>
      <w:proofErr w:type="spellStart"/>
      <w:r w:rsidRPr="00734B1F">
        <w:rPr>
          <w:rFonts w:asciiTheme="majorHAnsi" w:eastAsia="Calibri" w:hAnsiTheme="majorHAnsi" w:cstheme="majorHAnsi"/>
          <w:iCs/>
          <w:color w:val="000000" w:themeColor="text1"/>
          <w:sz w:val="26"/>
          <w:lang w:val="en-US"/>
        </w:rPr>
        <w:t>tiết</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các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chức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năng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của</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người</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sử</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dụng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và</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người</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quản</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lí</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thiết</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kế</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giao</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diện</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người</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dùng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và</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thiết</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dữ</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liệu</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chức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năng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cho</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hệ</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thống</w:t>
      </w:r>
      <w:proofErr w:type="spellEnd"/>
      <w:r w:rsidRPr="00734B1F">
        <w:rPr>
          <w:rFonts w:asciiTheme="majorHAnsi" w:eastAsia="Calibri" w:hAnsiTheme="majorHAnsi" w:cstheme="majorHAnsi"/>
          <w:iCs/>
          <w:color w:val="000000" w:themeColor="text1"/>
          <w:sz w:val="26"/>
          <w:lang w:val="en-US"/>
        </w:rPr>
        <w:t>.</w:t>
      </w:r>
    </w:p>
    <w:p w14:paraId="028ED7EB" w14:textId="77777777" w:rsidR="002411F9" w:rsidRPr="00734B1F" w:rsidRDefault="002411F9" w:rsidP="002411F9">
      <w:pPr>
        <w:spacing w:before="120" w:after="120" w:line="312" w:lineRule="auto"/>
        <w:ind w:firstLine="720"/>
        <w:jc w:val="both"/>
        <w:rPr>
          <w:rFonts w:asciiTheme="majorHAnsi" w:eastAsia="Calibri" w:hAnsiTheme="majorHAnsi" w:cstheme="majorHAnsi"/>
          <w:iCs/>
          <w:color w:val="000000" w:themeColor="text1"/>
          <w:sz w:val="26"/>
          <w:lang w:val="en-US"/>
        </w:rPr>
      </w:pPr>
      <w:proofErr w:type="spellStart"/>
      <w:r w:rsidRPr="00734B1F">
        <w:rPr>
          <w:rFonts w:asciiTheme="majorHAnsi" w:eastAsia="Calibri" w:hAnsiTheme="majorHAnsi" w:cstheme="majorHAnsi"/>
          <w:i/>
          <w:color w:val="000000" w:themeColor="text1"/>
          <w:sz w:val="26"/>
          <w:lang w:val="en-US"/>
        </w:rPr>
        <w:t>Chương</w:t>
      </w:r>
      <w:proofErr w:type="spellEnd"/>
      <w:r w:rsidRPr="00734B1F">
        <w:rPr>
          <w:rFonts w:asciiTheme="majorHAnsi" w:eastAsia="Calibri" w:hAnsiTheme="majorHAnsi" w:cstheme="majorHAnsi"/>
          <w:i/>
          <w:color w:val="000000" w:themeColor="text1"/>
          <w:sz w:val="26"/>
          <w:lang w:val="en-US"/>
        </w:rPr>
        <w:t xml:space="preserve"> 3: </w:t>
      </w:r>
      <w:proofErr w:type="spellStart"/>
      <w:r w:rsidRPr="00734B1F">
        <w:rPr>
          <w:rFonts w:asciiTheme="majorHAnsi" w:eastAsia="Calibri" w:hAnsiTheme="majorHAnsi" w:cstheme="majorHAnsi"/>
          <w:i/>
          <w:color w:val="000000" w:themeColor="text1"/>
          <w:sz w:val="26"/>
          <w:lang w:val="en-US"/>
        </w:rPr>
        <w:t>Cài</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đặt</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chương</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trình</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và</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kết</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
          <w:color w:val="000000" w:themeColor="text1"/>
          <w:sz w:val="26"/>
          <w:lang w:val="en-US"/>
        </w:rPr>
        <w:t>quả</w:t>
      </w:r>
      <w:proofErr w:type="spellEnd"/>
      <w:r w:rsidRPr="00734B1F">
        <w:rPr>
          <w:rFonts w:asciiTheme="majorHAnsi" w:eastAsia="Calibri" w:hAnsiTheme="majorHAnsi" w:cstheme="majorHAnsi"/>
          <w:i/>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Trong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chương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này</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nêu</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kết</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quả</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thực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hiện</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được</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của</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đề</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tài</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và</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trình</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bày</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cách</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cài</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đặt</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chương</w:t>
      </w:r>
      <w:proofErr w:type="spellEnd"/>
      <w:r w:rsidRPr="00734B1F">
        <w:rPr>
          <w:rFonts w:asciiTheme="majorHAnsi" w:eastAsia="Calibri" w:hAnsiTheme="majorHAnsi" w:cstheme="majorHAnsi"/>
          <w:iCs/>
          <w:color w:val="000000" w:themeColor="text1"/>
          <w:sz w:val="26"/>
          <w:lang w:val="en-US"/>
        </w:rPr>
        <w:t xml:space="preserve"> </w:t>
      </w:r>
      <w:proofErr w:type="spellStart"/>
      <w:r w:rsidRPr="00734B1F">
        <w:rPr>
          <w:rFonts w:asciiTheme="majorHAnsi" w:eastAsia="Calibri" w:hAnsiTheme="majorHAnsi" w:cstheme="majorHAnsi"/>
          <w:iCs/>
          <w:color w:val="000000" w:themeColor="text1"/>
          <w:sz w:val="26"/>
          <w:lang w:val="en-US"/>
        </w:rPr>
        <w:t>trình</w:t>
      </w:r>
      <w:proofErr w:type="spellEnd"/>
      <w:r w:rsidRPr="00734B1F">
        <w:rPr>
          <w:rFonts w:asciiTheme="majorHAnsi" w:eastAsia="Calibri" w:hAnsiTheme="majorHAnsi" w:cstheme="majorHAnsi"/>
          <w:iCs/>
          <w:color w:val="000000" w:themeColor="text1"/>
          <w:sz w:val="26"/>
          <w:lang w:val="en-US"/>
        </w:rPr>
        <w:t>.</w:t>
      </w:r>
    </w:p>
    <w:p w14:paraId="3CFDF6F0" w14:textId="289B36D3" w:rsidR="002411F9" w:rsidRPr="00734B1F" w:rsidRDefault="002411F9" w:rsidP="002411F9">
      <w:pPr>
        <w:numPr>
          <w:ilvl w:val="0"/>
          <w:numId w:val="1"/>
        </w:numPr>
        <w:spacing w:before="120" w:after="120" w:line="312" w:lineRule="auto"/>
        <w:outlineLvl w:val="1"/>
        <w:rPr>
          <w:rFonts w:asciiTheme="majorHAnsi" w:eastAsia="Calibri" w:hAnsiTheme="majorHAnsi" w:cstheme="majorHAnsi"/>
          <w:b/>
          <w:bCs/>
          <w:color w:val="000000" w:themeColor="text1"/>
          <w:sz w:val="26"/>
          <w:lang w:val="en-US"/>
        </w:rPr>
      </w:pPr>
      <w:bookmarkStart w:id="63" w:name="_Toc60959481"/>
      <w:bookmarkStart w:id="64" w:name="_Toc85194851"/>
      <w:bookmarkStart w:id="65" w:name="_Toc85784645"/>
      <w:bookmarkStart w:id="66" w:name="_Toc85787454"/>
      <w:bookmarkStart w:id="67" w:name="_Toc104936232"/>
      <w:proofErr w:type="spellStart"/>
      <w:r w:rsidRPr="00734B1F">
        <w:rPr>
          <w:rFonts w:asciiTheme="majorHAnsi" w:eastAsia="Calibri" w:hAnsiTheme="majorHAnsi" w:cstheme="majorHAnsi"/>
          <w:b/>
          <w:bCs/>
          <w:color w:val="000000" w:themeColor="text1"/>
          <w:sz w:val="26"/>
          <w:lang w:val="en-US"/>
        </w:rPr>
        <w:t>Đóng</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góp</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của</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đồ</w:t>
      </w:r>
      <w:proofErr w:type="spellEnd"/>
      <w:r w:rsidRPr="00734B1F">
        <w:rPr>
          <w:rFonts w:asciiTheme="majorHAnsi" w:eastAsia="Calibri" w:hAnsiTheme="majorHAnsi" w:cstheme="majorHAnsi"/>
          <w:b/>
          <w:bCs/>
          <w:color w:val="000000" w:themeColor="text1"/>
          <w:sz w:val="26"/>
          <w:lang w:val="en-US"/>
        </w:rPr>
        <w:t xml:space="preserve"> </w:t>
      </w:r>
      <w:proofErr w:type="spellStart"/>
      <w:r w:rsidRPr="00734B1F">
        <w:rPr>
          <w:rFonts w:asciiTheme="majorHAnsi" w:eastAsia="Calibri" w:hAnsiTheme="majorHAnsi" w:cstheme="majorHAnsi"/>
          <w:b/>
          <w:bCs/>
          <w:color w:val="000000" w:themeColor="text1"/>
          <w:sz w:val="26"/>
          <w:lang w:val="en-US"/>
        </w:rPr>
        <w:t>án</w:t>
      </w:r>
      <w:bookmarkEnd w:id="63"/>
      <w:bookmarkEnd w:id="64"/>
      <w:bookmarkEnd w:id="65"/>
      <w:bookmarkEnd w:id="66"/>
      <w:bookmarkEnd w:id="67"/>
      <w:proofErr w:type="spellEnd"/>
    </w:p>
    <w:p w14:paraId="75F7213D" w14:textId="77777777" w:rsidR="002411F9" w:rsidRPr="00734B1F" w:rsidRDefault="002411F9" w:rsidP="002411F9">
      <w:pPr>
        <w:spacing w:before="120" w:after="120" w:line="312" w:lineRule="auto"/>
        <w:ind w:firstLine="720"/>
        <w:jc w:val="both"/>
        <w:rPr>
          <w:rFonts w:asciiTheme="majorHAnsi" w:eastAsia="Calibri" w:hAnsiTheme="majorHAnsi" w:cstheme="majorHAnsi"/>
          <w:iCs/>
          <w:color w:val="000000" w:themeColor="text1"/>
          <w:sz w:val="26"/>
          <w:szCs w:val="26"/>
          <w:lang w:val="en-US"/>
        </w:rPr>
      </w:pPr>
      <w:proofErr w:type="spellStart"/>
      <w:r w:rsidRPr="00734B1F">
        <w:rPr>
          <w:rFonts w:asciiTheme="majorHAnsi" w:eastAsia="Calibri" w:hAnsiTheme="majorHAnsi" w:cstheme="majorHAnsi"/>
          <w:iCs/>
          <w:color w:val="000000" w:themeColor="text1"/>
          <w:sz w:val="26"/>
          <w:szCs w:val="26"/>
          <w:lang w:val="en-US"/>
        </w:rPr>
        <w:t>Trong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đồ</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án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chuyên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ngành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này</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em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đã</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vận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dụng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linh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hoạt</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những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kiến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thức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đã</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được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học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trên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giảng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đường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để</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thực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hiện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đề</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tài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Bên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cạnh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đó</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em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cũng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tự</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tìm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tòi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học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hỏi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nghiên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cứu</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thêm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các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kiến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thức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mới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ngôn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ngữ</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lập</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trình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mới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nhằm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xây</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dựng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đồ</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án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ngày</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một</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nhanh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chóng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hoàn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thiện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hơn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Những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đóng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góp</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chính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của</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đồ</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án</w:t>
      </w:r>
      <w:proofErr w:type="spellEnd"/>
      <w:r w:rsidRPr="00734B1F">
        <w:rPr>
          <w:rFonts w:asciiTheme="majorHAnsi" w:eastAsia="Calibri" w:hAnsiTheme="majorHAnsi" w:cstheme="majorHAnsi"/>
          <w:iCs/>
          <w:color w:val="000000" w:themeColor="text1"/>
          <w:sz w:val="26"/>
          <w:szCs w:val="26"/>
          <w:lang w:val="en-US"/>
        </w:rPr>
        <w:t>:</w:t>
      </w:r>
    </w:p>
    <w:p w14:paraId="24C32004" w14:textId="77777777" w:rsidR="002411F9" w:rsidRPr="00734B1F" w:rsidRDefault="002411F9" w:rsidP="002411F9">
      <w:pPr>
        <w:numPr>
          <w:ilvl w:val="0"/>
          <w:numId w:val="2"/>
        </w:numPr>
        <w:spacing w:before="120" w:after="120" w:line="312" w:lineRule="auto"/>
        <w:ind w:firstLine="446"/>
        <w:jc w:val="both"/>
        <w:rPr>
          <w:rFonts w:asciiTheme="majorHAnsi" w:eastAsia="Calibri" w:hAnsiTheme="majorHAnsi" w:cstheme="majorHAnsi"/>
          <w:iCs/>
          <w:color w:val="000000" w:themeColor="text1"/>
          <w:sz w:val="26"/>
          <w:szCs w:val="26"/>
          <w:lang w:val="en-US"/>
        </w:rPr>
      </w:pPr>
      <w:proofErr w:type="spellStart"/>
      <w:r w:rsidRPr="00734B1F">
        <w:rPr>
          <w:rFonts w:asciiTheme="majorHAnsi" w:eastAsia="Calibri" w:hAnsiTheme="majorHAnsi" w:cstheme="majorHAnsi"/>
          <w:i/>
          <w:color w:val="000000" w:themeColor="text1"/>
          <w:sz w:val="26"/>
          <w:szCs w:val="26"/>
          <w:lang w:val="en-US"/>
        </w:rPr>
        <w:t>Phân</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tích</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rõ</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ràng</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vai</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trò</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của</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người</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trong</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hệ</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thống</w:t>
      </w:r>
      <w:proofErr w:type="spellEnd"/>
      <w:r w:rsidRPr="00734B1F">
        <w:rPr>
          <w:rFonts w:asciiTheme="majorHAnsi" w:eastAsia="Calibri" w:hAnsiTheme="majorHAnsi" w:cstheme="majorHAnsi"/>
          <w:i/>
          <w:color w:val="000000" w:themeColor="text1"/>
          <w:sz w:val="26"/>
          <w:szCs w:val="26"/>
          <w:lang w:val="en-US"/>
        </w:rPr>
        <w:t>.</w:t>
      </w:r>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Đối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với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người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quản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lí</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khách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hàng</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đã</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là</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thành</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viên</w:t>
      </w:r>
      <w:proofErr w:type="spellEnd"/>
      <w:r w:rsidRPr="00734B1F">
        <w:rPr>
          <w:rFonts w:asciiTheme="majorHAnsi" w:eastAsia="Calibri" w:hAnsiTheme="majorHAnsi" w:cstheme="majorHAnsi"/>
          <w:iCs/>
          <w:color w:val="000000" w:themeColor="text1"/>
          <w:spacing w:val="-4"/>
          <w:sz w:val="26"/>
          <w:szCs w:val="26"/>
          <w:lang w:val="en-US"/>
        </w:rPr>
        <w:t xml:space="preserve"> hay </w:t>
      </w:r>
      <w:proofErr w:type="spellStart"/>
      <w:r w:rsidRPr="00734B1F">
        <w:rPr>
          <w:rFonts w:asciiTheme="majorHAnsi" w:eastAsia="Calibri" w:hAnsiTheme="majorHAnsi" w:cstheme="majorHAnsi"/>
          <w:iCs/>
          <w:color w:val="000000" w:themeColor="text1"/>
          <w:spacing w:val="-4"/>
          <w:sz w:val="26"/>
          <w:szCs w:val="26"/>
          <w:lang w:val="en-US"/>
        </w:rPr>
        <w:t>chưa</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là</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thành</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viên</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đều</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được</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giới</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hạn</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một</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số</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chức</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năng</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nhất</w:t>
      </w:r>
      <w:proofErr w:type="spellEnd"/>
      <w:r w:rsidRPr="00734B1F">
        <w:rPr>
          <w:rFonts w:asciiTheme="majorHAnsi" w:eastAsia="Calibri" w:hAnsiTheme="majorHAnsi" w:cstheme="majorHAnsi"/>
          <w:iCs/>
          <w:color w:val="000000" w:themeColor="text1"/>
          <w:spacing w:val="-4"/>
          <w:sz w:val="26"/>
          <w:szCs w:val="26"/>
          <w:lang w:val="en-US"/>
        </w:rPr>
        <w:t xml:space="preserve"> </w:t>
      </w:r>
      <w:proofErr w:type="spellStart"/>
      <w:r w:rsidRPr="00734B1F">
        <w:rPr>
          <w:rFonts w:asciiTheme="majorHAnsi" w:eastAsia="Calibri" w:hAnsiTheme="majorHAnsi" w:cstheme="majorHAnsi"/>
          <w:iCs/>
          <w:color w:val="000000" w:themeColor="text1"/>
          <w:spacing w:val="-4"/>
          <w:sz w:val="26"/>
          <w:szCs w:val="26"/>
          <w:lang w:val="en-US"/>
        </w:rPr>
        <w:t>định</w:t>
      </w:r>
      <w:proofErr w:type="spellEnd"/>
      <w:r w:rsidRPr="00734B1F">
        <w:rPr>
          <w:rFonts w:asciiTheme="majorHAnsi" w:eastAsia="Calibri" w:hAnsiTheme="majorHAnsi" w:cstheme="majorHAnsi"/>
          <w:iCs/>
          <w:color w:val="000000" w:themeColor="text1"/>
          <w:spacing w:val="-4"/>
          <w:sz w:val="26"/>
          <w:szCs w:val="26"/>
          <w:lang w:val="en-US"/>
        </w:rPr>
        <w:t>.</w:t>
      </w:r>
    </w:p>
    <w:p w14:paraId="6CB000DB" w14:textId="221E854E" w:rsidR="002411F9" w:rsidRPr="00734B1F" w:rsidRDefault="002411F9" w:rsidP="002411F9">
      <w:pPr>
        <w:numPr>
          <w:ilvl w:val="0"/>
          <w:numId w:val="2"/>
        </w:numPr>
        <w:spacing w:before="120" w:after="120" w:line="312" w:lineRule="auto"/>
        <w:ind w:firstLine="446"/>
        <w:jc w:val="both"/>
        <w:rPr>
          <w:rFonts w:asciiTheme="majorHAnsi" w:eastAsia="Calibri" w:hAnsiTheme="majorHAnsi" w:cstheme="majorHAnsi"/>
          <w:iCs/>
          <w:color w:val="000000" w:themeColor="text1"/>
          <w:sz w:val="26"/>
          <w:szCs w:val="26"/>
          <w:lang w:val="en-US"/>
        </w:rPr>
      </w:pPr>
      <w:proofErr w:type="spellStart"/>
      <w:r w:rsidRPr="00734B1F">
        <w:rPr>
          <w:rFonts w:asciiTheme="majorHAnsi" w:eastAsia="Calibri" w:hAnsiTheme="majorHAnsi" w:cstheme="majorHAnsi"/>
          <w:i/>
          <w:color w:val="000000" w:themeColor="text1"/>
          <w:sz w:val="26"/>
          <w:szCs w:val="26"/>
          <w:lang w:val="en-US"/>
        </w:rPr>
        <w:t>Đưa</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ra</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các</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chức</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năng</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điều</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khiển</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dành</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cho</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người</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quản</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lí</w:t>
      </w:r>
      <w:proofErr w:type="spellEnd"/>
      <w:r w:rsidRPr="00734B1F">
        <w:rPr>
          <w:rFonts w:asciiTheme="majorHAnsi" w:eastAsia="Calibri" w:hAnsiTheme="majorHAnsi" w:cstheme="majorHAnsi"/>
          <w:i/>
          <w:color w:val="000000" w:themeColor="text1"/>
          <w:sz w:val="26"/>
          <w:szCs w:val="26"/>
          <w:lang w:val="en-US"/>
        </w:rPr>
        <w:t>.</w:t>
      </w:r>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Nghiên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cứu</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và</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triển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khai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thực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nghiệm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các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chức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năng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nhằm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đáp</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ứng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nhu</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cầu</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cho</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người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quản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lí</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như</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quản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lí</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các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thông</w:t>
      </w:r>
      <w:proofErr w:type="spellEnd"/>
      <w:r w:rsidRPr="00734B1F">
        <w:rPr>
          <w:rFonts w:asciiTheme="majorHAnsi" w:eastAsia="Calibri" w:hAnsiTheme="majorHAnsi" w:cstheme="majorHAnsi"/>
          <w:iCs/>
          <w:color w:val="000000" w:themeColor="text1"/>
          <w:sz w:val="26"/>
          <w:szCs w:val="26"/>
          <w:lang w:val="en-US"/>
        </w:rPr>
        <w:t xml:space="preserve"> tin </w:t>
      </w:r>
      <w:proofErr w:type="spellStart"/>
      <w:r w:rsidR="00597B02">
        <w:rPr>
          <w:rFonts w:asciiTheme="majorHAnsi" w:eastAsia="Calibri" w:hAnsiTheme="majorHAnsi" w:cstheme="majorHAnsi"/>
          <w:iCs/>
          <w:color w:val="000000" w:themeColor="text1"/>
          <w:sz w:val="26"/>
          <w:szCs w:val="26"/>
          <w:lang w:val="en-US"/>
        </w:rPr>
        <w:t>mặt</w:t>
      </w:r>
      <w:proofErr w:type="spellEnd"/>
      <w:r w:rsidR="00597B02">
        <w:rPr>
          <w:rFonts w:asciiTheme="majorHAnsi" w:eastAsia="Calibri" w:hAnsiTheme="majorHAnsi" w:cstheme="majorHAnsi"/>
          <w:iCs/>
          <w:color w:val="000000" w:themeColor="text1"/>
          <w:sz w:val="26"/>
          <w:szCs w:val="26"/>
          <w:lang w:val="en-US"/>
        </w:rPr>
        <w:t xml:space="preserve"> </w:t>
      </w:r>
      <w:proofErr w:type="spellStart"/>
      <w:r w:rsidR="00597B02">
        <w:rPr>
          <w:rFonts w:asciiTheme="majorHAnsi" w:eastAsia="Calibri" w:hAnsiTheme="majorHAnsi" w:cstheme="majorHAnsi"/>
          <w:iCs/>
          <w:color w:val="000000" w:themeColor="text1"/>
          <w:sz w:val="26"/>
          <w:szCs w:val="26"/>
          <w:lang w:val="en-US"/>
        </w:rPr>
        <w:t>hàng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thông</w:t>
      </w:r>
      <w:proofErr w:type="spellEnd"/>
      <w:r w:rsidRPr="00734B1F">
        <w:rPr>
          <w:rFonts w:asciiTheme="majorHAnsi" w:eastAsia="Calibri" w:hAnsiTheme="majorHAnsi" w:cstheme="majorHAnsi"/>
          <w:iCs/>
          <w:color w:val="000000" w:themeColor="text1"/>
          <w:sz w:val="26"/>
          <w:szCs w:val="26"/>
          <w:lang w:val="en-US"/>
        </w:rPr>
        <w:t xml:space="preserve"> tin </w:t>
      </w:r>
      <w:proofErr w:type="spellStart"/>
      <w:r w:rsidRPr="00734B1F">
        <w:rPr>
          <w:rFonts w:asciiTheme="majorHAnsi" w:eastAsia="Calibri" w:hAnsiTheme="majorHAnsi" w:cstheme="majorHAnsi"/>
          <w:iCs/>
          <w:color w:val="000000" w:themeColor="text1"/>
          <w:sz w:val="26"/>
          <w:szCs w:val="26"/>
          <w:lang w:val="en-US"/>
        </w:rPr>
        <w:t>các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thành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viên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của</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009E4C9E" w:rsidRPr="00734B1F">
        <w:rPr>
          <w:rFonts w:asciiTheme="majorHAnsi" w:eastAsia="Calibri" w:hAnsiTheme="majorHAnsi" w:cstheme="majorHAnsi"/>
          <w:iCs/>
          <w:color w:val="000000" w:themeColor="text1"/>
          <w:sz w:val="26"/>
          <w:szCs w:val="26"/>
          <w:lang w:val="en-US"/>
        </w:rPr>
        <w:t>cửa</w:t>
      </w:r>
      <w:proofErr w:type="spellEnd"/>
      <w:r w:rsidR="009E4C9E" w:rsidRPr="00734B1F">
        <w:rPr>
          <w:rFonts w:asciiTheme="majorHAnsi" w:eastAsia="Calibri" w:hAnsiTheme="majorHAnsi" w:cstheme="majorHAnsi"/>
          <w:iCs/>
          <w:color w:val="000000" w:themeColor="text1"/>
          <w:sz w:val="26"/>
          <w:szCs w:val="26"/>
          <w:lang w:val="en-US"/>
        </w:rPr>
        <w:t xml:space="preserve"> </w:t>
      </w:r>
      <w:proofErr w:type="spellStart"/>
      <w:r w:rsidR="009E4C9E" w:rsidRPr="00734B1F">
        <w:rPr>
          <w:rFonts w:asciiTheme="majorHAnsi" w:eastAsia="Calibri" w:hAnsiTheme="majorHAnsi" w:cstheme="majorHAnsi"/>
          <w:iCs/>
          <w:color w:val="000000" w:themeColor="text1"/>
          <w:sz w:val="26"/>
          <w:szCs w:val="26"/>
          <w:lang w:val="en-US"/>
        </w:rPr>
        <w:t>hàng</w:t>
      </w:r>
      <w:proofErr w:type="spellEnd"/>
      <w:r w:rsidRPr="00734B1F">
        <w:rPr>
          <w:rFonts w:asciiTheme="majorHAnsi" w:eastAsia="Calibri" w:hAnsiTheme="majorHAnsi" w:cstheme="majorHAnsi"/>
          <w:iCs/>
          <w:color w:val="000000" w:themeColor="text1"/>
          <w:sz w:val="26"/>
          <w:szCs w:val="26"/>
          <w:lang w:val="en-US"/>
        </w:rPr>
        <w:t>.</w:t>
      </w:r>
    </w:p>
    <w:p w14:paraId="371DD5BC" w14:textId="2BC57E94" w:rsidR="002411F9" w:rsidRPr="00734B1F" w:rsidRDefault="002411F9" w:rsidP="002411F9">
      <w:pPr>
        <w:numPr>
          <w:ilvl w:val="0"/>
          <w:numId w:val="2"/>
        </w:numPr>
        <w:spacing w:before="120" w:after="120" w:line="312" w:lineRule="auto"/>
        <w:ind w:firstLine="446"/>
        <w:jc w:val="both"/>
        <w:rPr>
          <w:rFonts w:asciiTheme="majorHAnsi" w:eastAsia="Calibri" w:hAnsiTheme="majorHAnsi" w:cstheme="majorHAnsi"/>
          <w:iCs/>
          <w:color w:val="000000" w:themeColor="text1"/>
          <w:sz w:val="26"/>
          <w:szCs w:val="26"/>
          <w:lang w:val="en-US"/>
        </w:rPr>
      </w:pPr>
      <w:proofErr w:type="spellStart"/>
      <w:r w:rsidRPr="00734B1F">
        <w:rPr>
          <w:rFonts w:asciiTheme="majorHAnsi" w:eastAsia="Calibri" w:hAnsiTheme="majorHAnsi" w:cstheme="majorHAnsi"/>
          <w:i/>
          <w:color w:val="000000" w:themeColor="text1"/>
          <w:sz w:val="26"/>
          <w:szCs w:val="26"/>
          <w:lang w:val="en-US"/>
        </w:rPr>
        <w:t>Đưa</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ra</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chức</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năng</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đặt</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00597B02">
        <w:rPr>
          <w:rFonts w:asciiTheme="majorHAnsi" w:eastAsia="Calibri" w:hAnsiTheme="majorHAnsi" w:cstheme="majorHAnsi"/>
          <w:i/>
          <w:color w:val="000000" w:themeColor="text1"/>
          <w:sz w:val="26"/>
          <w:szCs w:val="26"/>
          <w:lang w:val="en-US"/>
        </w:rPr>
        <w:t>hàng</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cho</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khách</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hàng</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đã</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là</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thành</w:t>
      </w:r>
      <w:proofErr w:type="spellEnd"/>
      <w:r w:rsidRPr="00734B1F">
        <w:rPr>
          <w:rFonts w:asciiTheme="majorHAnsi" w:eastAsia="Calibri" w:hAnsiTheme="majorHAnsi" w:cstheme="majorHAnsi"/>
          <w:i/>
          <w:color w:val="000000" w:themeColor="text1"/>
          <w:sz w:val="26"/>
          <w:szCs w:val="26"/>
          <w:lang w:val="en-US"/>
        </w:rPr>
        <w:t xml:space="preserve"> </w:t>
      </w:r>
      <w:proofErr w:type="spellStart"/>
      <w:r w:rsidRPr="00734B1F">
        <w:rPr>
          <w:rFonts w:asciiTheme="majorHAnsi" w:eastAsia="Calibri" w:hAnsiTheme="majorHAnsi" w:cstheme="majorHAnsi"/>
          <w:i/>
          <w:color w:val="000000" w:themeColor="text1"/>
          <w:sz w:val="26"/>
          <w:szCs w:val="26"/>
          <w:lang w:val="en-US"/>
        </w:rPr>
        <w:t>viên</w:t>
      </w:r>
      <w:proofErr w:type="spellEnd"/>
      <w:r w:rsidRPr="00734B1F">
        <w:rPr>
          <w:rFonts w:asciiTheme="majorHAnsi" w:eastAsia="Calibri" w:hAnsiTheme="majorHAnsi" w:cstheme="majorHAnsi"/>
          <w:i/>
          <w:color w:val="000000" w:themeColor="text1"/>
          <w:sz w:val="26"/>
          <w:szCs w:val="26"/>
          <w:lang w:val="en-US"/>
        </w:rPr>
        <w:t>.</w:t>
      </w:r>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Nghiên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cứu</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và</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triển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khai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thực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nghiệm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chức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năng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đặt</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00597B02">
        <w:rPr>
          <w:rFonts w:asciiTheme="majorHAnsi" w:eastAsia="Calibri" w:hAnsiTheme="majorHAnsi" w:cstheme="majorHAnsi"/>
          <w:iCs/>
          <w:color w:val="000000" w:themeColor="text1"/>
          <w:sz w:val="26"/>
          <w:szCs w:val="26"/>
          <w:lang w:val="en-US"/>
        </w:rPr>
        <w:t>hàng</w:t>
      </w:r>
      <w:proofErr w:type="spellEnd"/>
      <w:r w:rsidR="00F57CCA"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trực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tuyến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với</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đầy</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đủ</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các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thông</w:t>
      </w:r>
      <w:proofErr w:type="spellEnd"/>
      <w:r w:rsidRPr="00734B1F">
        <w:rPr>
          <w:rFonts w:asciiTheme="majorHAnsi" w:eastAsia="Calibri" w:hAnsiTheme="majorHAnsi" w:cstheme="majorHAnsi"/>
          <w:iCs/>
          <w:color w:val="000000" w:themeColor="text1"/>
          <w:sz w:val="26"/>
          <w:szCs w:val="26"/>
          <w:lang w:val="en-US"/>
        </w:rPr>
        <w:t xml:space="preserve"> tin </w:t>
      </w:r>
      <w:proofErr w:type="spellStart"/>
      <w:r w:rsidRPr="00734B1F">
        <w:rPr>
          <w:rFonts w:asciiTheme="majorHAnsi" w:eastAsia="Calibri" w:hAnsiTheme="majorHAnsi" w:cstheme="majorHAnsi"/>
          <w:iCs/>
          <w:color w:val="000000" w:themeColor="text1"/>
          <w:sz w:val="26"/>
          <w:szCs w:val="26"/>
          <w:lang w:val="en-US"/>
        </w:rPr>
        <w:t>liên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quan</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như</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009D0924" w:rsidRPr="00734B1F">
        <w:rPr>
          <w:rFonts w:asciiTheme="majorHAnsi" w:eastAsia="Calibri" w:hAnsiTheme="majorHAnsi" w:cstheme="majorHAnsi"/>
          <w:iCs/>
          <w:color w:val="000000" w:themeColor="text1"/>
          <w:sz w:val="26"/>
          <w:szCs w:val="26"/>
          <w:lang w:val="en-US"/>
        </w:rPr>
        <w:t>danh</w:t>
      </w:r>
      <w:proofErr w:type="spellEnd"/>
      <w:r w:rsidR="009D0924" w:rsidRPr="00734B1F">
        <w:rPr>
          <w:rFonts w:asciiTheme="majorHAnsi" w:eastAsia="Calibri" w:hAnsiTheme="majorHAnsi" w:cstheme="majorHAnsi"/>
          <w:iCs/>
          <w:color w:val="000000" w:themeColor="text1"/>
          <w:sz w:val="26"/>
          <w:szCs w:val="26"/>
          <w:lang w:val="en-US"/>
        </w:rPr>
        <w:t xml:space="preserve"> </w:t>
      </w:r>
      <w:proofErr w:type="spellStart"/>
      <w:r w:rsidR="009D0924" w:rsidRPr="00734B1F">
        <w:rPr>
          <w:rFonts w:asciiTheme="majorHAnsi" w:eastAsia="Calibri" w:hAnsiTheme="majorHAnsi" w:cstheme="majorHAnsi"/>
          <w:iCs/>
          <w:color w:val="000000" w:themeColor="text1"/>
          <w:sz w:val="26"/>
          <w:szCs w:val="26"/>
          <w:lang w:val="en-US"/>
        </w:rPr>
        <w:t>sách</w:t>
      </w:r>
      <w:proofErr w:type="spellEnd"/>
      <w:r w:rsidR="009D0924" w:rsidRPr="00734B1F">
        <w:rPr>
          <w:rFonts w:asciiTheme="majorHAnsi" w:eastAsia="Calibri" w:hAnsiTheme="majorHAnsi" w:cstheme="majorHAnsi"/>
          <w:iCs/>
          <w:color w:val="000000" w:themeColor="text1"/>
          <w:sz w:val="26"/>
          <w:szCs w:val="26"/>
          <w:lang w:val="en-US"/>
        </w:rPr>
        <w:t xml:space="preserve"> </w:t>
      </w:r>
      <w:proofErr w:type="spellStart"/>
      <w:r w:rsidR="00597B02">
        <w:rPr>
          <w:rFonts w:asciiTheme="majorHAnsi" w:eastAsia="Calibri" w:hAnsiTheme="majorHAnsi" w:cstheme="majorHAnsi"/>
          <w:iCs/>
          <w:color w:val="000000" w:themeColor="text1"/>
          <w:sz w:val="26"/>
          <w:szCs w:val="26"/>
          <w:lang w:val="en-US"/>
        </w:rPr>
        <w:t>thiết</w:t>
      </w:r>
      <w:proofErr w:type="spellEnd"/>
      <w:r w:rsidR="00597B02">
        <w:rPr>
          <w:rFonts w:asciiTheme="majorHAnsi" w:eastAsia="Calibri" w:hAnsiTheme="majorHAnsi" w:cstheme="majorHAnsi"/>
          <w:iCs/>
          <w:color w:val="000000" w:themeColor="text1"/>
          <w:sz w:val="26"/>
          <w:szCs w:val="26"/>
          <w:lang w:val="en-US"/>
        </w:rPr>
        <w:t xml:space="preserve"> </w:t>
      </w:r>
      <w:proofErr w:type="spellStart"/>
      <w:r w:rsidR="00597B02">
        <w:rPr>
          <w:rFonts w:asciiTheme="majorHAnsi" w:eastAsia="Calibri" w:hAnsiTheme="majorHAnsi" w:cstheme="majorHAnsi"/>
          <w:iCs/>
          <w:color w:val="000000" w:themeColor="text1"/>
          <w:sz w:val="26"/>
          <w:szCs w:val="26"/>
          <w:lang w:val="en-US"/>
        </w:rPr>
        <w:t>bị</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khung</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giờ</w:t>
      </w:r>
      <w:proofErr w:type="spellEnd"/>
      <w:r w:rsidR="00994FE2" w:rsidRPr="00734B1F">
        <w:rPr>
          <w:rFonts w:asciiTheme="majorHAnsi" w:eastAsia="Calibri" w:hAnsiTheme="majorHAnsi" w:cstheme="majorHAnsi"/>
          <w:iCs/>
          <w:color w:val="000000" w:themeColor="text1"/>
          <w:sz w:val="26"/>
          <w:szCs w:val="26"/>
          <w:lang w:val="en-US"/>
        </w:rPr>
        <w:t xml:space="preserve"> </w:t>
      </w:r>
      <w:proofErr w:type="spellStart"/>
      <w:r w:rsidR="00994FE2" w:rsidRPr="00734B1F">
        <w:rPr>
          <w:rFonts w:asciiTheme="majorHAnsi" w:eastAsia="Calibri" w:hAnsiTheme="majorHAnsi" w:cstheme="majorHAnsi"/>
          <w:iCs/>
          <w:color w:val="000000" w:themeColor="text1"/>
          <w:sz w:val="26"/>
          <w:szCs w:val="26"/>
          <w:lang w:val="en-US"/>
        </w:rPr>
        <w:t>mở</w:t>
      </w:r>
      <w:proofErr w:type="spellEnd"/>
      <w:r w:rsidR="00994FE2" w:rsidRPr="00734B1F">
        <w:rPr>
          <w:rFonts w:asciiTheme="majorHAnsi" w:eastAsia="Calibri" w:hAnsiTheme="majorHAnsi" w:cstheme="majorHAnsi"/>
          <w:iCs/>
          <w:color w:val="000000" w:themeColor="text1"/>
          <w:sz w:val="26"/>
          <w:szCs w:val="26"/>
          <w:lang w:val="en-US"/>
        </w:rPr>
        <w:t xml:space="preserve"> </w:t>
      </w:r>
      <w:proofErr w:type="spellStart"/>
      <w:r w:rsidR="00994FE2" w:rsidRPr="00734B1F">
        <w:rPr>
          <w:rFonts w:asciiTheme="majorHAnsi" w:eastAsia="Calibri" w:hAnsiTheme="majorHAnsi" w:cstheme="majorHAnsi"/>
          <w:iCs/>
          <w:color w:val="000000" w:themeColor="text1"/>
          <w:sz w:val="26"/>
          <w:szCs w:val="26"/>
          <w:lang w:val="en-US"/>
        </w:rPr>
        <w:t>cửa</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00772842" w:rsidRPr="00734B1F">
        <w:rPr>
          <w:rFonts w:asciiTheme="majorHAnsi" w:eastAsia="Calibri" w:hAnsiTheme="majorHAnsi" w:cstheme="majorHAnsi"/>
          <w:iCs/>
          <w:color w:val="000000" w:themeColor="text1"/>
          <w:sz w:val="26"/>
          <w:szCs w:val="26"/>
          <w:lang w:val="en-US"/>
        </w:rPr>
        <w:t>giá</w:t>
      </w:r>
      <w:proofErr w:type="spellEnd"/>
      <w:r w:rsidR="00772842" w:rsidRPr="00734B1F">
        <w:rPr>
          <w:rFonts w:asciiTheme="majorHAnsi" w:eastAsia="Calibri" w:hAnsiTheme="majorHAnsi" w:cstheme="majorHAnsi"/>
          <w:iCs/>
          <w:color w:val="000000" w:themeColor="text1"/>
          <w:sz w:val="26"/>
          <w:szCs w:val="26"/>
          <w:lang w:val="en-US"/>
        </w:rPr>
        <w:t xml:space="preserve"> </w:t>
      </w:r>
      <w:proofErr w:type="spellStart"/>
      <w:r w:rsidR="00772842" w:rsidRPr="00734B1F">
        <w:rPr>
          <w:rFonts w:asciiTheme="majorHAnsi" w:eastAsia="Calibri" w:hAnsiTheme="majorHAnsi" w:cstheme="majorHAnsi"/>
          <w:iCs/>
          <w:color w:val="000000" w:themeColor="text1"/>
          <w:sz w:val="26"/>
          <w:szCs w:val="26"/>
          <w:lang w:val="en-US"/>
        </w:rPr>
        <w:t>cả</w:t>
      </w:r>
      <w:proofErr w:type="spellEnd"/>
      <w:r w:rsidRPr="00734B1F">
        <w:rPr>
          <w:rFonts w:asciiTheme="majorHAnsi" w:eastAsia="Calibri" w:hAnsiTheme="majorHAnsi" w:cstheme="majorHAnsi"/>
          <w:iCs/>
          <w:color w:val="000000" w:themeColor="text1"/>
          <w:sz w:val="26"/>
          <w:szCs w:val="26"/>
          <w:lang w:val="en-US"/>
        </w:rPr>
        <w:t xml:space="preserve"> hay </w:t>
      </w:r>
      <w:proofErr w:type="spellStart"/>
      <w:r w:rsidRPr="00734B1F">
        <w:rPr>
          <w:rFonts w:asciiTheme="majorHAnsi" w:eastAsia="Calibri" w:hAnsiTheme="majorHAnsi" w:cstheme="majorHAnsi"/>
          <w:iCs/>
          <w:color w:val="000000" w:themeColor="text1"/>
          <w:sz w:val="26"/>
          <w:szCs w:val="26"/>
          <w:lang w:val="en-US"/>
        </w:rPr>
        <w:t>nắm</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được</w:t>
      </w:r>
      <w:proofErr w:type="spellEnd"/>
      <w:r w:rsidR="000158D2" w:rsidRPr="00734B1F">
        <w:rPr>
          <w:rFonts w:asciiTheme="majorHAnsi" w:eastAsia="Calibri" w:hAnsiTheme="majorHAnsi" w:cstheme="majorHAnsi"/>
          <w:iCs/>
          <w:color w:val="000000" w:themeColor="text1"/>
          <w:sz w:val="26"/>
          <w:szCs w:val="26"/>
          <w:lang w:val="en-US"/>
        </w:rPr>
        <w:t xml:space="preserve"> </w:t>
      </w:r>
      <w:proofErr w:type="spellStart"/>
      <w:r w:rsidR="000158D2" w:rsidRPr="00734B1F">
        <w:rPr>
          <w:rFonts w:asciiTheme="majorHAnsi" w:eastAsia="Calibri" w:hAnsiTheme="majorHAnsi" w:cstheme="majorHAnsi"/>
          <w:iCs/>
          <w:color w:val="000000" w:themeColor="text1"/>
          <w:sz w:val="26"/>
          <w:szCs w:val="26"/>
          <w:lang w:val="en-US"/>
        </w:rPr>
        <w:t>thông</w:t>
      </w:r>
      <w:proofErr w:type="spellEnd"/>
      <w:r w:rsidR="000158D2" w:rsidRPr="00734B1F">
        <w:rPr>
          <w:rFonts w:asciiTheme="majorHAnsi" w:eastAsia="Calibri" w:hAnsiTheme="majorHAnsi" w:cstheme="majorHAnsi"/>
          <w:iCs/>
          <w:color w:val="000000" w:themeColor="text1"/>
          <w:sz w:val="26"/>
          <w:szCs w:val="26"/>
          <w:lang w:val="en-US"/>
        </w:rPr>
        <w:t xml:space="preserve"> tin</w:t>
      </w:r>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các</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00597B02">
        <w:rPr>
          <w:rFonts w:asciiTheme="majorHAnsi" w:eastAsia="Calibri" w:hAnsiTheme="majorHAnsi" w:cstheme="majorHAnsi"/>
          <w:iCs/>
          <w:color w:val="000000" w:themeColor="text1"/>
          <w:sz w:val="26"/>
          <w:szCs w:val="26"/>
          <w:lang w:val="en-US"/>
        </w:rPr>
        <w:t>mặt</w:t>
      </w:r>
      <w:proofErr w:type="spellEnd"/>
      <w:r w:rsidR="00597B02">
        <w:rPr>
          <w:rFonts w:asciiTheme="majorHAnsi" w:eastAsia="Calibri" w:hAnsiTheme="majorHAnsi" w:cstheme="majorHAnsi"/>
          <w:iCs/>
          <w:color w:val="000000" w:themeColor="text1"/>
          <w:sz w:val="26"/>
          <w:szCs w:val="26"/>
          <w:lang w:val="en-US"/>
        </w:rPr>
        <w:t xml:space="preserve"> </w:t>
      </w:r>
      <w:proofErr w:type="spellStart"/>
      <w:r w:rsidR="00597B02">
        <w:rPr>
          <w:rFonts w:asciiTheme="majorHAnsi" w:eastAsia="Calibri" w:hAnsiTheme="majorHAnsi" w:cstheme="majorHAnsi"/>
          <w:iCs/>
          <w:color w:val="000000" w:themeColor="text1"/>
          <w:sz w:val="26"/>
          <w:szCs w:val="26"/>
          <w:lang w:val="en-US"/>
        </w:rPr>
        <w:t>hàng</w:t>
      </w:r>
      <w:proofErr w:type="spellEnd"/>
      <w:r w:rsidR="00B846E4"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đã</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và</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chưa</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00811ADF" w:rsidRPr="00734B1F">
        <w:rPr>
          <w:rFonts w:asciiTheme="majorHAnsi" w:eastAsia="Calibri" w:hAnsiTheme="majorHAnsi" w:cstheme="majorHAnsi"/>
          <w:iCs/>
          <w:color w:val="000000" w:themeColor="text1"/>
          <w:sz w:val="26"/>
          <w:szCs w:val="26"/>
          <w:lang w:val="en-US"/>
        </w:rPr>
        <w:t>hết</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để</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lựa</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cho</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mình</w:t>
      </w:r>
      <w:proofErr w:type="spellEnd"/>
      <w:r w:rsidR="00CD6F12"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thích</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hợp</w:t>
      </w:r>
      <w:proofErr w:type="spellEnd"/>
      <w:r w:rsidRPr="00734B1F">
        <w:rPr>
          <w:rFonts w:asciiTheme="majorHAnsi" w:eastAsia="Calibri" w:hAnsiTheme="majorHAnsi" w:cstheme="majorHAnsi"/>
          <w:iCs/>
          <w:color w:val="000000" w:themeColor="text1"/>
          <w:sz w:val="26"/>
          <w:szCs w:val="26"/>
          <w:lang w:val="en-US"/>
        </w:rPr>
        <w:t xml:space="preserve"> </w:t>
      </w:r>
      <w:proofErr w:type="spellStart"/>
      <w:r w:rsidRPr="00734B1F">
        <w:rPr>
          <w:rFonts w:asciiTheme="majorHAnsi" w:eastAsia="Calibri" w:hAnsiTheme="majorHAnsi" w:cstheme="majorHAnsi"/>
          <w:iCs/>
          <w:color w:val="000000" w:themeColor="text1"/>
          <w:sz w:val="26"/>
          <w:szCs w:val="26"/>
          <w:lang w:val="en-US"/>
        </w:rPr>
        <w:t>nhất</w:t>
      </w:r>
      <w:proofErr w:type="spellEnd"/>
      <w:r w:rsidRPr="00734B1F">
        <w:rPr>
          <w:rFonts w:asciiTheme="majorHAnsi" w:eastAsia="Calibri" w:hAnsiTheme="majorHAnsi" w:cstheme="majorHAnsi"/>
          <w:iCs/>
          <w:color w:val="000000" w:themeColor="text1"/>
          <w:sz w:val="26"/>
          <w:szCs w:val="26"/>
          <w:lang w:val="en-US"/>
        </w:rPr>
        <w:t>.</w:t>
      </w:r>
    </w:p>
    <w:p w14:paraId="68EC1284" w14:textId="4119D2FA" w:rsidR="00F16FA5" w:rsidRPr="00734B1F" w:rsidRDefault="002411F9" w:rsidP="00F16FA5">
      <w:pPr>
        <w:pStyle w:val="Heading1"/>
        <w:spacing w:before="120" w:after="120" w:line="312" w:lineRule="auto"/>
        <w:jc w:val="center"/>
        <w:rPr>
          <w:rFonts w:eastAsia="Times New Roman" w:cstheme="majorHAnsi"/>
          <w:b/>
          <w:bCs/>
          <w:color w:val="000000" w:themeColor="text1"/>
          <w:sz w:val="26"/>
          <w:szCs w:val="26"/>
          <w:lang w:val="en-US"/>
        </w:rPr>
      </w:pPr>
      <w:r w:rsidRPr="00734B1F">
        <w:rPr>
          <w:rFonts w:eastAsia="Calibri" w:cstheme="majorHAnsi"/>
          <w:iCs/>
          <w:color w:val="000000" w:themeColor="text1"/>
          <w:sz w:val="26"/>
          <w:szCs w:val="26"/>
          <w:lang w:val="en-US"/>
        </w:rPr>
        <w:br w:type="page"/>
      </w:r>
      <w:r w:rsidR="00AE0F44" w:rsidRPr="00734B1F">
        <w:rPr>
          <w:rFonts w:eastAsia="Times New Roman" w:cstheme="majorHAnsi"/>
          <w:color w:val="000000" w:themeColor="text1"/>
          <w:sz w:val="26"/>
          <w:szCs w:val="26"/>
          <w:lang w:val="en-US"/>
        </w:rPr>
        <w:lastRenderedPageBreak/>
        <w:tab/>
      </w:r>
      <w:bookmarkStart w:id="68" w:name="_Toc369509822"/>
      <w:bookmarkStart w:id="69" w:name="_Toc47110729"/>
      <w:bookmarkStart w:id="70" w:name="_Toc60959482"/>
      <w:bookmarkStart w:id="71" w:name="_Toc85194852"/>
      <w:bookmarkStart w:id="72" w:name="_Toc85784646"/>
      <w:bookmarkStart w:id="73" w:name="_Toc85787455"/>
      <w:bookmarkStart w:id="74" w:name="_Toc104936233"/>
      <w:r w:rsidR="00F16FA5" w:rsidRPr="00734B1F">
        <w:rPr>
          <w:rFonts w:eastAsia="Times New Roman" w:cstheme="majorHAnsi"/>
          <w:b/>
          <w:bCs/>
          <w:color w:val="000000" w:themeColor="text1"/>
          <w:sz w:val="26"/>
          <w:szCs w:val="26"/>
          <w:lang w:val="en-US"/>
        </w:rPr>
        <w:t>CHƯƠNG I: CƠ SỞ LÝ THUYẾT</w:t>
      </w:r>
      <w:bookmarkEnd w:id="68"/>
      <w:bookmarkEnd w:id="69"/>
      <w:bookmarkEnd w:id="70"/>
      <w:bookmarkEnd w:id="71"/>
      <w:bookmarkEnd w:id="72"/>
      <w:bookmarkEnd w:id="73"/>
      <w:bookmarkEnd w:id="74"/>
    </w:p>
    <w:p w14:paraId="438F3DC6" w14:textId="17C343E8" w:rsidR="00F16FA5" w:rsidRPr="00734B1F" w:rsidRDefault="00F16FA5" w:rsidP="00F16FA5">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bookmarkStart w:id="75" w:name="_Toc60959483"/>
      <w:bookmarkStart w:id="76" w:name="_Toc85194853"/>
      <w:bookmarkStart w:id="77" w:name="_Toc85784647"/>
      <w:bookmarkStart w:id="78" w:name="_Toc85787456"/>
      <w:bookmarkStart w:id="79" w:name="_Toc104936234"/>
      <w:proofErr w:type="spellStart"/>
      <w:r w:rsidRPr="00734B1F">
        <w:rPr>
          <w:rFonts w:asciiTheme="majorHAnsi" w:eastAsia="Calibri" w:hAnsiTheme="majorHAnsi" w:cstheme="majorHAnsi"/>
          <w:b/>
          <w:bCs/>
          <w:color w:val="000000" w:themeColor="text1"/>
          <w:sz w:val="26"/>
          <w:szCs w:val="26"/>
          <w:lang w:val="en-US"/>
        </w:rPr>
        <w:t>Khái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niệm</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bản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về</w:t>
      </w:r>
      <w:proofErr w:type="spellEnd"/>
      <w:r w:rsidRPr="00734B1F">
        <w:rPr>
          <w:rFonts w:asciiTheme="majorHAnsi" w:eastAsia="Calibri" w:hAnsiTheme="majorHAnsi" w:cstheme="majorHAnsi"/>
          <w:b/>
          <w:bCs/>
          <w:color w:val="000000" w:themeColor="text1"/>
          <w:sz w:val="26"/>
          <w:szCs w:val="26"/>
          <w:lang w:val="en-US"/>
        </w:rPr>
        <w:t xml:space="preserve"> Internet</w:t>
      </w:r>
      <w:bookmarkEnd w:id="75"/>
      <w:bookmarkEnd w:id="76"/>
      <w:bookmarkEnd w:id="77"/>
      <w:bookmarkEnd w:id="78"/>
      <w:bookmarkEnd w:id="79"/>
    </w:p>
    <w:p w14:paraId="6941BD61" w14:textId="4ABCF936" w:rsidR="00F16FA5" w:rsidRPr="00734B1F" w:rsidRDefault="00F16FA5" w:rsidP="00F16FA5">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80" w:name="_Toc60959484"/>
      <w:bookmarkStart w:id="81" w:name="_Toc85194854"/>
      <w:bookmarkStart w:id="82" w:name="_Toc85784648"/>
      <w:bookmarkStart w:id="83" w:name="_Toc85787457"/>
      <w:bookmarkStart w:id="84" w:name="_Toc104936235"/>
      <w:proofErr w:type="spellStart"/>
      <w:r w:rsidRPr="00734B1F">
        <w:rPr>
          <w:rFonts w:asciiTheme="majorHAnsi" w:eastAsia="Calibri" w:hAnsiTheme="majorHAnsi" w:cstheme="majorHAnsi"/>
          <w:b/>
          <w:bCs/>
          <w:color w:val="000000" w:themeColor="text1"/>
          <w:sz w:val="26"/>
          <w:szCs w:val="26"/>
          <w:lang w:val="en-US"/>
        </w:rPr>
        <w:t>Giới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thiệu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chung</w:t>
      </w:r>
      <w:bookmarkEnd w:id="80"/>
      <w:bookmarkEnd w:id="81"/>
      <w:bookmarkEnd w:id="82"/>
      <w:bookmarkEnd w:id="83"/>
      <w:bookmarkEnd w:id="84"/>
      <w:proofErr w:type="spellEnd"/>
    </w:p>
    <w:p w14:paraId="1A0B1406" w14:textId="4AC06DF8"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Internet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toàn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truy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cộng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gồm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tính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nhau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Nguồn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gốc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Internet </w:t>
      </w:r>
      <w:proofErr w:type="spellStart"/>
      <w:r w:rsidRPr="00734B1F">
        <w:rPr>
          <w:rFonts w:asciiTheme="majorHAnsi" w:eastAsia="Calibri" w:hAnsiTheme="majorHAnsi" w:cstheme="majorHAnsi"/>
          <w:color w:val="000000" w:themeColor="text1"/>
          <w:sz w:val="26"/>
          <w:szCs w:val="26"/>
          <w:lang w:val="en-US"/>
        </w:rPr>
        <w:t>bắt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nguồn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từ</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sự</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triển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chuyển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gói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bộ</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quốc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phòng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Hoa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ủy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quyền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năm</w:t>
      </w:r>
      <w:proofErr w:type="spellEnd"/>
      <w:r w:rsidRPr="00734B1F">
        <w:rPr>
          <w:rFonts w:asciiTheme="majorHAnsi" w:eastAsia="Calibri" w:hAnsiTheme="majorHAnsi" w:cstheme="majorHAnsi"/>
          <w:color w:val="000000" w:themeColor="text1"/>
          <w:sz w:val="26"/>
          <w:szCs w:val="26"/>
          <w:lang w:val="en-US"/>
        </w:rPr>
        <w:t xml:space="preserve"> 1960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phép</w:t>
      </w:r>
      <w:proofErr w:type="spellEnd"/>
      <w:r w:rsidRPr="00734B1F">
        <w:rPr>
          <w:rFonts w:asciiTheme="majorHAnsi" w:eastAsia="Calibri" w:hAnsiTheme="majorHAnsi" w:cstheme="majorHAnsi"/>
          <w:color w:val="000000" w:themeColor="text1"/>
          <w:sz w:val="26"/>
          <w:szCs w:val="26"/>
          <w:lang w:val="en-US"/>
        </w:rPr>
        <w:t xml:space="preserve"> chia </w:t>
      </w:r>
      <w:proofErr w:type="spellStart"/>
      <w:r w:rsidRPr="00734B1F">
        <w:rPr>
          <w:rFonts w:asciiTheme="majorHAnsi" w:eastAsia="Calibri" w:hAnsiTheme="majorHAnsi" w:cstheme="majorHAnsi"/>
          <w:color w:val="000000" w:themeColor="text1"/>
          <w:sz w:val="26"/>
          <w:szCs w:val="26"/>
          <w:lang w:val="en-US"/>
        </w:rPr>
        <w:t>sẻ</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tính</w:t>
      </w:r>
      <w:proofErr w:type="spellEnd"/>
      <w:r w:rsidR="004B2A31" w:rsidRPr="00734B1F">
        <w:rPr>
          <w:rFonts w:asciiTheme="majorHAnsi" w:eastAsia="Calibri" w:hAnsiTheme="majorHAnsi" w:cstheme="majorHAnsi"/>
          <w:color w:val="000000" w:themeColor="text1"/>
          <w:sz w:val="26"/>
          <w:szCs w:val="26"/>
          <w:lang w:val="en-US"/>
        </w:rPr>
        <w:t xml:space="preserve"> </w:t>
      </w:r>
      <w:r w:rsidRPr="00734B1F">
        <w:rPr>
          <w:rFonts w:asciiTheme="majorHAnsi" w:eastAsia="Calibri" w:hAnsiTheme="majorHAnsi" w:cstheme="majorHAnsi"/>
          <w:color w:val="000000" w:themeColor="text1"/>
          <w:sz w:val="26"/>
          <w:szCs w:val="26"/>
          <w:lang w:val="en-US"/>
        </w:rPr>
        <w:t>[1].</w:t>
      </w:r>
    </w:p>
    <w:p w14:paraId="360BDF3B" w14:textId="77777777"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Vào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mạng</w:t>
      </w:r>
      <w:proofErr w:type="spellEnd"/>
      <w:r w:rsidRPr="00734B1F">
        <w:rPr>
          <w:rFonts w:asciiTheme="majorHAnsi" w:eastAsia="Calibri" w:hAnsiTheme="majorHAnsi" w:cstheme="majorHAnsi"/>
          <w:color w:val="000000" w:themeColor="text1"/>
          <w:sz w:val="26"/>
          <w:szCs w:val="26"/>
          <w:lang w:val="en-US"/>
        </w:rPr>
        <w:t xml:space="preserve"> Internet, </w:t>
      </w:r>
      <w:proofErr w:type="spellStart"/>
      <w:r w:rsidRPr="00734B1F">
        <w:rPr>
          <w:rFonts w:asciiTheme="majorHAnsi" w:eastAsia="Calibri" w:hAnsiTheme="majorHAnsi" w:cstheme="majorHAnsi"/>
          <w:color w:val="000000" w:themeColor="text1"/>
          <w:sz w:val="26"/>
          <w:szCs w:val="26"/>
          <w:lang w:val="en-US"/>
        </w:rPr>
        <w:t>bạn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thấy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học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đổi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thư</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từ</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mua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bán</w:t>
      </w:r>
      <w:proofErr w:type="spellEnd"/>
      <w:r w:rsidRPr="00734B1F">
        <w:rPr>
          <w:rFonts w:asciiTheme="majorHAnsi" w:eastAsia="Calibri" w:hAnsiTheme="majorHAnsi" w:cstheme="majorHAnsi"/>
          <w:color w:val="000000" w:themeColor="text1"/>
          <w:sz w:val="26"/>
          <w:szCs w:val="26"/>
          <w:lang w:val="en-US"/>
        </w:rPr>
        <w:t xml:space="preserve">, …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trong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mục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Internet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chia </w:t>
      </w:r>
      <w:proofErr w:type="spellStart"/>
      <w:r w:rsidRPr="00734B1F">
        <w:rPr>
          <w:rFonts w:asciiTheme="majorHAnsi" w:eastAsia="Calibri" w:hAnsiTheme="majorHAnsi" w:cstheme="majorHAnsi"/>
          <w:color w:val="000000" w:themeColor="text1"/>
          <w:sz w:val="26"/>
          <w:szCs w:val="26"/>
          <w:lang w:val="en-US"/>
        </w:rPr>
        <w:t>sẻ</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giữa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lĩnh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nhau</w:t>
      </w:r>
      <w:proofErr w:type="spellEnd"/>
      <w:r w:rsidRPr="00734B1F">
        <w:rPr>
          <w:rFonts w:asciiTheme="majorHAnsi" w:eastAsia="Calibri" w:hAnsiTheme="majorHAnsi" w:cstheme="majorHAnsi"/>
          <w:color w:val="000000" w:themeColor="text1"/>
          <w:sz w:val="26"/>
          <w:szCs w:val="26"/>
          <w:lang w:val="en-US"/>
        </w:rPr>
        <w:t>.</w:t>
      </w:r>
    </w:p>
    <w:p w14:paraId="007FA4FE" w14:textId="1BAE95CC" w:rsidR="00F16FA5" w:rsidRPr="00734B1F" w:rsidRDefault="00F16FA5" w:rsidP="00F16FA5">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85" w:name="_Toc60959485"/>
      <w:bookmarkStart w:id="86" w:name="_Toc85194855"/>
      <w:bookmarkStart w:id="87" w:name="_Toc85784649"/>
      <w:bookmarkStart w:id="88" w:name="_Toc85787458"/>
      <w:bookmarkStart w:id="89" w:name="_Toc104936236"/>
      <w:proofErr w:type="spellStart"/>
      <w:r w:rsidRPr="00734B1F">
        <w:rPr>
          <w:rFonts w:asciiTheme="majorHAnsi" w:eastAsia="Calibri" w:hAnsiTheme="majorHAnsi" w:cstheme="majorHAnsi"/>
          <w:b/>
          <w:bCs/>
          <w:color w:val="000000" w:themeColor="text1"/>
          <w:sz w:val="26"/>
          <w:szCs w:val="26"/>
          <w:lang w:val="en-US"/>
        </w:rPr>
        <w:t>Phân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loại</w:t>
      </w:r>
      <w:bookmarkEnd w:id="85"/>
      <w:bookmarkEnd w:id="86"/>
      <w:bookmarkEnd w:id="87"/>
      <w:bookmarkEnd w:id="88"/>
      <w:bookmarkEnd w:id="89"/>
      <w:proofErr w:type="spellEnd"/>
    </w:p>
    <w:p w14:paraId="3BE94D7C" w14:textId="77777777" w:rsidR="00F16FA5" w:rsidRPr="00734B1F" w:rsidRDefault="00F16FA5" w:rsidP="00F16FA5">
      <w:pPr>
        <w:spacing w:before="120" w:after="120" w:line="312" w:lineRule="auto"/>
        <w:ind w:firstLine="72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máy</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tính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trên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mạng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được</w:t>
      </w:r>
      <w:proofErr w:type="spellEnd"/>
      <w:r w:rsidRPr="00734B1F">
        <w:rPr>
          <w:rFonts w:asciiTheme="majorHAnsi" w:eastAsia="Calibri" w:hAnsiTheme="majorHAnsi" w:cstheme="majorHAnsi"/>
          <w:b/>
          <w:bCs/>
          <w:color w:val="000000" w:themeColor="text1"/>
          <w:sz w:val="26"/>
          <w:szCs w:val="26"/>
          <w:lang w:val="en-US"/>
        </w:rPr>
        <w:t xml:space="preserve"> chia </w:t>
      </w:r>
      <w:proofErr w:type="spellStart"/>
      <w:r w:rsidRPr="00734B1F">
        <w:rPr>
          <w:rFonts w:asciiTheme="majorHAnsi" w:eastAsia="Calibri" w:hAnsiTheme="majorHAnsi" w:cstheme="majorHAnsi"/>
          <w:b/>
          <w:bCs/>
          <w:color w:val="000000" w:themeColor="text1"/>
          <w:sz w:val="26"/>
          <w:szCs w:val="26"/>
          <w:lang w:val="en-US"/>
        </w:rPr>
        <w:t>làm</w:t>
      </w:r>
      <w:proofErr w:type="spellEnd"/>
      <w:r w:rsidRPr="00734B1F">
        <w:rPr>
          <w:rFonts w:asciiTheme="majorHAnsi" w:eastAsia="Calibri" w:hAnsiTheme="majorHAnsi" w:cstheme="majorHAnsi"/>
          <w:b/>
          <w:bCs/>
          <w:color w:val="000000" w:themeColor="text1"/>
          <w:sz w:val="26"/>
          <w:szCs w:val="26"/>
          <w:lang w:val="en-US"/>
        </w:rPr>
        <w:t xml:space="preserve"> 2 </w:t>
      </w:r>
      <w:proofErr w:type="spellStart"/>
      <w:r w:rsidRPr="00734B1F">
        <w:rPr>
          <w:rFonts w:asciiTheme="majorHAnsi" w:eastAsia="Calibri" w:hAnsiTheme="majorHAnsi" w:cstheme="majorHAnsi"/>
          <w:b/>
          <w:bCs/>
          <w:color w:val="000000" w:themeColor="text1"/>
          <w:sz w:val="26"/>
          <w:szCs w:val="26"/>
          <w:lang w:val="en-US"/>
        </w:rPr>
        <w:t>nhóm</w:t>
      </w:r>
      <w:proofErr w:type="spellEnd"/>
      <w:r w:rsidRPr="00734B1F">
        <w:rPr>
          <w:rFonts w:asciiTheme="majorHAnsi" w:eastAsia="Calibri" w:hAnsiTheme="majorHAnsi" w:cstheme="majorHAnsi"/>
          <w:b/>
          <w:bCs/>
          <w:color w:val="000000" w:themeColor="text1"/>
          <w:sz w:val="26"/>
          <w:szCs w:val="26"/>
          <w:lang w:val="en-US"/>
        </w:rPr>
        <w:t xml:space="preserve"> Client </w:t>
      </w:r>
      <w:proofErr w:type="spellStart"/>
      <w:r w:rsidRPr="00734B1F">
        <w:rPr>
          <w:rFonts w:asciiTheme="majorHAnsi" w:eastAsia="Calibri" w:hAnsiTheme="majorHAnsi" w:cstheme="majorHAnsi"/>
          <w:b/>
          <w:bCs/>
          <w:color w:val="000000" w:themeColor="text1"/>
          <w:sz w:val="26"/>
          <w:szCs w:val="26"/>
          <w:lang w:val="en-US"/>
        </w:rPr>
        <w:t>và</w:t>
      </w:r>
      <w:proofErr w:type="spellEnd"/>
      <w:r w:rsidRPr="00734B1F">
        <w:rPr>
          <w:rFonts w:asciiTheme="majorHAnsi" w:eastAsia="Calibri" w:hAnsiTheme="majorHAnsi" w:cstheme="majorHAnsi"/>
          <w:b/>
          <w:bCs/>
          <w:color w:val="000000" w:themeColor="text1"/>
          <w:sz w:val="26"/>
          <w:szCs w:val="26"/>
          <w:lang w:val="en-US"/>
        </w:rPr>
        <w:t xml:space="preserve"> Server.</w:t>
      </w:r>
    </w:p>
    <w:p w14:paraId="004E6425" w14:textId="77777777" w:rsidR="00F16FA5" w:rsidRPr="00734B1F" w:rsidRDefault="00F16FA5" w:rsidP="007A2CC5">
      <w:pPr>
        <w:numPr>
          <w:ilvl w:val="0"/>
          <w:numId w:val="10"/>
        </w:numPr>
        <w:spacing w:before="120" w:after="120" w:line="312" w:lineRule="auto"/>
        <w:ind w:firstLine="360"/>
        <w:jc w:val="both"/>
        <w:rPr>
          <w:rFonts w:asciiTheme="majorHAnsi" w:eastAsia="Calibri" w:hAnsiTheme="majorHAnsi" w:cstheme="majorHAnsi"/>
          <w:b/>
          <w:bCs/>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Client: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chứa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Client.</w:t>
      </w:r>
    </w:p>
    <w:p w14:paraId="5A649311" w14:textId="77777777" w:rsidR="00F16FA5" w:rsidRPr="00734B1F" w:rsidRDefault="00F16FA5" w:rsidP="007A2CC5">
      <w:pPr>
        <w:numPr>
          <w:ilvl w:val="0"/>
          <w:numId w:val="10"/>
        </w:numPr>
        <w:spacing w:before="120" w:after="120" w:line="312" w:lineRule="auto"/>
        <w:ind w:firstLine="360"/>
        <w:jc w:val="both"/>
        <w:rPr>
          <w:rFonts w:asciiTheme="majorHAnsi" w:eastAsia="Calibri" w:hAnsiTheme="majorHAnsi" w:cstheme="majorHAnsi"/>
          <w:b/>
          <w:bCs/>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Server: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phục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chủ</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Chứa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Server,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nguyên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tập</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chung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Server </w:t>
      </w:r>
      <w:proofErr w:type="spellStart"/>
      <w:r w:rsidRPr="00734B1F">
        <w:rPr>
          <w:rFonts w:asciiTheme="majorHAnsi" w:eastAsia="Calibri" w:hAnsiTheme="majorHAnsi" w:cstheme="majorHAnsi"/>
          <w:color w:val="000000" w:themeColor="text1"/>
          <w:sz w:val="26"/>
          <w:szCs w:val="26"/>
          <w:lang w:val="en-US"/>
        </w:rPr>
        <w:t>luôn</w:t>
      </w:r>
      <w:proofErr w:type="spellEnd"/>
      <w:r w:rsidRPr="00734B1F">
        <w:rPr>
          <w:rFonts w:asciiTheme="majorHAnsi" w:eastAsia="Calibri" w:hAnsiTheme="majorHAnsi" w:cstheme="majorHAnsi"/>
          <w:color w:val="000000" w:themeColor="text1"/>
          <w:sz w:val="26"/>
          <w:szCs w:val="26"/>
          <w:lang w:val="en-US"/>
        </w:rPr>
        <w:t xml:space="preserve"> ở </w:t>
      </w:r>
      <w:proofErr w:type="spellStart"/>
      <w:r w:rsidRPr="00734B1F">
        <w:rPr>
          <w:rFonts w:asciiTheme="majorHAnsi" w:eastAsia="Calibri" w:hAnsiTheme="majorHAnsi" w:cstheme="majorHAnsi"/>
          <w:color w:val="000000" w:themeColor="text1"/>
          <w:sz w:val="26"/>
          <w:szCs w:val="26"/>
          <w:lang w:val="en-US"/>
        </w:rPr>
        <w:t>trạng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thái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chờ</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yêu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đáp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yêu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Client</w:t>
      </w:r>
    </w:p>
    <w:p w14:paraId="5F6AD2C9" w14:textId="77777777" w:rsidR="00F16FA5" w:rsidRPr="00734B1F" w:rsidRDefault="00F16FA5" w:rsidP="00F16FA5">
      <w:pPr>
        <w:spacing w:before="120" w:after="120" w:line="312" w:lineRule="auto"/>
        <w:ind w:firstLine="72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dịch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vụ</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thường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dùng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trong</w:t>
      </w:r>
      <w:proofErr w:type="spellEnd"/>
      <w:r w:rsidRPr="00734B1F">
        <w:rPr>
          <w:rFonts w:asciiTheme="majorHAnsi" w:eastAsia="Calibri" w:hAnsiTheme="majorHAnsi" w:cstheme="majorHAnsi"/>
          <w:b/>
          <w:bCs/>
          <w:color w:val="000000" w:themeColor="text1"/>
          <w:sz w:val="26"/>
          <w:szCs w:val="26"/>
          <w:lang w:val="en-US"/>
        </w:rPr>
        <w:t xml:space="preserve"> Internet:</w:t>
      </w:r>
    </w:p>
    <w:p w14:paraId="2025488E" w14:textId="77777777" w:rsidR="00F16FA5" w:rsidRPr="00734B1F" w:rsidRDefault="00F16FA5" w:rsidP="00F16FA5">
      <w:pPr>
        <w:numPr>
          <w:ilvl w:val="0"/>
          <w:numId w:val="4"/>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Dịch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w:t>
      </w:r>
      <w:proofErr w:type="spellEnd"/>
      <w:r w:rsidRPr="00734B1F">
        <w:rPr>
          <w:rFonts w:asciiTheme="majorHAnsi" w:eastAsia="Calibri" w:hAnsiTheme="majorHAnsi" w:cstheme="majorHAnsi"/>
          <w:color w:val="000000" w:themeColor="text1"/>
          <w:sz w:val="26"/>
          <w:szCs w:val="26"/>
          <w:lang w:val="en-US"/>
        </w:rPr>
        <w:t xml:space="preserve"> World Wide Web (</w:t>
      </w:r>
      <w:proofErr w:type="spellStart"/>
      <w:r w:rsidRPr="00734B1F">
        <w:rPr>
          <w:rFonts w:asciiTheme="majorHAnsi" w:eastAsia="Calibri" w:hAnsiTheme="majorHAnsi" w:cstheme="majorHAnsi"/>
          <w:color w:val="000000" w:themeColor="text1"/>
          <w:sz w:val="26"/>
          <w:szCs w:val="26"/>
          <w:lang w:val="en-US"/>
        </w:rPr>
        <w:t>gọi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tắt</w:t>
      </w:r>
      <w:proofErr w:type="spellEnd"/>
      <w:r w:rsidRPr="00734B1F">
        <w:rPr>
          <w:rFonts w:asciiTheme="majorHAnsi" w:eastAsia="Calibri" w:hAnsiTheme="majorHAnsi" w:cstheme="majorHAnsi"/>
          <w:color w:val="000000" w:themeColor="text1"/>
          <w:sz w:val="26"/>
          <w:szCs w:val="26"/>
          <w:lang w:val="en-US"/>
        </w:rPr>
        <w:t xml:space="preserve"> Web)</w:t>
      </w:r>
    </w:p>
    <w:p w14:paraId="515D39C4" w14:textId="77777777" w:rsidR="00F16FA5" w:rsidRPr="00734B1F" w:rsidRDefault="00F16FA5" w:rsidP="00F16FA5">
      <w:pPr>
        <w:numPr>
          <w:ilvl w:val="0"/>
          <w:numId w:val="4"/>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Dịch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w:t>
      </w:r>
      <w:proofErr w:type="spellEnd"/>
      <w:r w:rsidRPr="00734B1F">
        <w:rPr>
          <w:rFonts w:asciiTheme="majorHAnsi" w:eastAsia="Calibri" w:hAnsiTheme="majorHAnsi" w:cstheme="majorHAnsi"/>
          <w:color w:val="000000" w:themeColor="text1"/>
          <w:sz w:val="26"/>
          <w:szCs w:val="26"/>
          <w:lang w:val="en-US"/>
        </w:rPr>
        <w:t xml:space="preserve"> Electronic Mail (</w:t>
      </w:r>
      <w:proofErr w:type="spellStart"/>
      <w:r w:rsidRPr="00734B1F">
        <w:rPr>
          <w:rFonts w:asciiTheme="majorHAnsi" w:eastAsia="Calibri" w:hAnsiTheme="majorHAnsi" w:cstheme="majorHAnsi"/>
          <w:color w:val="000000" w:themeColor="text1"/>
          <w:sz w:val="26"/>
          <w:szCs w:val="26"/>
          <w:lang w:val="en-US"/>
        </w:rPr>
        <w:t>gọi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tắt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Mail)</w:t>
      </w:r>
    </w:p>
    <w:p w14:paraId="007DE74E" w14:textId="6D3CEEDE" w:rsidR="00F16FA5" w:rsidRPr="00734B1F" w:rsidRDefault="00F16FA5" w:rsidP="00F16FA5">
      <w:pPr>
        <w:numPr>
          <w:ilvl w:val="0"/>
          <w:numId w:val="4"/>
        </w:numPr>
        <w:spacing w:before="120" w:after="120" w:line="312" w:lineRule="auto"/>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Dịch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w:t>
      </w:r>
      <w:proofErr w:type="spellEnd"/>
      <w:r w:rsidRPr="00734B1F">
        <w:rPr>
          <w:rFonts w:asciiTheme="majorHAnsi" w:eastAsia="Calibri" w:hAnsiTheme="majorHAnsi" w:cstheme="majorHAnsi"/>
          <w:color w:val="000000" w:themeColor="text1"/>
          <w:sz w:val="26"/>
          <w:szCs w:val="26"/>
          <w:lang w:val="en-US"/>
        </w:rPr>
        <w:t xml:space="preserve"> F</w:t>
      </w:r>
      <w:r w:rsidR="00BB008E" w:rsidRPr="00734B1F">
        <w:rPr>
          <w:rFonts w:asciiTheme="majorHAnsi" w:eastAsia="Calibri" w:hAnsiTheme="majorHAnsi" w:cstheme="majorHAnsi"/>
          <w:color w:val="000000" w:themeColor="text1"/>
          <w:sz w:val="26"/>
          <w:szCs w:val="26"/>
          <w:lang w:val="en-US"/>
        </w:rPr>
        <w:t>TP</w:t>
      </w:r>
      <w:r w:rsidRPr="00734B1F">
        <w:rPr>
          <w:rFonts w:asciiTheme="majorHAnsi" w:eastAsia="Calibri" w:hAnsiTheme="majorHAnsi" w:cstheme="majorHAnsi"/>
          <w:color w:val="000000" w:themeColor="text1"/>
          <w:sz w:val="26"/>
          <w:szCs w:val="26"/>
          <w:lang w:val="en-US"/>
        </w:rPr>
        <w:tab/>
      </w:r>
      <w:r w:rsidRPr="00734B1F">
        <w:rPr>
          <w:rFonts w:asciiTheme="majorHAnsi" w:eastAsia="Calibri" w:hAnsiTheme="majorHAnsi" w:cstheme="majorHAnsi"/>
          <w:color w:val="000000" w:themeColor="text1"/>
          <w:sz w:val="26"/>
          <w:szCs w:val="26"/>
          <w:lang w:val="en-US"/>
        </w:rPr>
        <w:tab/>
      </w:r>
    </w:p>
    <w:p w14:paraId="791F394E" w14:textId="77777777" w:rsidR="00F16FA5" w:rsidRPr="00734B1F" w:rsidRDefault="00F16FA5" w:rsidP="00F16FA5">
      <w:pPr>
        <w:spacing w:before="120" w:after="120" w:line="312" w:lineRule="auto"/>
        <w:ind w:firstLine="720"/>
        <w:contextualSpacing/>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truyền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tính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mọi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tính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Internet </w:t>
      </w:r>
      <w:proofErr w:type="spellStart"/>
      <w:r w:rsidRPr="00734B1F">
        <w:rPr>
          <w:rFonts w:asciiTheme="majorHAnsi" w:eastAsia="Calibri" w:hAnsiTheme="majorHAnsi" w:cstheme="majorHAnsi"/>
          <w:color w:val="000000" w:themeColor="text1"/>
          <w:sz w:val="26"/>
          <w:szCs w:val="26"/>
          <w:lang w:val="en-US"/>
        </w:rPr>
        <w:t>phải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hỗ</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chung</w:t>
      </w:r>
      <w:proofErr w:type="spellEnd"/>
      <w:r w:rsidRPr="00734B1F">
        <w:rPr>
          <w:rFonts w:asciiTheme="majorHAnsi" w:eastAsia="Calibri" w:hAnsiTheme="majorHAnsi" w:cstheme="majorHAnsi"/>
          <w:color w:val="000000" w:themeColor="text1"/>
          <w:sz w:val="26"/>
          <w:szCs w:val="26"/>
          <w:lang w:val="en-US"/>
        </w:rPr>
        <w:t xml:space="preserve"> TCP/IP (Transmission Control Protocol/Internet Protocol - </w:t>
      </w:r>
      <w:proofErr w:type="spellStart"/>
      <w:r w:rsidRPr="00734B1F">
        <w:rPr>
          <w:rFonts w:asciiTheme="majorHAnsi" w:eastAsia="Calibri" w:hAnsiTheme="majorHAnsi" w:cstheme="majorHAnsi"/>
          <w:color w:val="000000" w:themeColor="text1"/>
          <w:sz w:val="26"/>
          <w:szCs w:val="26"/>
          <w:lang w:val="en-US"/>
        </w:rPr>
        <w:t>giao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khiển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truyền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thức</w:t>
      </w:r>
      <w:proofErr w:type="spellEnd"/>
      <w:r w:rsidRPr="00734B1F">
        <w:rPr>
          <w:rFonts w:asciiTheme="majorHAnsi" w:eastAsia="Calibri" w:hAnsiTheme="majorHAnsi" w:cstheme="majorHAnsi"/>
          <w:color w:val="000000" w:themeColor="text1"/>
          <w:sz w:val="26"/>
          <w:szCs w:val="26"/>
          <w:lang w:val="en-US"/>
        </w:rPr>
        <w:t xml:space="preserve"> Internet),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đồng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bộ</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truyền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điệp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từ</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nguồn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đích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nhau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vừa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lấy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thư</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từ</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trong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hộp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thư</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đồng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vừa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truy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web. TCP </w:t>
      </w:r>
      <w:proofErr w:type="spellStart"/>
      <w:r w:rsidRPr="00734B1F">
        <w:rPr>
          <w:rFonts w:asciiTheme="majorHAnsi" w:eastAsia="Calibri" w:hAnsiTheme="majorHAnsi" w:cstheme="majorHAnsi"/>
          <w:color w:val="000000" w:themeColor="text1"/>
          <w:sz w:val="26"/>
          <w:szCs w:val="26"/>
          <w:lang w:val="en-US"/>
        </w:rPr>
        <w:t>đảm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bảo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tính</w:t>
      </w:r>
      <w:proofErr w:type="spellEnd"/>
      <w:r w:rsidRPr="00734B1F">
        <w:rPr>
          <w:rFonts w:asciiTheme="majorHAnsi" w:eastAsia="Calibri" w:hAnsiTheme="majorHAnsi" w:cstheme="majorHAnsi"/>
          <w:color w:val="000000" w:themeColor="text1"/>
          <w:sz w:val="26"/>
          <w:szCs w:val="26"/>
          <w:lang w:val="en-US"/>
        </w:rPr>
        <w:t xml:space="preserve"> an </w:t>
      </w:r>
      <w:proofErr w:type="spellStart"/>
      <w:r w:rsidRPr="00734B1F">
        <w:rPr>
          <w:rFonts w:asciiTheme="majorHAnsi" w:eastAsia="Calibri" w:hAnsiTheme="majorHAnsi" w:cstheme="majorHAnsi"/>
          <w:color w:val="000000" w:themeColor="text1"/>
          <w:sz w:val="26"/>
          <w:szCs w:val="26"/>
          <w:lang w:val="en-US"/>
        </w:rPr>
        <w:t>toàn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IP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thức</w:t>
      </w:r>
      <w:proofErr w:type="spellEnd"/>
      <w:r w:rsidRPr="00734B1F">
        <w:rPr>
          <w:rFonts w:asciiTheme="majorHAnsi" w:eastAsia="Calibri" w:hAnsiTheme="majorHAnsi" w:cstheme="majorHAnsi"/>
          <w:color w:val="000000" w:themeColor="text1"/>
          <w:sz w:val="26"/>
          <w:szCs w:val="26"/>
          <w:lang w:val="en-US"/>
        </w:rPr>
        <w:t xml:space="preserve"> chi </w:t>
      </w:r>
      <w:proofErr w:type="spellStart"/>
      <w:r w:rsidRPr="00734B1F">
        <w:rPr>
          <w:rFonts w:asciiTheme="majorHAnsi" w:eastAsia="Calibri" w:hAnsiTheme="majorHAnsi" w:cstheme="majorHAnsi"/>
          <w:color w:val="000000" w:themeColor="text1"/>
          <w:sz w:val="26"/>
          <w:szCs w:val="26"/>
          <w:lang w:val="en-US"/>
        </w:rPr>
        <w:t>phối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chuyển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Internet [1].</w:t>
      </w:r>
    </w:p>
    <w:p w14:paraId="3DE6585A" w14:textId="7A7B8310" w:rsidR="00F16FA5" w:rsidRPr="00734B1F" w:rsidRDefault="00F16FA5" w:rsidP="00F16FA5">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90" w:name="_Toc60959486"/>
      <w:bookmarkStart w:id="91" w:name="_Toc85194856"/>
      <w:bookmarkStart w:id="92" w:name="_Toc85784650"/>
      <w:bookmarkStart w:id="93" w:name="_Toc85787459"/>
      <w:bookmarkStart w:id="94" w:name="_Toc104936237"/>
      <w:r w:rsidRPr="00734B1F">
        <w:rPr>
          <w:rFonts w:asciiTheme="majorHAnsi" w:eastAsia="Calibri" w:hAnsiTheme="majorHAnsi" w:cstheme="majorHAnsi"/>
          <w:b/>
          <w:bCs/>
          <w:color w:val="000000" w:themeColor="text1"/>
          <w:sz w:val="26"/>
          <w:szCs w:val="26"/>
          <w:lang w:val="en-US"/>
        </w:rPr>
        <w:t>World Wide Web</w:t>
      </w:r>
      <w:bookmarkEnd w:id="90"/>
      <w:bookmarkEnd w:id="91"/>
      <w:bookmarkEnd w:id="92"/>
      <w:bookmarkEnd w:id="93"/>
      <w:bookmarkEnd w:id="94"/>
    </w:p>
    <w:p w14:paraId="48D8532E" w14:textId="77777777"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khái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niệm</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bản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về</w:t>
      </w:r>
      <w:proofErr w:type="spellEnd"/>
      <w:r w:rsidRPr="00734B1F">
        <w:rPr>
          <w:rFonts w:asciiTheme="majorHAnsi" w:eastAsia="Calibri" w:hAnsiTheme="majorHAnsi" w:cstheme="majorHAnsi"/>
          <w:b/>
          <w:bCs/>
          <w:color w:val="000000" w:themeColor="text1"/>
          <w:sz w:val="26"/>
          <w:szCs w:val="26"/>
          <w:lang w:val="en-US"/>
        </w:rPr>
        <w:t xml:space="preserve"> World Wide Web</w:t>
      </w:r>
    </w:p>
    <w:p w14:paraId="2DFBE76D" w14:textId="77777777"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lastRenderedPageBreak/>
        <w:t xml:space="preserve">World Wide Web (WWW) hay </w:t>
      </w:r>
      <w:proofErr w:type="spellStart"/>
      <w:r w:rsidRPr="00734B1F">
        <w:rPr>
          <w:rFonts w:asciiTheme="majorHAnsi" w:eastAsia="Calibri" w:hAnsiTheme="majorHAnsi" w:cstheme="majorHAnsi"/>
          <w:color w:val="000000" w:themeColor="text1"/>
          <w:sz w:val="26"/>
          <w:szCs w:val="26"/>
          <w:lang w:val="en-US"/>
        </w:rPr>
        <w:t>còn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gọi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dịch</w:t>
      </w:r>
      <w:proofErr w:type="spellEnd"/>
      <w:r w:rsidRPr="00734B1F">
        <w:rPr>
          <w:rFonts w:asciiTheme="majorHAnsi" w:eastAsia="Calibri" w:hAnsiTheme="majorHAnsi" w:cstheme="majorHAnsi"/>
          <w:color w:val="000000" w:themeColor="text1"/>
          <w:sz w:val="26"/>
          <w:szCs w:val="26"/>
          <w:lang w:val="en-US"/>
        </w:rPr>
        <w:t xml:space="preserve"> vu </w:t>
      </w:r>
      <w:proofErr w:type="spellStart"/>
      <w:r w:rsidRPr="00734B1F">
        <w:rPr>
          <w:rFonts w:asciiTheme="majorHAnsi" w:eastAsia="Calibri" w:hAnsiTheme="majorHAnsi" w:cstheme="majorHAnsi"/>
          <w:color w:val="000000" w:themeColor="text1"/>
          <w:sz w:val="26"/>
          <w:szCs w:val="26"/>
          <w:lang w:val="en-US"/>
        </w:rPr>
        <w:t>phổ</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biến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nay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Internet, 85%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dịch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Internet </w:t>
      </w:r>
      <w:proofErr w:type="spellStart"/>
      <w:r w:rsidRPr="00734B1F">
        <w:rPr>
          <w:rFonts w:asciiTheme="majorHAnsi" w:eastAsia="Calibri" w:hAnsiTheme="majorHAnsi" w:cstheme="majorHAnsi"/>
          <w:color w:val="000000" w:themeColor="text1"/>
          <w:sz w:val="26"/>
          <w:szCs w:val="26"/>
          <w:lang w:val="en-US"/>
        </w:rPr>
        <w:t>ước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lượng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thuộc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về</w:t>
      </w:r>
      <w:proofErr w:type="spellEnd"/>
      <w:r w:rsidRPr="00734B1F">
        <w:rPr>
          <w:rFonts w:asciiTheme="majorHAnsi" w:eastAsia="Calibri" w:hAnsiTheme="majorHAnsi" w:cstheme="majorHAnsi"/>
          <w:color w:val="000000" w:themeColor="text1"/>
          <w:sz w:val="26"/>
          <w:szCs w:val="26"/>
          <w:lang w:val="en-US"/>
        </w:rPr>
        <w:t xml:space="preserve"> WWW. </w:t>
      </w:r>
      <w:proofErr w:type="spellStart"/>
      <w:r w:rsidRPr="00734B1F">
        <w:rPr>
          <w:rFonts w:asciiTheme="majorHAnsi" w:eastAsia="Calibri" w:hAnsiTheme="majorHAnsi" w:cstheme="majorHAnsi"/>
          <w:color w:val="000000" w:themeColor="text1"/>
          <w:sz w:val="26"/>
          <w:szCs w:val="26"/>
          <w:lang w:val="en-US"/>
        </w:rPr>
        <w:t>Ngày</w:t>
      </w:r>
      <w:proofErr w:type="spellEnd"/>
      <w:r w:rsidRPr="00734B1F">
        <w:rPr>
          <w:rFonts w:asciiTheme="majorHAnsi" w:eastAsia="Calibri" w:hAnsiTheme="majorHAnsi" w:cstheme="majorHAnsi"/>
          <w:color w:val="000000" w:themeColor="text1"/>
          <w:sz w:val="26"/>
          <w:szCs w:val="26"/>
          <w:lang w:val="en-US"/>
        </w:rPr>
        <w:t xml:space="preserve"> nay </w:t>
      </w:r>
      <w:proofErr w:type="spellStart"/>
      <w:r w:rsidRPr="00734B1F">
        <w:rPr>
          <w:rFonts w:asciiTheme="majorHAnsi" w:eastAsia="Calibri" w:hAnsiTheme="majorHAnsi" w:cstheme="majorHAnsi"/>
          <w:color w:val="000000" w:themeColor="text1"/>
          <w:sz w:val="26"/>
          <w:szCs w:val="26"/>
          <w:lang w:val="en-US"/>
        </w:rPr>
        <w:t>số</w:t>
      </w:r>
      <w:proofErr w:type="spellEnd"/>
      <w:r w:rsidRPr="00734B1F">
        <w:rPr>
          <w:rFonts w:asciiTheme="majorHAnsi" w:eastAsia="Calibri" w:hAnsiTheme="majorHAnsi" w:cstheme="majorHAnsi"/>
          <w:color w:val="000000" w:themeColor="text1"/>
          <w:sz w:val="26"/>
          <w:szCs w:val="26"/>
          <w:lang w:val="en-US"/>
        </w:rPr>
        <w:t xml:space="preserve"> Website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thế</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tới</w:t>
      </w:r>
      <w:proofErr w:type="spellEnd"/>
      <w:r w:rsidRPr="00734B1F">
        <w:rPr>
          <w:rFonts w:asciiTheme="majorHAnsi" w:eastAsia="Calibri" w:hAnsiTheme="majorHAnsi" w:cstheme="majorHAnsi"/>
          <w:color w:val="000000" w:themeColor="text1"/>
          <w:sz w:val="26"/>
          <w:szCs w:val="26"/>
          <w:lang w:val="en-US"/>
        </w:rPr>
        <w:t xml:space="preserve"> con </w:t>
      </w:r>
      <w:proofErr w:type="spellStart"/>
      <w:r w:rsidRPr="00734B1F">
        <w:rPr>
          <w:rFonts w:asciiTheme="majorHAnsi" w:eastAsia="Calibri" w:hAnsiTheme="majorHAnsi" w:cstheme="majorHAnsi"/>
          <w:color w:val="000000" w:themeColor="text1"/>
          <w:sz w:val="26"/>
          <w:szCs w:val="26"/>
          <w:lang w:val="en-US"/>
        </w:rPr>
        <w:t>số</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khổng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lồ</w:t>
      </w:r>
      <w:proofErr w:type="spellEnd"/>
      <w:r w:rsidRPr="00734B1F">
        <w:rPr>
          <w:rFonts w:asciiTheme="majorHAnsi" w:eastAsia="Calibri" w:hAnsiTheme="majorHAnsi" w:cstheme="majorHAnsi"/>
          <w:color w:val="000000" w:themeColor="text1"/>
          <w:sz w:val="26"/>
          <w:szCs w:val="26"/>
          <w:lang w:val="en-US"/>
        </w:rPr>
        <w:t xml:space="preserve">. WWW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truy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xuất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văn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ảnh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âm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thanh</w:t>
      </w:r>
      <w:proofErr w:type="spellEnd"/>
      <w:r w:rsidRPr="00734B1F">
        <w:rPr>
          <w:rFonts w:asciiTheme="majorHAnsi" w:eastAsia="Calibri" w:hAnsiTheme="majorHAnsi" w:cstheme="majorHAnsi"/>
          <w:color w:val="000000" w:themeColor="text1"/>
          <w:sz w:val="26"/>
          <w:szCs w:val="26"/>
          <w:lang w:val="en-US"/>
        </w:rPr>
        <w:t xml:space="preserve">, video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toàn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thế</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qua Website,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công</w:t>
      </w:r>
      <w:proofErr w:type="spellEnd"/>
      <w:r w:rsidRPr="00734B1F">
        <w:rPr>
          <w:rFonts w:asciiTheme="majorHAnsi" w:eastAsia="Calibri" w:hAnsiTheme="majorHAnsi" w:cstheme="majorHAnsi"/>
          <w:color w:val="000000" w:themeColor="text1"/>
          <w:sz w:val="26"/>
          <w:szCs w:val="26"/>
          <w:lang w:val="en-US"/>
        </w:rPr>
        <w:t xml:space="preserve"> </w:t>
      </w:r>
      <w:r w:rsidRPr="00734B1F">
        <w:rPr>
          <w:rFonts w:asciiTheme="majorHAnsi" w:eastAsia="Calibri" w:hAnsiTheme="majorHAnsi" w:cstheme="majorHAnsi"/>
          <w:color w:val="000000" w:themeColor="text1"/>
          <w:spacing w:val="-6"/>
          <w:sz w:val="26"/>
          <w:szCs w:val="26"/>
          <w:lang w:val="en-US"/>
        </w:rPr>
        <w:t xml:space="preserve">ty </w:t>
      </w:r>
      <w:proofErr w:type="spellStart"/>
      <w:r w:rsidRPr="00734B1F">
        <w:rPr>
          <w:rFonts w:asciiTheme="majorHAnsi" w:eastAsia="Calibri" w:hAnsiTheme="majorHAnsi" w:cstheme="majorHAnsi"/>
          <w:color w:val="000000" w:themeColor="text1"/>
          <w:spacing w:val="-6"/>
          <w:sz w:val="26"/>
          <w:szCs w:val="26"/>
          <w:lang w:val="en-US"/>
        </w:rPr>
        <w:t>có</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thể</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giảm</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thiểu</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tối</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đa</w:t>
      </w:r>
      <w:proofErr w:type="spellEnd"/>
      <w:r w:rsidRPr="00734B1F">
        <w:rPr>
          <w:rFonts w:asciiTheme="majorHAnsi" w:eastAsia="Calibri" w:hAnsiTheme="majorHAnsi" w:cstheme="majorHAnsi"/>
          <w:color w:val="000000" w:themeColor="text1"/>
          <w:spacing w:val="-6"/>
          <w:sz w:val="26"/>
          <w:szCs w:val="26"/>
          <w:lang w:val="en-US"/>
        </w:rPr>
        <w:t xml:space="preserve"> chi </w:t>
      </w:r>
      <w:proofErr w:type="spellStart"/>
      <w:r w:rsidRPr="00734B1F">
        <w:rPr>
          <w:rFonts w:asciiTheme="majorHAnsi" w:eastAsia="Calibri" w:hAnsiTheme="majorHAnsi" w:cstheme="majorHAnsi"/>
          <w:color w:val="000000" w:themeColor="text1"/>
          <w:spacing w:val="-6"/>
          <w:sz w:val="26"/>
          <w:szCs w:val="26"/>
          <w:lang w:val="en-US"/>
        </w:rPr>
        <w:t>phí</w:t>
      </w:r>
      <w:proofErr w:type="spellEnd"/>
      <w:r w:rsidRPr="00734B1F">
        <w:rPr>
          <w:rFonts w:asciiTheme="majorHAnsi" w:eastAsia="Calibri" w:hAnsiTheme="majorHAnsi" w:cstheme="majorHAnsi"/>
          <w:color w:val="000000" w:themeColor="text1"/>
          <w:spacing w:val="-6"/>
          <w:sz w:val="26"/>
          <w:szCs w:val="26"/>
          <w:lang w:val="en-US"/>
        </w:rPr>
        <w:t xml:space="preserve"> in </w:t>
      </w:r>
      <w:proofErr w:type="spellStart"/>
      <w:r w:rsidRPr="00734B1F">
        <w:rPr>
          <w:rFonts w:asciiTheme="majorHAnsi" w:eastAsia="Calibri" w:hAnsiTheme="majorHAnsi" w:cstheme="majorHAnsi"/>
          <w:color w:val="000000" w:themeColor="text1"/>
          <w:spacing w:val="-6"/>
          <w:sz w:val="26"/>
          <w:szCs w:val="26"/>
          <w:lang w:val="en-US"/>
        </w:rPr>
        <w:t>ấn</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và</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phân</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phát</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tài</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liệu</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cho</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khách</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hàng</w:t>
      </w:r>
      <w:proofErr w:type="spellEnd"/>
      <w:r w:rsidRPr="00734B1F">
        <w:rPr>
          <w:rFonts w:asciiTheme="majorHAnsi" w:eastAsia="Calibri" w:hAnsiTheme="majorHAnsi" w:cstheme="majorHAnsi"/>
          <w:color w:val="000000" w:themeColor="text1"/>
          <w:spacing w:val="-6"/>
          <w:sz w:val="26"/>
          <w:szCs w:val="26"/>
          <w:lang w:val="en-US"/>
        </w:rPr>
        <w:t xml:space="preserve"> ở </w:t>
      </w:r>
      <w:proofErr w:type="spellStart"/>
      <w:r w:rsidRPr="00734B1F">
        <w:rPr>
          <w:rFonts w:asciiTheme="majorHAnsi" w:eastAsia="Calibri" w:hAnsiTheme="majorHAnsi" w:cstheme="majorHAnsi"/>
          <w:color w:val="000000" w:themeColor="text1"/>
          <w:spacing w:val="-6"/>
          <w:sz w:val="26"/>
          <w:szCs w:val="26"/>
          <w:lang w:val="en-US"/>
        </w:rPr>
        <w:t>nhiều</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nơi</w:t>
      </w:r>
      <w:proofErr w:type="spellEnd"/>
      <w:r w:rsidRPr="00734B1F">
        <w:rPr>
          <w:rFonts w:asciiTheme="majorHAnsi" w:eastAsia="Calibri" w:hAnsiTheme="majorHAnsi" w:cstheme="majorHAnsi"/>
          <w:color w:val="000000" w:themeColor="text1"/>
          <w:spacing w:val="-6"/>
          <w:sz w:val="26"/>
          <w:szCs w:val="26"/>
          <w:lang w:val="en-US"/>
        </w:rPr>
        <w:t xml:space="preserve"> [2].</w:t>
      </w:r>
    </w:p>
    <w:p w14:paraId="33EA00AA" w14:textId="77777777"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Cách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tạo</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trang</w:t>
      </w:r>
      <w:proofErr w:type="spellEnd"/>
      <w:r w:rsidRPr="00734B1F">
        <w:rPr>
          <w:rFonts w:asciiTheme="majorHAnsi" w:eastAsia="Calibri" w:hAnsiTheme="majorHAnsi" w:cstheme="majorHAnsi"/>
          <w:b/>
          <w:bCs/>
          <w:color w:val="000000" w:themeColor="text1"/>
          <w:sz w:val="26"/>
          <w:szCs w:val="26"/>
          <w:lang w:val="en-US"/>
        </w:rPr>
        <w:t xml:space="preserve"> web</w:t>
      </w:r>
    </w:p>
    <w:p w14:paraId="332838D9" w14:textId="77777777" w:rsidR="00F16FA5" w:rsidRPr="00734B1F" w:rsidRDefault="00F16FA5" w:rsidP="00F16FA5">
      <w:pPr>
        <w:spacing w:before="120" w:after="120" w:line="312" w:lineRule="auto"/>
        <w:ind w:left="540" w:firstLine="180"/>
        <w:jc w:val="both"/>
        <w:rPr>
          <w:rFonts w:asciiTheme="majorHAnsi" w:eastAsia="Calibri" w:hAnsiTheme="majorHAnsi" w:cstheme="majorHAnsi"/>
          <w:i/>
          <w:iCs/>
          <w:color w:val="000000" w:themeColor="text1"/>
          <w:sz w:val="26"/>
          <w:szCs w:val="26"/>
          <w:lang w:val="en-US"/>
        </w:rPr>
      </w:pPr>
      <w:proofErr w:type="spellStart"/>
      <w:r w:rsidRPr="00734B1F">
        <w:rPr>
          <w:rFonts w:asciiTheme="majorHAnsi" w:eastAsia="Calibri" w:hAnsiTheme="majorHAnsi" w:cstheme="majorHAnsi"/>
          <w:i/>
          <w:iCs/>
          <w:color w:val="000000" w:themeColor="text1"/>
          <w:sz w:val="26"/>
          <w:szCs w:val="26"/>
          <w:lang w:val="en-US"/>
        </w:rPr>
        <w:t>Có</w:t>
      </w:r>
      <w:proofErr w:type="spellEnd"/>
      <w:r w:rsidRPr="00734B1F">
        <w:rPr>
          <w:rFonts w:asciiTheme="majorHAnsi" w:eastAsia="Calibri" w:hAnsiTheme="majorHAnsi" w:cstheme="majorHAnsi"/>
          <w:i/>
          <w:iCs/>
          <w:color w:val="000000" w:themeColor="text1"/>
          <w:sz w:val="26"/>
          <w:szCs w:val="26"/>
          <w:lang w:val="en-US"/>
        </w:rPr>
        <w:t xml:space="preserve"> </w:t>
      </w:r>
      <w:proofErr w:type="spellStart"/>
      <w:r w:rsidRPr="00734B1F">
        <w:rPr>
          <w:rFonts w:asciiTheme="majorHAnsi" w:eastAsia="Calibri" w:hAnsiTheme="majorHAnsi" w:cstheme="majorHAnsi"/>
          <w:i/>
          <w:iCs/>
          <w:color w:val="000000" w:themeColor="text1"/>
          <w:sz w:val="26"/>
          <w:szCs w:val="26"/>
          <w:lang w:val="en-US"/>
        </w:rPr>
        <w:t>nhiều</w:t>
      </w:r>
      <w:proofErr w:type="spellEnd"/>
      <w:r w:rsidRPr="00734B1F">
        <w:rPr>
          <w:rFonts w:asciiTheme="majorHAnsi" w:eastAsia="Calibri" w:hAnsiTheme="majorHAnsi" w:cstheme="majorHAnsi"/>
          <w:i/>
          <w:iCs/>
          <w:color w:val="000000" w:themeColor="text1"/>
          <w:sz w:val="26"/>
          <w:szCs w:val="26"/>
          <w:lang w:val="en-US"/>
        </w:rPr>
        <w:t xml:space="preserve"> </w:t>
      </w:r>
      <w:proofErr w:type="spellStart"/>
      <w:r w:rsidRPr="00734B1F">
        <w:rPr>
          <w:rFonts w:asciiTheme="majorHAnsi" w:eastAsia="Calibri" w:hAnsiTheme="majorHAnsi" w:cstheme="majorHAnsi"/>
          <w:i/>
          <w:iCs/>
          <w:color w:val="000000" w:themeColor="text1"/>
          <w:sz w:val="26"/>
          <w:szCs w:val="26"/>
          <w:lang w:val="en-US"/>
        </w:rPr>
        <w:t>cách</w:t>
      </w:r>
      <w:proofErr w:type="spellEnd"/>
      <w:r w:rsidRPr="00734B1F">
        <w:rPr>
          <w:rFonts w:asciiTheme="majorHAnsi" w:eastAsia="Calibri" w:hAnsiTheme="majorHAnsi" w:cstheme="majorHAnsi"/>
          <w:i/>
          <w:iCs/>
          <w:color w:val="000000" w:themeColor="text1"/>
          <w:sz w:val="26"/>
          <w:szCs w:val="26"/>
          <w:lang w:val="en-US"/>
        </w:rPr>
        <w:t xml:space="preserve"> </w:t>
      </w:r>
      <w:proofErr w:type="spellStart"/>
      <w:r w:rsidRPr="00734B1F">
        <w:rPr>
          <w:rFonts w:asciiTheme="majorHAnsi" w:eastAsia="Calibri" w:hAnsiTheme="majorHAnsi" w:cstheme="majorHAnsi"/>
          <w:i/>
          <w:iCs/>
          <w:color w:val="000000" w:themeColor="text1"/>
          <w:sz w:val="26"/>
          <w:szCs w:val="26"/>
          <w:lang w:val="en-US"/>
        </w:rPr>
        <w:t>để</w:t>
      </w:r>
      <w:proofErr w:type="spellEnd"/>
      <w:r w:rsidRPr="00734B1F">
        <w:rPr>
          <w:rFonts w:asciiTheme="majorHAnsi" w:eastAsia="Calibri" w:hAnsiTheme="majorHAnsi" w:cstheme="majorHAnsi"/>
          <w:i/>
          <w:iCs/>
          <w:color w:val="000000" w:themeColor="text1"/>
          <w:sz w:val="26"/>
          <w:szCs w:val="26"/>
          <w:lang w:val="en-US"/>
        </w:rPr>
        <w:t xml:space="preserve"> </w:t>
      </w:r>
      <w:proofErr w:type="spellStart"/>
      <w:r w:rsidRPr="00734B1F">
        <w:rPr>
          <w:rFonts w:asciiTheme="majorHAnsi" w:eastAsia="Calibri" w:hAnsiTheme="majorHAnsi" w:cstheme="majorHAnsi"/>
          <w:i/>
          <w:iCs/>
          <w:color w:val="000000" w:themeColor="text1"/>
          <w:sz w:val="26"/>
          <w:szCs w:val="26"/>
          <w:lang w:val="en-US"/>
        </w:rPr>
        <w:t>tạo</w:t>
      </w:r>
      <w:proofErr w:type="spellEnd"/>
      <w:r w:rsidRPr="00734B1F">
        <w:rPr>
          <w:rFonts w:asciiTheme="majorHAnsi" w:eastAsia="Calibri" w:hAnsiTheme="majorHAnsi" w:cstheme="majorHAnsi"/>
          <w:i/>
          <w:iCs/>
          <w:color w:val="000000" w:themeColor="text1"/>
          <w:sz w:val="26"/>
          <w:szCs w:val="26"/>
          <w:lang w:val="en-US"/>
        </w:rPr>
        <w:t xml:space="preserve"> </w:t>
      </w:r>
      <w:proofErr w:type="spellStart"/>
      <w:r w:rsidRPr="00734B1F">
        <w:rPr>
          <w:rFonts w:asciiTheme="majorHAnsi" w:eastAsia="Calibri" w:hAnsiTheme="majorHAnsi" w:cstheme="majorHAnsi"/>
          <w:i/>
          <w:iCs/>
          <w:color w:val="000000" w:themeColor="text1"/>
          <w:sz w:val="26"/>
          <w:szCs w:val="26"/>
          <w:lang w:val="en-US"/>
        </w:rPr>
        <w:t>trang</w:t>
      </w:r>
      <w:proofErr w:type="spellEnd"/>
      <w:r w:rsidRPr="00734B1F">
        <w:rPr>
          <w:rFonts w:asciiTheme="majorHAnsi" w:eastAsia="Calibri" w:hAnsiTheme="majorHAnsi" w:cstheme="majorHAnsi"/>
          <w:i/>
          <w:iCs/>
          <w:color w:val="000000" w:themeColor="text1"/>
          <w:sz w:val="26"/>
          <w:szCs w:val="26"/>
          <w:lang w:val="en-US"/>
        </w:rPr>
        <w:t xml:space="preserve"> Web:</w:t>
      </w:r>
    </w:p>
    <w:p w14:paraId="2919B46D" w14:textId="77777777" w:rsidR="00F16FA5" w:rsidRPr="00734B1F" w:rsidRDefault="00F16FA5" w:rsidP="00F16FA5">
      <w:pPr>
        <w:numPr>
          <w:ilvl w:val="0"/>
          <w:numId w:val="5"/>
        </w:numPr>
        <w:spacing w:before="120" w:after="120" w:line="312" w:lineRule="auto"/>
        <w:ind w:firstLine="36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tạo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kì</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nào</w:t>
      </w:r>
      <w:proofErr w:type="spellEnd"/>
      <w:r w:rsidRPr="00734B1F">
        <w:rPr>
          <w:rFonts w:asciiTheme="majorHAnsi" w:eastAsia="Calibri" w:hAnsiTheme="majorHAnsi" w:cstheme="majorHAnsi"/>
          <w:color w:val="000000" w:themeColor="text1"/>
          <w:sz w:val="26"/>
          <w:szCs w:val="26"/>
          <w:lang w:val="en-US"/>
        </w:rPr>
        <w:t>.</w:t>
      </w:r>
    </w:p>
    <w:p w14:paraId="5A2B7A09" w14:textId="77777777" w:rsidR="00F16FA5" w:rsidRPr="00734B1F" w:rsidRDefault="00F16FA5" w:rsidP="00F16FA5">
      <w:pPr>
        <w:numPr>
          <w:ilvl w:val="0"/>
          <w:numId w:val="5"/>
        </w:numPr>
        <w:spacing w:before="120" w:after="120" w:line="312" w:lineRule="auto"/>
        <w:ind w:firstLine="36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Tạo</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bằng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nguồn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bởi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soạn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thảo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như</w:t>
      </w:r>
      <w:proofErr w:type="spellEnd"/>
      <w:r w:rsidRPr="00734B1F">
        <w:rPr>
          <w:rFonts w:asciiTheme="majorHAnsi" w:eastAsia="Calibri" w:hAnsiTheme="majorHAnsi" w:cstheme="majorHAnsi"/>
          <w:color w:val="000000" w:themeColor="text1"/>
          <w:sz w:val="26"/>
          <w:szCs w:val="26"/>
          <w:lang w:val="en-US"/>
        </w:rPr>
        <w:t>:</w:t>
      </w:r>
    </w:p>
    <w:p w14:paraId="50F58D33" w14:textId="77777777" w:rsidR="00F16FA5" w:rsidRPr="00734B1F" w:rsidRDefault="00F16FA5" w:rsidP="007A2CC5">
      <w:pPr>
        <w:numPr>
          <w:ilvl w:val="0"/>
          <w:numId w:val="11"/>
        </w:numPr>
        <w:spacing w:before="120" w:after="120" w:line="312" w:lineRule="auto"/>
        <w:ind w:firstLine="36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Notpad</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Wordpad</w:t>
      </w:r>
      <w:proofErr w:type="spellEnd"/>
      <w:r w:rsidRPr="00734B1F">
        <w:rPr>
          <w:rFonts w:asciiTheme="majorHAnsi" w:eastAsia="Calibri" w:hAnsiTheme="majorHAnsi" w:cstheme="majorHAnsi"/>
          <w:color w:val="000000" w:themeColor="text1"/>
          <w:sz w:val="26"/>
          <w:szCs w:val="26"/>
          <w:lang w:val="en-US"/>
        </w:rPr>
        <w:t xml:space="preserve">, v.v.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những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soạn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thảo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sẵn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trong</w:t>
      </w:r>
      <w:proofErr w:type="spellEnd"/>
      <w:r w:rsidRPr="00734B1F">
        <w:rPr>
          <w:rFonts w:asciiTheme="majorHAnsi" w:eastAsia="Calibri" w:hAnsiTheme="majorHAnsi" w:cstheme="majorHAnsi"/>
          <w:color w:val="000000" w:themeColor="text1"/>
          <w:sz w:val="26"/>
          <w:szCs w:val="26"/>
          <w:lang w:val="en-US"/>
        </w:rPr>
        <w:t xml:space="preserve"> window.</w:t>
      </w:r>
    </w:p>
    <w:p w14:paraId="7736C6E0" w14:textId="151D0394" w:rsidR="00F16FA5" w:rsidRPr="00734B1F" w:rsidRDefault="00F16FA5" w:rsidP="007A2CC5">
      <w:pPr>
        <w:numPr>
          <w:ilvl w:val="0"/>
          <w:numId w:val="11"/>
        </w:numPr>
        <w:spacing w:before="120" w:after="120" w:line="312" w:lineRule="auto"/>
        <w:ind w:firstLine="360"/>
        <w:jc w:val="both"/>
        <w:rPr>
          <w:rFonts w:asciiTheme="majorHAnsi" w:eastAsia="Calibri" w:hAnsiTheme="majorHAnsi" w:cstheme="majorHAnsi"/>
          <w:color w:val="000000" w:themeColor="text1"/>
          <w:spacing w:val="-12"/>
          <w:sz w:val="26"/>
          <w:szCs w:val="26"/>
          <w:lang w:val="en-US"/>
        </w:rPr>
      </w:pPr>
      <w:proofErr w:type="spellStart"/>
      <w:r w:rsidRPr="00734B1F">
        <w:rPr>
          <w:rFonts w:asciiTheme="majorHAnsi" w:eastAsia="Calibri" w:hAnsiTheme="majorHAnsi" w:cstheme="majorHAnsi"/>
          <w:color w:val="000000" w:themeColor="text1"/>
          <w:spacing w:val="-12"/>
          <w:sz w:val="26"/>
          <w:szCs w:val="26"/>
          <w:lang w:val="en-US"/>
        </w:rPr>
        <w:t>Thiết</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kế</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bằng</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các</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phần</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mềm</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chuyên</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nghiệp</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như</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Fronpage</w:t>
      </w:r>
      <w:proofErr w:type="spellEnd"/>
      <w:r w:rsidRPr="00734B1F">
        <w:rPr>
          <w:rFonts w:asciiTheme="majorHAnsi" w:eastAsia="Calibri" w:hAnsiTheme="majorHAnsi" w:cstheme="majorHAnsi"/>
          <w:color w:val="000000" w:themeColor="text1"/>
          <w:spacing w:val="-12"/>
          <w:sz w:val="26"/>
          <w:szCs w:val="26"/>
          <w:lang w:val="en-US"/>
        </w:rPr>
        <w:t xml:space="preserve">, Dreamweaver, </w:t>
      </w:r>
      <w:r w:rsidR="000A527D" w:rsidRPr="00734B1F">
        <w:rPr>
          <w:rFonts w:asciiTheme="majorHAnsi" w:eastAsia="Calibri" w:hAnsiTheme="majorHAnsi" w:cstheme="majorHAnsi"/>
          <w:color w:val="000000" w:themeColor="text1"/>
          <w:spacing w:val="-12"/>
          <w:sz w:val="26"/>
          <w:szCs w:val="26"/>
          <w:lang w:val="en-US"/>
        </w:rPr>
        <w:t>V</w:t>
      </w:r>
      <w:r w:rsidRPr="00734B1F">
        <w:rPr>
          <w:rFonts w:asciiTheme="majorHAnsi" w:eastAsia="Calibri" w:hAnsiTheme="majorHAnsi" w:cstheme="majorHAnsi"/>
          <w:color w:val="000000" w:themeColor="text1"/>
          <w:spacing w:val="-12"/>
          <w:sz w:val="26"/>
          <w:szCs w:val="26"/>
          <w:lang w:val="en-US"/>
        </w:rPr>
        <w:t xml:space="preserve">isual </w:t>
      </w:r>
      <w:r w:rsidR="000A527D" w:rsidRPr="00734B1F">
        <w:rPr>
          <w:rFonts w:asciiTheme="majorHAnsi" w:eastAsia="Calibri" w:hAnsiTheme="majorHAnsi" w:cstheme="majorHAnsi"/>
          <w:color w:val="000000" w:themeColor="text1"/>
          <w:spacing w:val="-12"/>
          <w:sz w:val="26"/>
          <w:szCs w:val="26"/>
          <w:lang w:val="en-US"/>
        </w:rPr>
        <w:t>S</w:t>
      </w:r>
      <w:r w:rsidRPr="00734B1F">
        <w:rPr>
          <w:rFonts w:asciiTheme="majorHAnsi" w:eastAsia="Calibri" w:hAnsiTheme="majorHAnsi" w:cstheme="majorHAnsi"/>
          <w:color w:val="000000" w:themeColor="text1"/>
          <w:spacing w:val="-12"/>
          <w:sz w:val="26"/>
          <w:szCs w:val="26"/>
          <w:lang w:val="en-US"/>
        </w:rPr>
        <w:t>tudio…</w:t>
      </w:r>
    </w:p>
    <w:p w14:paraId="0B78680E" w14:textId="77777777"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pacing w:val="-6"/>
          <w:sz w:val="26"/>
          <w:szCs w:val="26"/>
          <w:lang w:val="en-US"/>
        </w:rPr>
      </w:pPr>
      <w:proofErr w:type="spellStart"/>
      <w:r w:rsidRPr="00734B1F">
        <w:rPr>
          <w:rFonts w:asciiTheme="majorHAnsi" w:eastAsia="Calibri" w:hAnsiTheme="majorHAnsi" w:cstheme="majorHAnsi"/>
          <w:color w:val="000000" w:themeColor="text1"/>
          <w:spacing w:val="-6"/>
          <w:sz w:val="26"/>
          <w:szCs w:val="26"/>
          <w:lang w:val="en-US"/>
        </w:rPr>
        <w:t>Để</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xây</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dựng</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một</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ứng</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dụng</w:t>
      </w:r>
      <w:proofErr w:type="spellEnd"/>
      <w:r w:rsidRPr="00734B1F">
        <w:rPr>
          <w:rFonts w:asciiTheme="majorHAnsi" w:eastAsia="Calibri" w:hAnsiTheme="majorHAnsi" w:cstheme="majorHAnsi"/>
          <w:color w:val="000000" w:themeColor="text1"/>
          <w:spacing w:val="-6"/>
          <w:sz w:val="26"/>
          <w:szCs w:val="26"/>
          <w:lang w:val="en-US"/>
        </w:rPr>
        <w:t xml:space="preserve"> Web </w:t>
      </w:r>
      <w:proofErr w:type="spellStart"/>
      <w:r w:rsidRPr="00734B1F">
        <w:rPr>
          <w:rFonts w:asciiTheme="majorHAnsi" w:eastAsia="Calibri" w:hAnsiTheme="majorHAnsi" w:cstheme="majorHAnsi"/>
          <w:color w:val="000000" w:themeColor="text1"/>
          <w:spacing w:val="-6"/>
          <w:sz w:val="26"/>
          <w:szCs w:val="26"/>
          <w:lang w:val="en-US"/>
        </w:rPr>
        <w:t>hoàn</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chỉnh</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và</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có</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tính</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thương</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mại</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bạn</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cần</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kết</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hợp</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cả</w:t>
      </w:r>
      <w:proofErr w:type="spellEnd"/>
      <w:r w:rsidRPr="00734B1F">
        <w:rPr>
          <w:rFonts w:asciiTheme="majorHAnsi" w:eastAsia="Calibri" w:hAnsiTheme="majorHAnsi" w:cstheme="majorHAnsi"/>
          <w:color w:val="000000" w:themeColor="text1"/>
          <w:spacing w:val="-6"/>
          <w:sz w:val="26"/>
          <w:szCs w:val="26"/>
          <w:lang w:val="en-US"/>
        </w:rPr>
        <w:t xml:space="preserve"> Client Script (</w:t>
      </w:r>
      <w:proofErr w:type="spellStart"/>
      <w:r w:rsidRPr="00734B1F">
        <w:rPr>
          <w:rFonts w:asciiTheme="majorHAnsi" w:eastAsia="Calibri" w:hAnsiTheme="majorHAnsi" w:cstheme="majorHAnsi"/>
          <w:color w:val="000000" w:themeColor="text1"/>
          <w:spacing w:val="-6"/>
          <w:sz w:val="26"/>
          <w:szCs w:val="26"/>
          <w:lang w:val="en-US"/>
        </w:rPr>
        <w:t>Kịch</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bản</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trình</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khách</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và</w:t>
      </w:r>
      <w:proofErr w:type="spellEnd"/>
      <w:r w:rsidRPr="00734B1F">
        <w:rPr>
          <w:rFonts w:asciiTheme="majorHAnsi" w:eastAsia="Calibri" w:hAnsiTheme="majorHAnsi" w:cstheme="majorHAnsi"/>
          <w:color w:val="000000" w:themeColor="text1"/>
          <w:spacing w:val="-6"/>
          <w:sz w:val="26"/>
          <w:szCs w:val="26"/>
          <w:lang w:val="en-US"/>
        </w:rPr>
        <w:t xml:space="preserve"> Server Script (</w:t>
      </w:r>
      <w:proofErr w:type="spellStart"/>
      <w:r w:rsidRPr="00734B1F">
        <w:rPr>
          <w:rFonts w:asciiTheme="majorHAnsi" w:eastAsia="Calibri" w:hAnsiTheme="majorHAnsi" w:cstheme="majorHAnsi"/>
          <w:color w:val="000000" w:themeColor="text1"/>
          <w:spacing w:val="-6"/>
          <w:sz w:val="26"/>
          <w:szCs w:val="26"/>
          <w:lang w:val="en-US"/>
        </w:rPr>
        <w:t>Kịch</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bản</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trình</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chủ</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với</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một</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loại</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cơ</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sở</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dữ</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liệu</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nào</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đó</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chẳng</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hạn</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như</w:t>
      </w:r>
      <w:proofErr w:type="spellEnd"/>
      <w:r w:rsidRPr="00734B1F">
        <w:rPr>
          <w:rFonts w:asciiTheme="majorHAnsi" w:eastAsia="Calibri" w:hAnsiTheme="majorHAnsi" w:cstheme="majorHAnsi"/>
          <w:color w:val="000000" w:themeColor="text1"/>
          <w:spacing w:val="-6"/>
          <w:sz w:val="26"/>
          <w:szCs w:val="26"/>
          <w:lang w:val="en-US"/>
        </w:rPr>
        <w:t xml:space="preserve">: MS Access, SQL Server, Oracle, ở </w:t>
      </w:r>
      <w:proofErr w:type="spellStart"/>
      <w:r w:rsidRPr="00734B1F">
        <w:rPr>
          <w:rFonts w:asciiTheme="majorHAnsi" w:eastAsia="Calibri" w:hAnsiTheme="majorHAnsi" w:cstheme="majorHAnsi"/>
          <w:color w:val="000000" w:themeColor="text1"/>
          <w:spacing w:val="-6"/>
          <w:sz w:val="26"/>
          <w:szCs w:val="26"/>
          <w:lang w:val="en-US"/>
        </w:rPr>
        <w:t>đây</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em</w:t>
      </w:r>
      <w:proofErr w:type="spellEnd"/>
      <w:r w:rsidRPr="00734B1F">
        <w:rPr>
          <w:rFonts w:asciiTheme="majorHAnsi" w:eastAsia="Calibri" w:hAnsiTheme="majorHAnsi" w:cstheme="majorHAnsi"/>
          <w:color w:val="000000" w:themeColor="text1"/>
          <w:spacing w:val="-6"/>
          <w:sz w:val="26"/>
          <w:szCs w:val="26"/>
          <w:lang w:val="en-US"/>
        </w:rPr>
        <w:t xml:space="preserve"> </w:t>
      </w:r>
      <w:proofErr w:type="spellStart"/>
      <w:r w:rsidRPr="00734B1F">
        <w:rPr>
          <w:rFonts w:asciiTheme="majorHAnsi" w:eastAsia="Calibri" w:hAnsiTheme="majorHAnsi" w:cstheme="majorHAnsi"/>
          <w:color w:val="000000" w:themeColor="text1"/>
          <w:spacing w:val="-6"/>
          <w:sz w:val="26"/>
          <w:szCs w:val="26"/>
          <w:lang w:val="en-US"/>
        </w:rPr>
        <w:t>dùng</w:t>
      </w:r>
      <w:proofErr w:type="spellEnd"/>
      <w:r w:rsidRPr="00734B1F">
        <w:rPr>
          <w:rFonts w:asciiTheme="majorHAnsi" w:eastAsia="Calibri" w:hAnsiTheme="majorHAnsi" w:cstheme="majorHAnsi"/>
          <w:color w:val="000000" w:themeColor="text1"/>
          <w:spacing w:val="-6"/>
          <w:sz w:val="26"/>
          <w:szCs w:val="26"/>
          <w:lang w:val="en-US"/>
        </w:rPr>
        <w:t xml:space="preserve"> MYSQL.</w:t>
      </w:r>
    </w:p>
    <w:p w14:paraId="253C8B1F" w14:textId="77777777"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Khi </w:t>
      </w:r>
      <w:proofErr w:type="spellStart"/>
      <w:r w:rsidRPr="00734B1F">
        <w:rPr>
          <w:rFonts w:asciiTheme="majorHAnsi" w:eastAsia="Calibri" w:hAnsiTheme="majorHAnsi" w:cstheme="majorHAnsi"/>
          <w:color w:val="000000" w:themeColor="text1"/>
          <w:sz w:val="26"/>
          <w:szCs w:val="26"/>
          <w:lang w:val="en-US"/>
        </w:rPr>
        <w:t>bạn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muốn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triển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khai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ngoài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cấu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chủ</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thường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gọi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Web Server.</w:t>
      </w:r>
    </w:p>
    <w:p w14:paraId="1EB1FA48" w14:textId="77777777"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Trình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duyệt</w:t>
      </w:r>
      <w:proofErr w:type="spellEnd"/>
      <w:r w:rsidRPr="00734B1F">
        <w:rPr>
          <w:rFonts w:asciiTheme="majorHAnsi" w:eastAsia="Calibri" w:hAnsiTheme="majorHAnsi" w:cstheme="majorHAnsi"/>
          <w:b/>
          <w:bCs/>
          <w:color w:val="000000" w:themeColor="text1"/>
          <w:sz w:val="26"/>
          <w:szCs w:val="26"/>
          <w:lang w:val="en-US"/>
        </w:rPr>
        <w:t xml:space="preserve"> web (Web Client hay Web Browser)</w:t>
      </w:r>
    </w:p>
    <w:p w14:paraId="2CDB63B7" w14:textId="67F31D57"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duyệt</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cụ</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truy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xuất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mềm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giao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tiếp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Nhiệm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r w:rsidR="00AD2719" w:rsidRPr="00734B1F">
        <w:rPr>
          <w:rFonts w:asciiTheme="majorHAnsi" w:eastAsia="Calibri" w:hAnsiTheme="majorHAnsi" w:cstheme="majorHAnsi"/>
          <w:color w:val="000000" w:themeColor="text1"/>
          <w:sz w:val="26"/>
          <w:szCs w:val="26"/>
          <w:lang w:val="en-US"/>
        </w:rPr>
        <w:t>W</w:t>
      </w:r>
      <w:r w:rsidRPr="00734B1F">
        <w:rPr>
          <w:rFonts w:asciiTheme="majorHAnsi" w:eastAsia="Calibri" w:hAnsiTheme="majorHAnsi" w:cstheme="majorHAnsi"/>
          <w:color w:val="000000" w:themeColor="text1"/>
          <w:sz w:val="26"/>
          <w:szCs w:val="26"/>
          <w:lang w:val="en-US"/>
        </w:rPr>
        <w:t xml:space="preserve">eb </w:t>
      </w:r>
      <w:r w:rsidR="00AD2719" w:rsidRPr="00734B1F">
        <w:rPr>
          <w:rFonts w:asciiTheme="majorHAnsi" w:eastAsia="Calibri" w:hAnsiTheme="majorHAnsi" w:cstheme="majorHAnsi"/>
          <w:color w:val="000000" w:themeColor="text1"/>
          <w:sz w:val="26"/>
          <w:szCs w:val="26"/>
          <w:lang w:val="en-US"/>
        </w:rPr>
        <w:t>B</w:t>
      </w:r>
      <w:r w:rsidRPr="00734B1F">
        <w:rPr>
          <w:rFonts w:asciiTheme="majorHAnsi" w:eastAsia="Calibri" w:hAnsiTheme="majorHAnsi" w:cstheme="majorHAnsi"/>
          <w:color w:val="000000" w:themeColor="text1"/>
          <w:sz w:val="26"/>
          <w:szCs w:val="26"/>
          <w:lang w:val="en-US"/>
        </w:rPr>
        <w:t xml:space="preserve">rowser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từ</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gửi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yêu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 xml:space="preserve"> qua </w:t>
      </w:r>
      <w:proofErr w:type="spellStart"/>
      <w:r w:rsidRPr="00734B1F">
        <w:rPr>
          <w:rFonts w:asciiTheme="majorHAnsi" w:eastAsia="Calibri" w:hAnsiTheme="majorHAnsi" w:cstheme="majorHAnsi"/>
          <w:color w:val="000000" w:themeColor="text1"/>
          <w:sz w:val="26"/>
          <w:szCs w:val="26"/>
          <w:lang w:val="en-US"/>
        </w:rPr>
        <w:t>mạng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r w:rsidR="00D6499C" w:rsidRPr="00734B1F">
        <w:rPr>
          <w:rFonts w:asciiTheme="majorHAnsi" w:eastAsia="Calibri" w:hAnsiTheme="majorHAnsi" w:cstheme="majorHAnsi"/>
          <w:color w:val="000000" w:themeColor="text1"/>
          <w:sz w:val="26"/>
          <w:szCs w:val="26"/>
          <w:lang w:val="en-US"/>
        </w:rPr>
        <w:t>W</w:t>
      </w:r>
      <w:r w:rsidRPr="00734B1F">
        <w:rPr>
          <w:rFonts w:asciiTheme="majorHAnsi" w:eastAsia="Calibri" w:hAnsiTheme="majorHAnsi" w:cstheme="majorHAnsi"/>
          <w:color w:val="000000" w:themeColor="text1"/>
          <w:sz w:val="26"/>
          <w:szCs w:val="26"/>
          <w:lang w:val="en-US"/>
        </w:rPr>
        <w:t xml:space="preserve">eb Server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thiết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từ</w:t>
      </w:r>
      <w:proofErr w:type="spellEnd"/>
      <w:r w:rsidRPr="00734B1F">
        <w:rPr>
          <w:rFonts w:asciiTheme="majorHAnsi" w:eastAsia="Calibri" w:hAnsiTheme="majorHAnsi" w:cstheme="majorHAnsi"/>
          <w:color w:val="000000" w:themeColor="text1"/>
          <w:sz w:val="26"/>
          <w:szCs w:val="26"/>
          <w:lang w:val="en-US"/>
        </w:rPr>
        <w:t xml:space="preserve"> Server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màn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dịch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w:t>
      </w:r>
      <w:proofErr w:type="spellEnd"/>
      <w:r w:rsidRPr="00734B1F">
        <w:rPr>
          <w:rFonts w:asciiTheme="majorHAnsi" w:eastAsia="Calibri" w:hAnsiTheme="majorHAnsi" w:cstheme="majorHAnsi"/>
          <w:color w:val="000000" w:themeColor="text1"/>
          <w:sz w:val="26"/>
          <w:szCs w:val="26"/>
          <w:lang w:val="en-US"/>
        </w:rPr>
        <w:t xml:space="preserve"> WWW, Client </w:t>
      </w:r>
      <w:proofErr w:type="spellStart"/>
      <w:r w:rsidRPr="00734B1F">
        <w:rPr>
          <w:rFonts w:asciiTheme="majorHAnsi" w:eastAsia="Calibri" w:hAnsiTheme="majorHAnsi" w:cstheme="majorHAnsi"/>
          <w:color w:val="000000" w:themeColor="text1"/>
          <w:sz w:val="26"/>
          <w:szCs w:val="26"/>
          <w:lang w:val="en-US"/>
        </w:rPr>
        <w:t>cần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duyệt</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kết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nối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vào</w:t>
      </w:r>
      <w:proofErr w:type="spellEnd"/>
      <w:r w:rsidRPr="00734B1F">
        <w:rPr>
          <w:rFonts w:asciiTheme="majorHAnsi" w:eastAsia="Calibri" w:hAnsiTheme="majorHAnsi" w:cstheme="majorHAnsi"/>
          <w:color w:val="000000" w:themeColor="text1"/>
          <w:sz w:val="26"/>
          <w:szCs w:val="26"/>
          <w:lang w:val="en-US"/>
        </w:rPr>
        <w:t xml:space="preserve"> Internet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qua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ISP.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duyệt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nay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Microsoft Internet Explorer, Mozilla Firefox, Google Chrome, … [2]</w:t>
      </w:r>
    </w:p>
    <w:p w14:paraId="778D28DC" w14:textId="77777777"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WebServer</w:t>
      </w:r>
      <w:proofErr w:type="spellEnd"/>
      <w:r w:rsidRPr="00734B1F">
        <w:rPr>
          <w:rFonts w:asciiTheme="majorHAnsi" w:eastAsia="Calibri" w:hAnsiTheme="majorHAnsi" w:cstheme="majorHAnsi"/>
          <w:b/>
          <w:bCs/>
          <w:color w:val="000000" w:themeColor="text1"/>
          <w:sz w:val="26"/>
          <w:szCs w:val="26"/>
          <w:lang w:val="en-US"/>
        </w:rPr>
        <w:t xml:space="preserve"> </w:t>
      </w:r>
    </w:p>
    <w:p w14:paraId="7D6587C3" w14:textId="77777777"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WebServer</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tính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nối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vào</w:t>
      </w:r>
      <w:proofErr w:type="spellEnd"/>
      <w:r w:rsidRPr="00734B1F">
        <w:rPr>
          <w:rFonts w:asciiTheme="majorHAnsi" w:eastAsia="Calibri" w:hAnsiTheme="majorHAnsi" w:cstheme="majorHAnsi"/>
          <w:color w:val="000000" w:themeColor="text1"/>
          <w:sz w:val="26"/>
          <w:szCs w:val="26"/>
          <w:lang w:val="en-US"/>
        </w:rPr>
        <w:t xml:space="preserve"> Internet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mềm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thiết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kế</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WebServer</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vai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trò</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chương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nhiệm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vụ</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định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như</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thích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hợp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tổ</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hợp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kiểm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hợp</w:t>
      </w:r>
      <w:proofErr w:type="spellEnd"/>
      <w:r w:rsidRPr="00734B1F">
        <w:rPr>
          <w:rFonts w:asciiTheme="majorHAnsi" w:eastAsia="Calibri" w:hAnsiTheme="majorHAnsi" w:cstheme="majorHAnsi"/>
          <w:color w:val="000000" w:themeColor="text1"/>
          <w:sz w:val="26"/>
          <w:szCs w:val="26"/>
          <w:lang w:val="en-US"/>
        </w:rPr>
        <w:t xml:space="preserve"> </w:t>
      </w:r>
      <w:proofErr w:type="spellStart"/>
      <w:proofErr w:type="gramStart"/>
      <w:r w:rsidRPr="00734B1F">
        <w:rPr>
          <w:rFonts w:asciiTheme="majorHAnsi" w:eastAsia="Calibri" w:hAnsiTheme="majorHAnsi" w:cstheme="majorHAnsi"/>
          <w:color w:val="000000" w:themeColor="text1"/>
          <w:sz w:val="26"/>
          <w:szCs w:val="26"/>
          <w:lang w:val="en-US"/>
        </w:rPr>
        <w:t>lệ</w:t>
      </w:r>
      <w:proofErr w:type="spellEnd"/>
      <w:r w:rsidRPr="00734B1F">
        <w:rPr>
          <w:rFonts w:asciiTheme="majorHAnsi" w:eastAsia="Calibri" w:hAnsiTheme="majorHAnsi" w:cstheme="majorHAnsi"/>
          <w:color w:val="000000" w:themeColor="text1"/>
          <w:sz w:val="26"/>
          <w:szCs w:val="26"/>
          <w:lang w:val="en-US"/>
        </w:rPr>
        <w:t>,…</w:t>
      </w:r>
      <w:proofErr w:type="gram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WebServer</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nơi</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lưu</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trữ</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cơ</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sở</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dữ</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liệu</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là</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phần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mềm</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đảm</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nhiệm</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vai</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trò</w:t>
      </w:r>
      <w:proofErr w:type="spellEnd"/>
      <w:r w:rsidRPr="00734B1F">
        <w:rPr>
          <w:rFonts w:asciiTheme="majorHAnsi" w:eastAsia="Calibri" w:hAnsiTheme="majorHAnsi" w:cstheme="majorHAnsi"/>
          <w:color w:val="000000" w:themeColor="text1"/>
          <w:spacing w:val="-4"/>
          <w:sz w:val="26"/>
          <w:szCs w:val="26"/>
          <w:lang w:val="en-US"/>
        </w:rPr>
        <w:t xml:space="preserve"> Server </w:t>
      </w:r>
      <w:proofErr w:type="spellStart"/>
      <w:r w:rsidRPr="00734B1F">
        <w:rPr>
          <w:rFonts w:asciiTheme="majorHAnsi" w:eastAsia="Calibri" w:hAnsiTheme="majorHAnsi" w:cstheme="majorHAnsi"/>
          <w:color w:val="000000" w:themeColor="text1"/>
          <w:spacing w:val="-4"/>
          <w:sz w:val="26"/>
          <w:szCs w:val="26"/>
          <w:lang w:val="en-US"/>
        </w:rPr>
        <w:t>cung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cấp</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dịch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vụ</w:t>
      </w:r>
      <w:proofErr w:type="spellEnd"/>
      <w:r w:rsidRPr="00734B1F">
        <w:rPr>
          <w:rFonts w:asciiTheme="majorHAnsi" w:eastAsia="Calibri" w:hAnsiTheme="majorHAnsi" w:cstheme="majorHAnsi"/>
          <w:color w:val="000000" w:themeColor="text1"/>
          <w:spacing w:val="-4"/>
          <w:sz w:val="26"/>
          <w:szCs w:val="26"/>
          <w:lang w:val="en-US"/>
        </w:rPr>
        <w:t xml:space="preserve"> Web [2].</w:t>
      </w:r>
    </w:p>
    <w:p w14:paraId="3B16502E" w14:textId="77777777"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WebServer</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hỗ</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trợ</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công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nghệ</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khác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nhau</w:t>
      </w:r>
      <w:proofErr w:type="spellEnd"/>
      <w:r w:rsidRPr="00734B1F">
        <w:rPr>
          <w:rFonts w:asciiTheme="majorHAnsi" w:eastAsia="Calibri" w:hAnsiTheme="majorHAnsi" w:cstheme="majorHAnsi"/>
          <w:b/>
          <w:bCs/>
          <w:color w:val="000000" w:themeColor="text1"/>
          <w:sz w:val="26"/>
          <w:szCs w:val="26"/>
          <w:lang w:val="en-US"/>
        </w:rPr>
        <w:t>:</w:t>
      </w:r>
    </w:p>
    <w:p w14:paraId="620ED6CA" w14:textId="77777777" w:rsidR="00F16FA5" w:rsidRPr="00734B1F" w:rsidRDefault="00F16FA5" w:rsidP="00F16FA5">
      <w:pPr>
        <w:numPr>
          <w:ilvl w:val="0"/>
          <w:numId w:val="6"/>
        </w:numPr>
        <w:spacing w:before="120" w:after="120" w:line="312" w:lineRule="auto"/>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lastRenderedPageBreak/>
        <w:t xml:space="preserve">IIS (Internet Information Server): </w:t>
      </w:r>
      <w:proofErr w:type="spellStart"/>
      <w:r w:rsidRPr="00734B1F">
        <w:rPr>
          <w:rFonts w:asciiTheme="majorHAnsi" w:eastAsia="Calibri" w:hAnsiTheme="majorHAnsi" w:cstheme="majorHAnsi"/>
          <w:color w:val="000000" w:themeColor="text1"/>
          <w:sz w:val="26"/>
          <w:szCs w:val="26"/>
          <w:lang w:val="en-US"/>
        </w:rPr>
        <w:t>Hỗ</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trợ</w:t>
      </w:r>
      <w:proofErr w:type="spellEnd"/>
      <w:r w:rsidRPr="00734B1F">
        <w:rPr>
          <w:rFonts w:asciiTheme="majorHAnsi" w:eastAsia="Calibri" w:hAnsiTheme="majorHAnsi" w:cstheme="majorHAnsi"/>
          <w:color w:val="000000" w:themeColor="text1"/>
          <w:sz w:val="26"/>
          <w:szCs w:val="26"/>
          <w:lang w:val="en-US"/>
        </w:rPr>
        <w:t xml:space="preserve"> ASP, </w:t>
      </w:r>
      <w:proofErr w:type="spellStart"/>
      <w:r w:rsidRPr="00734B1F">
        <w:rPr>
          <w:rFonts w:asciiTheme="majorHAnsi" w:eastAsia="Calibri" w:hAnsiTheme="majorHAnsi" w:cstheme="majorHAnsi"/>
          <w:color w:val="000000" w:themeColor="text1"/>
          <w:sz w:val="26"/>
          <w:szCs w:val="26"/>
          <w:lang w:val="en-US"/>
        </w:rPr>
        <w:t>mở</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rộng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hỗ</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trợ</w:t>
      </w:r>
      <w:proofErr w:type="spellEnd"/>
      <w:r w:rsidRPr="00734B1F">
        <w:rPr>
          <w:rFonts w:asciiTheme="majorHAnsi" w:eastAsia="Calibri" w:hAnsiTheme="majorHAnsi" w:cstheme="majorHAnsi"/>
          <w:color w:val="000000" w:themeColor="text1"/>
          <w:sz w:val="26"/>
          <w:szCs w:val="26"/>
          <w:lang w:val="en-US"/>
        </w:rPr>
        <w:t xml:space="preserve"> PHP.</w:t>
      </w:r>
    </w:p>
    <w:p w14:paraId="6E52FAAB" w14:textId="77777777" w:rsidR="00F16FA5" w:rsidRPr="00734B1F" w:rsidRDefault="00F16FA5" w:rsidP="00F16FA5">
      <w:pPr>
        <w:numPr>
          <w:ilvl w:val="0"/>
          <w:numId w:val="6"/>
        </w:numPr>
        <w:spacing w:before="120" w:after="120" w:line="312" w:lineRule="auto"/>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Apache: </w:t>
      </w:r>
      <w:proofErr w:type="spellStart"/>
      <w:r w:rsidRPr="00734B1F">
        <w:rPr>
          <w:rFonts w:asciiTheme="majorHAnsi" w:eastAsia="Calibri" w:hAnsiTheme="majorHAnsi" w:cstheme="majorHAnsi"/>
          <w:color w:val="000000" w:themeColor="text1"/>
          <w:sz w:val="26"/>
          <w:szCs w:val="26"/>
          <w:lang w:val="en-US"/>
        </w:rPr>
        <w:t>Hỗ</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trợ</w:t>
      </w:r>
      <w:proofErr w:type="spellEnd"/>
      <w:r w:rsidRPr="00734B1F">
        <w:rPr>
          <w:rFonts w:asciiTheme="majorHAnsi" w:eastAsia="Calibri" w:hAnsiTheme="majorHAnsi" w:cstheme="majorHAnsi"/>
          <w:color w:val="000000" w:themeColor="text1"/>
          <w:sz w:val="26"/>
          <w:szCs w:val="26"/>
          <w:lang w:val="en-US"/>
        </w:rPr>
        <w:t xml:space="preserve"> PHP.</w:t>
      </w:r>
    </w:p>
    <w:p w14:paraId="0067528F" w14:textId="7DFD2B1E" w:rsidR="00F16FA5" w:rsidRPr="00734B1F" w:rsidRDefault="00F16FA5" w:rsidP="00F16FA5">
      <w:pPr>
        <w:numPr>
          <w:ilvl w:val="0"/>
          <w:numId w:val="6"/>
        </w:numPr>
        <w:spacing w:before="120" w:after="120" w:line="312" w:lineRule="auto"/>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Tomcat: </w:t>
      </w:r>
      <w:proofErr w:type="spellStart"/>
      <w:r w:rsidRPr="00734B1F">
        <w:rPr>
          <w:rFonts w:asciiTheme="majorHAnsi" w:eastAsia="Calibri" w:hAnsiTheme="majorHAnsi" w:cstheme="majorHAnsi"/>
          <w:color w:val="000000" w:themeColor="text1"/>
          <w:sz w:val="26"/>
          <w:szCs w:val="26"/>
          <w:lang w:val="en-US"/>
        </w:rPr>
        <w:t>Hỗ</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trợ</w:t>
      </w:r>
      <w:proofErr w:type="spellEnd"/>
      <w:r w:rsidRPr="00734B1F">
        <w:rPr>
          <w:rFonts w:asciiTheme="majorHAnsi" w:eastAsia="Calibri" w:hAnsiTheme="majorHAnsi" w:cstheme="majorHAnsi"/>
          <w:color w:val="000000" w:themeColor="text1"/>
          <w:sz w:val="26"/>
          <w:szCs w:val="26"/>
          <w:lang w:val="en-US"/>
        </w:rPr>
        <w:t xml:space="preserve"> JPS (Java Servlet Page).</w:t>
      </w:r>
    </w:p>
    <w:p w14:paraId="746C279D" w14:textId="7438ACD7" w:rsidR="0024591A" w:rsidRPr="00734B1F" w:rsidRDefault="0024591A" w:rsidP="0024591A">
      <w:pPr>
        <w:spacing w:before="120" w:after="120" w:line="312" w:lineRule="auto"/>
        <w:jc w:val="both"/>
        <w:rPr>
          <w:rFonts w:asciiTheme="majorHAnsi" w:eastAsia="Calibri" w:hAnsiTheme="majorHAnsi" w:cstheme="majorHAnsi"/>
          <w:color w:val="000000" w:themeColor="text1"/>
          <w:sz w:val="26"/>
          <w:szCs w:val="26"/>
          <w:lang w:val="en-US"/>
        </w:rPr>
      </w:pPr>
    </w:p>
    <w:p w14:paraId="3D4BA938" w14:textId="77777777" w:rsidR="0024591A" w:rsidRPr="00734B1F" w:rsidRDefault="0024591A" w:rsidP="0024591A">
      <w:pPr>
        <w:spacing w:before="120" w:after="120" w:line="312" w:lineRule="auto"/>
        <w:jc w:val="both"/>
        <w:rPr>
          <w:rFonts w:asciiTheme="majorHAnsi" w:eastAsia="Calibri" w:hAnsiTheme="majorHAnsi" w:cstheme="majorHAnsi"/>
          <w:color w:val="000000" w:themeColor="text1"/>
          <w:sz w:val="26"/>
          <w:szCs w:val="26"/>
          <w:lang w:val="en-US"/>
        </w:rPr>
      </w:pPr>
    </w:p>
    <w:p w14:paraId="16D6E2BC" w14:textId="77777777"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Phân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loại</w:t>
      </w:r>
      <w:proofErr w:type="spellEnd"/>
      <w:r w:rsidRPr="00734B1F">
        <w:rPr>
          <w:rFonts w:asciiTheme="majorHAnsi" w:eastAsia="Calibri" w:hAnsiTheme="majorHAnsi" w:cstheme="majorHAnsi"/>
          <w:b/>
          <w:bCs/>
          <w:color w:val="000000" w:themeColor="text1"/>
          <w:sz w:val="26"/>
          <w:szCs w:val="26"/>
          <w:lang w:val="en-US"/>
        </w:rPr>
        <w:t xml:space="preserve"> Website</w:t>
      </w:r>
    </w:p>
    <w:p w14:paraId="4CC51546" w14:textId="77777777" w:rsidR="00F16FA5" w:rsidRPr="00734B1F" w:rsidRDefault="00F16FA5" w:rsidP="007A2CC5">
      <w:pPr>
        <w:numPr>
          <w:ilvl w:val="3"/>
          <w:numId w:val="13"/>
        </w:numPr>
        <w:spacing w:before="120" w:after="120" w:line="312" w:lineRule="auto"/>
        <w:ind w:left="720" w:hanging="450"/>
        <w:rPr>
          <w:rFonts w:asciiTheme="majorHAnsi" w:eastAsia="Calibri" w:hAnsiTheme="majorHAnsi" w:cstheme="majorHAnsi"/>
          <w:b/>
          <w:bCs/>
          <w:color w:val="000000" w:themeColor="text1"/>
          <w:sz w:val="26"/>
          <w:szCs w:val="26"/>
          <w:lang w:val="en-US"/>
        </w:rPr>
      </w:pPr>
      <w:r w:rsidRPr="00734B1F">
        <w:rPr>
          <w:rFonts w:asciiTheme="majorHAnsi" w:eastAsia="Calibri" w:hAnsiTheme="majorHAnsi" w:cstheme="majorHAnsi"/>
          <w:b/>
          <w:bCs/>
          <w:color w:val="000000" w:themeColor="text1"/>
          <w:sz w:val="26"/>
          <w:szCs w:val="26"/>
          <w:lang w:val="en-US"/>
        </w:rPr>
        <w:t xml:space="preserve">Website </w:t>
      </w:r>
      <w:proofErr w:type="spellStart"/>
      <w:r w:rsidRPr="00734B1F">
        <w:rPr>
          <w:rFonts w:asciiTheme="majorHAnsi" w:eastAsia="Calibri" w:hAnsiTheme="majorHAnsi" w:cstheme="majorHAnsi"/>
          <w:b/>
          <w:bCs/>
          <w:color w:val="000000" w:themeColor="text1"/>
          <w:sz w:val="26"/>
          <w:szCs w:val="26"/>
          <w:lang w:val="en-US"/>
        </w:rPr>
        <w:t>tĩnh</w:t>
      </w:r>
      <w:proofErr w:type="spellEnd"/>
    </w:p>
    <w:p w14:paraId="3FCDF182" w14:textId="77777777" w:rsidR="00F16FA5" w:rsidRPr="00734B1F" w:rsidRDefault="00F16FA5" w:rsidP="00F16FA5">
      <w:pPr>
        <w:numPr>
          <w:ilvl w:val="0"/>
          <w:numId w:val="7"/>
        </w:numPr>
        <w:spacing w:before="120" w:after="120" w:line="312" w:lineRule="auto"/>
        <w:ind w:firstLine="274"/>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từ</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 xml:space="preserve"> file Server</w:t>
      </w:r>
      <w:r w:rsidRPr="00734B1F">
        <w:rPr>
          <w:rFonts w:asciiTheme="majorHAnsi" w:eastAsia="Calibri" w:hAnsiTheme="majorHAnsi" w:cstheme="majorHAnsi"/>
          <w:b/>
          <w:bCs/>
          <w:color w:val="000000" w:themeColor="text1"/>
          <w:sz w:val="26"/>
          <w:szCs w:val="26"/>
          <w:lang w:val="en-US"/>
        </w:rPr>
        <w:t>.</w:t>
      </w:r>
    </w:p>
    <w:p w14:paraId="5AB6D46D" w14:textId="77777777" w:rsidR="00F16FA5" w:rsidRPr="00734B1F" w:rsidRDefault="00F16FA5" w:rsidP="00F16FA5">
      <w:pPr>
        <w:numPr>
          <w:ilvl w:val="0"/>
          <w:numId w:val="7"/>
        </w:numPr>
        <w:spacing w:before="120" w:after="120" w:line="312" w:lineRule="auto"/>
        <w:ind w:firstLine="274"/>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Định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tĩnh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siêu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định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dạng</w:t>
      </w:r>
      <w:proofErr w:type="spellEnd"/>
      <w:r w:rsidRPr="00734B1F">
        <w:rPr>
          <w:rFonts w:asciiTheme="majorHAnsi" w:eastAsia="Calibri" w:hAnsiTheme="majorHAnsi" w:cstheme="majorHAnsi"/>
          <w:color w:val="000000" w:themeColor="text1"/>
          <w:sz w:val="26"/>
          <w:szCs w:val="26"/>
          <w:lang w:val="en-US"/>
        </w:rPr>
        <w:t xml:space="preserve"> Text,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ảnh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giản</w:t>
      </w:r>
      <w:proofErr w:type="spellEnd"/>
      <w:r w:rsidRPr="00734B1F">
        <w:rPr>
          <w:rFonts w:asciiTheme="majorHAnsi" w:eastAsia="Calibri" w:hAnsiTheme="majorHAnsi" w:cstheme="majorHAnsi"/>
          <w:color w:val="000000" w:themeColor="text1"/>
          <w:sz w:val="26"/>
          <w:szCs w:val="26"/>
          <w:lang w:val="en-US"/>
        </w:rPr>
        <w:t>.</w:t>
      </w:r>
    </w:p>
    <w:p w14:paraId="33004F63" w14:textId="77777777"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Ưu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điểm</w:t>
      </w:r>
      <w:proofErr w:type="spellEnd"/>
      <w:r w:rsidRPr="00734B1F">
        <w:rPr>
          <w:rFonts w:asciiTheme="majorHAnsi" w:eastAsia="Calibri" w:hAnsiTheme="majorHAnsi" w:cstheme="majorHAnsi"/>
          <w:b/>
          <w:bCs/>
          <w:color w:val="000000" w:themeColor="text1"/>
          <w:sz w:val="26"/>
          <w:szCs w:val="26"/>
          <w:lang w:val="en-US"/>
        </w:rPr>
        <w:t>:</w:t>
      </w:r>
      <w:r w:rsidRPr="00734B1F">
        <w:rPr>
          <w:rFonts w:asciiTheme="majorHAnsi" w:eastAsia="Calibri" w:hAnsiTheme="majorHAnsi" w:cstheme="majorHAnsi"/>
          <w:color w:val="000000" w:themeColor="text1"/>
          <w:sz w:val="26"/>
          <w:szCs w:val="26"/>
          <w:lang w:val="en-US"/>
        </w:rPr>
        <w:t xml:space="preserve"> CSDL </w:t>
      </w:r>
      <w:proofErr w:type="spellStart"/>
      <w:r w:rsidRPr="00734B1F">
        <w:rPr>
          <w:rFonts w:asciiTheme="majorHAnsi" w:eastAsia="Calibri" w:hAnsiTheme="majorHAnsi" w:cstheme="majorHAnsi"/>
          <w:color w:val="000000" w:themeColor="text1"/>
          <w:sz w:val="26"/>
          <w:szCs w:val="26"/>
          <w:lang w:val="en-US"/>
        </w:rPr>
        <w:t>nhỏ</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rõ</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ràng</w:t>
      </w:r>
      <w:proofErr w:type="spellEnd"/>
      <w:r w:rsidRPr="00734B1F">
        <w:rPr>
          <w:rFonts w:asciiTheme="majorHAnsi" w:eastAsia="Calibri" w:hAnsiTheme="majorHAnsi" w:cstheme="majorHAnsi"/>
          <w:color w:val="000000" w:themeColor="text1"/>
          <w:sz w:val="26"/>
          <w:szCs w:val="26"/>
          <w:lang w:val="en-US"/>
        </w:rPr>
        <w:t xml:space="preserve">, Server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đáp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cầu</w:t>
      </w:r>
      <w:proofErr w:type="spellEnd"/>
      <w:r w:rsidRPr="00734B1F">
        <w:rPr>
          <w:rFonts w:asciiTheme="majorHAnsi" w:eastAsia="Calibri" w:hAnsiTheme="majorHAnsi" w:cstheme="majorHAnsi"/>
          <w:color w:val="000000" w:themeColor="text1"/>
          <w:sz w:val="26"/>
          <w:szCs w:val="26"/>
          <w:lang w:val="en-US"/>
        </w:rPr>
        <w:t xml:space="preserve"> Client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nhanh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chóng</w:t>
      </w:r>
      <w:proofErr w:type="spellEnd"/>
      <w:r w:rsidRPr="00734B1F">
        <w:rPr>
          <w:rFonts w:asciiTheme="majorHAnsi" w:eastAsia="Calibri" w:hAnsiTheme="majorHAnsi" w:cstheme="majorHAnsi"/>
          <w:color w:val="000000" w:themeColor="text1"/>
          <w:sz w:val="26"/>
          <w:szCs w:val="26"/>
          <w:lang w:val="en-US"/>
        </w:rPr>
        <w:t xml:space="preserve">. Ta </w:t>
      </w:r>
      <w:proofErr w:type="spellStart"/>
      <w:r w:rsidRPr="00734B1F">
        <w:rPr>
          <w:rFonts w:asciiTheme="majorHAnsi" w:eastAsia="Calibri" w:hAnsiTheme="majorHAnsi" w:cstheme="majorHAnsi"/>
          <w:color w:val="000000" w:themeColor="text1"/>
          <w:sz w:val="26"/>
          <w:szCs w:val="26"/>
          <w:lang w:val="en-US"/>
        </w:rPr>
        <w:t>nên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tĩnh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thay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đổi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 xml:space="preserve"> [3].</w:t>
      </w:r>
    </w:p>
    <w:p w14:paraId="2DF2511F" w14:textId="77777777" w:rsidR="00F16FA5" w:rsidRPr="00734B1F" w:rsidRDefault="00F16FA5" w:rsidP="00F16FA5">
      <w:pPr>
        <w:spacing w:before="120" w:after="120" w:line="312" w:lineRule="auto"/>
        <w:ind w:firstLine="720"/>
        <w:jc w:val="both"/>
        <w:rPr>
          <w:rFonts w:asciiTheme="majorHAnsi" w:eastAsia="Calibri" w:hAnsiTheme="majorHAnsi" w:cstheme="majorHAnsi"/>
          <w:color w:val="000000" w:themeColor="text1"/>
          <w:spacing w:val="-14"/>
          <w:sz w:val="26"/>
          <w:szCs w:val="26"/>
          <w:lang w:val="en-US"/>
        </w:rPr>
      </w:pPr>
      <w:proofErr w:type="spellStart"/>
      <w:r w:rsidRPr="00734B1F">
        <w:rPr>
          <w:rFonts w:asciiTheme="majorHAnsi" w:eastAsia="Calibri" w:hAnsiTheme="majorHAnsi" w:cstheme="majorHAnsi"/>
          <w:b/>
          <w:bCs/>
          <w:color w:val="000000" w:themeColor="text1"/>
          <w:spacing w:val="-14"/>
          <w:sz w:val="26"/>
          <w:szCs w:val="26"/>
          <w:lang w:val="en-US"/>
        </w:rPr>
        <w:t>Nhược</w:t>
      </w:r>
      <w:proofErr w:type="spellEnd"/>
      <w:r w:rsidRPr="00734B1F">
        <w:rPr>
          <w:rFonts w:asciiTheme="majorHAnsi" w:eastAsia="Calibri" w:hAnsiTheme="majorHAnsi" w:cstheme="majorHAnsi"/>
          <w:b/>
          <w:bCs/>
          <w:color w:val="000000" w:themeColor="text1"/>
          <w:spacing w:val="-14"/>
          <w:sz w:val="26"/>
          <w:szCs w:val="26"/>
          <w:lang w:val="en-US"/>
        </w:rPr>
        <w:t xml:space="preserve"> </w:t>
      </w:r>
      <w:proofErr w:type="spellStart"/>
      <w:r w:rsidRPr="00734B1F">
        <w:rPr>
          <w:rFonts w:asciiTheme="majorHAnsi" w:eastAsia="Calibri" w:hAnsiTheme="majorHAnsi" w:cstheme="majorHAnsi"/>
          <w:b/>
          <w:bCs/>
          <w:color w:val="000000" w:themeColor="text1"/>
          <w:spacing w:val="-14"/>
          <w:sz w:val="26"/>
          <w:szCs w:val="26"/>
          <w:lang w:val="en-US"/>
        </w:rPr>
        <w:t>điểm</w:t>
      </w:r>
      <w:proofErr w:type="spellEnd"/>
      <w:r w:rsidRPr="00734B1F">
        <w:rPr>
          <w:rFonts w:asciiTheme="majorHAnsi" w:eastAsia="Calibri" w:hAnsiTheme="majorHAnsi" w:cstheme="majorHAnsi"/>
          <w:b/>
          <w:bCs/>
          <w:color w:val="000000" w:themeColor="text1"/>
          <w:spacing w:val="-14"/>
          <w:sz w:val="26"/>
          <w:szCs w:val="26"/>
          <w:lang w:val="en-US"/>
        </w:rPr>
        <w:t>:</w:t>
      </w:r>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không</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đáp</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ứng</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được</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yêu</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cầu</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phức</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tạp</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của</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người</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sử</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dụng</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không</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linh</w:t>
      </w:r>
      <w:proofErr w:type="spellEnd"/>
      <w:r w:rsidRPr="00734B1F">
        <w:rPr>
          <w:rFonts w:asciiTheme="majorHAnsi" w:eastAsia="Calibri" w:hAnsiTheme="majorHAnsi" w:cstheme="majorHAnsi"/>
          <w:color w:val="000000" w:themeColor="text1"/>
          <w:spacing w:val="-14"/>
          <w:sz w:val="26"/>
          <w:szCs w:val="26"/>
          <w:lang w:val="en-US"/>
        </w:rPr>
        <w:t xml:space="preserve"> </w:t>
      </w:r>
      <w:proofErr w:type="spellStart"/>
      <w:r w:rsidRPr="00734B1F">
        <w:rPr>
          <w:rFonts w:asciiTheme="majorHAnsi" w:eastAsia="Calibri" w:hAnsiTheme="majorHAnsi" w:cstheme="majorHAnsi"/>
          <w:color w:val="000000" w:themeColor="text1"/>
          <w:spacing w:val="-14"/>
          <w:sz w:val="26"/>
          <w:szCs w:val="26"/>
          <w:lang w:val="en-US"/>
        </w:rPr>
        <w:t>hoạt</w:t>
      </w:r>
      <w:proofErr w:type="spellEnd"/>
      <w:r w:rsidRPr="00734B1F">
        <w:rPr>
          <w:rFonts w:asciiTheme="majorHAnsi" w:eastAsia="Calibri" w:hAnsiTheme="majorHAnsi" w:cstheme="majorHAnsi"/>
          <w:color w:val="000000" w:themeColor="text1"/>
          <w:spacing w:val="-14"/>
          <w:sz w:val="26"/>
          <w:szCs w:val="26"/>
          <w:lang w:val="en-US"/>
        </w:rPr>
        <w:t xml:space="preserve"> [3].</w:t>
      </w:r>
    </w:p>
    <w:p w14:paraId="441EE907" w14:textId="62AB7DD5" w:rsidR="00F16FA5" w:rsidRPr="00734B1F" w:rsidRDefault="00431FEB" w:rsidP="00F16FA5">
      <w:pPr>
        <w:spacing w:before="120" w:after="120" w:line="312" w:lineRule="auto"/>
        <w:ind w:firstLine="720"/>
        <w:jc w:val="both"/>
        <w:rPr>
          <w:rFonts w:asciiTheme="majorHAnsi" w:eastAsia="Calibri" w:hAnsiTheme="majorHAnsi" w:cstheme="majorHAnsi"/>
          <w:color w:val="000000" w:themeColor="text1"/>
          <w:sz w:val="26"/>
          <w:szCs w:val="26"/>
          <w:lang w:val="en-US"/>
        </w:rPr>
      </w:pPr>
      <w:r w:rsidRPr="00734B1F">
        <w:rPr>
          <w:rFonts w:asciiTheme="majorHAnsi" w:hAnsiTheme="majorHAnsi" w:cstheme="majorHAnsi"/>
          <w:noProof/>
          <w:lang w:val="en-US"/>
        </w:rPr>
        <mc:AlternateContent>
          <mc:Choice Requires="wps">
            <w:drawing>
              <wp:anchor distT="0" distB="0" distL="114300" distR="114300" simplePos="0" relativeHeight="251606528" behindDoc="0" locked="0" layoutInCell="1" allowOverlap="1" wp14:anchorId="680736D5" wp14:editId="0F0A51EE">
                <wp:simplePos x="0" y="0"/>
                <wp:positionH relativeFrom="column">
                  <wp:posOffset>453390</wp:posOffset>
                </wp:positionH>
                <wp:positionV relativeFrom="paragraph">
                  <wp:posOffset>2404745</wp:posOffset>
                </wp:positionV>
                <wp:extent cx="50946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94605" cy="635"/>
                        </a:xfrm>
                        <a:prstGeom prst="rect">
                          <a:avLst/>
                        </a:prstGeom>
                        <a:solidFill>
                          <a:prstClr val="white"/>
                        </a:solidFill>
                        <a:ln>
                          <a:noFill/>
                        </a:ln>
                      </wps:spPr>
                      <wps:txbx>
                        <w:txbxContent>
                          <w:p w14:paraId="5C9AF280" w14:textId="61F423EB" w:rsidR="002259D8" w:rsidRPr="00431FEB" w:rsidRDefault="002259D8" w:rsidP="009F7DF4">
                            <w:pPr>
                              <w:pStyle w:val="Phn"/>
                            </w:pPr>
                            <w:bookmarkStart w:id="95" w:name="_Toc92790943"/>
                            <w:bookmarkStart w:id="96" w:name="_Toc92926584"/>
                            <w:proofErr w:type="spellStart"/>
                            <w:r w:rsidRPr="00431FEB">
                              <w:t>Hình</w:t>
                            </w:r>
                            <w:proofErr w:type="spellEnd"/>
                            <w:r w:rsidRPr="00431FEB">
                              <w:t xml:space="preserve"> </w:t>
                            </w:r>
                            <w:r>
                              <w:fldChar w:fldCharType="begin"/>
                            </w:r>
                            <w:r>
                              <w:instrText xml:space="preserve"> SEQ Hình \* ARABIC </w:instrText>
                            </w:r>
                            <w:r>
                              <w:fldChar w:fldCharType="separate"/>
                            </w:r>
                            <w:r w:rsidR="005A2F0E">
                              <w:rPr>
                                <w:noProof/>
                              </w:rPr>
                              <w:t>1</w:t>
                            </w:r>
                            <w:r>
                              <w:rPr>
                                <w:noProof/>
                              </w:rPr>
                              <w:fldChar w:fldCharType="end"/>
                            </w:r>
                            <w:r w:rsidRPr="00431FEB">
                              <w:t xml:space="preserve">: </w:t>
                            </w:r>
                            <w:proofErr w:type="spellStart"/>
                            <w:r w:rsidRPr="00431FEB">
                              <w:t>Cách</w:t>
                            </w:r>
                            <w:proofErr w:type="spellEnd"/>
                            <w:r w:rsidRPr="00431FEB">
                              <w:t xml:space="preserve"> </w:t>
                            </w:r>
                            <w:proofErr w:type="spellStart"/>
                            <w:r w:rsidRPr="00431FEB">
                              <w:t>hoạt</w:t>
                            </w:r>
                            <w:proofErr w:type="spellEnd"/>
                            <w:r w:rsidRPr="00431FEB">
                              <w:t xml:space="preserve"> </w:t>
                            </w:r>
                            <w:proofErr w:type="spellStart"/>
                            <w:r w:rsidRPr="00431FEB">
                              <w:t>động</w:t>
                            </w:r>
                            <w:proofErr w:type="spellEnd"/>
                            <w:r w:rsidRPr="00431FEB">
                              <w:t xml:space="preserve"> </w:t>
                            </w:r>
                            <w:proofErr w:type="spellStart"/>
                            <w:r w:rsidRPr="00431FEB">
                              <w:t>của</w:t>
                            </w:r>
                            <w:proofErr w:type="spellEnd"/>
                            <w:r w:rsidRPr="00431FEB">
                              <w:t xml:space="preserve"> </w:t>
                            </w:r>
                            <w:proofErr w:type="spellStart"/>
                            <w:r w:rsidRPr="00431FEB">
                              <w:t>trang</w:t>
                            </w:r>
                            <w:proofErr w:type="spellEnd"/>
                            <w:r w:rsidRPr="00431FEB">
                              <w:t xml:space="preserve"> web </w:t>
                            </w:r>
                            <w:proofErr w:type="spellStart"/>
                            <w:r w:rsidRPr="00431FEB">
                              <w:t>tĩnh</w:t>
                            </w:r>
                            <w:bookmarkEnd w:id="95"/>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736D5" id="_x0000_t202" coordsize="21600,21600" o:spt="202" path="m,l,21600r21600,l21600,xe">
                <v:stroke joinstyle="miter"/>
                <v:path gradientshapeok="t" o:connecttype="rect"/>
              </v:shapetype>
              <v:shape id="Text Box 10" o:spid="_x0000_s1026" type="#_x0000_t202" style="position:absolute;left:0;text-align:left;margin-left:35.7pt;margin-top:189.35pt;width:401.1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" stroked="f">
                <v:textbox style="mso-fit-shape-to-text:t" inset="0,0,0,0">
                  <w:txbxContent>
                    <w:p w14:paraId="5C9AF280" w14:textId="61F423EB" w:rsidR="002259D8" w:rsidRPr="00431FEB" w:rsidRDefault="002259D8" w:rsidP="009F7DF4">
                      <w:pPr>
                        <w:pStyle w:val="Phn"/>
                      </w:pPr>
                      <w:bookmarkStart w:id="97" w:name="_Toc92790943"/>
                      <w:bookmarkStart w:id="98" w:name="_Toc92926584"/>
                      <w:proofErr w:type="spellStart"/>
                      <w:r w:rsidRPr="00431FEB">
                        <w:t>Hình</w:t>
                      </w:r>
                      <w:proofErr w:type="spellEnd"/>
                      <w:r w:rsidRPr="00431FEB">
                        <w:t xml:space="preserve"> </w:t>
                      </w:r>
                      <w:r>
                        <w:fldChar w:fldCharType="begin"/>
                      </w:r>
                      <w:r>
                        <w:instrText xml:space="preserve"> SEQ Hình \* ARABIC </w:instrText>
                      </w:r>
                      <w:r>
                        <w:fldChar w:fldCharType="separate"/>
                      </w:r>
                      <w:r w:rsidR="005A2F0E">
                        <w:rPr>
                          <w:noProof/>
                        </w:rPr>
                        <w:t>1</w:t>
                      </w:r>
                      <w:r>
                        <w:rPr>
                          <w:noProof/>
                        </w:rPr>
                        <w:fldChar w:fldCharType="end"/>
                      </w:r>
                      <w:r w:rsidRPr="00431FEB">
                        <w:t xml:space="preserve">: </w:t>
                      </w:r>
                      <w:proofErr w:type="spellStart"/>
                      <w:r w:rsidRPr="00431FEB">
                        <w:t>Cách</w:t>
                      </w:r>
                      <w:proofErr w:type="spellEnd"/>
                      <w:r w:rsidRPr="00431FEB">
                        <w:t xml:space="preserve"> </w:t>
                      </w:r>
                      <w:proofErr w:type="spellStart"/>
                      <w:r w:rsidRPr="00431FEB">
                        <w:t>hoạt</w:t>
                      </w:r>
                      <w:proofErr w:type="spellEnd"/>
                      <w:r w:rsidRPr="00431FEB">
                        <w:t xml:space="preserve"> </w:t>
                      </w:r>
                      <w:proofErr w:type="spellStart"/>
                      <w:r w:rsidRPr="00431FEB">
                        <w:t>động</w:t>
                      </w:r>
                      <w:proofErr w:type="spellEnd"/>
                      <w:r w:rsidRPr="00431FEB">
                        <w:t xml:space="preserve"> </w:t>
                      </w:r>
                      <w:proofErr w:type="spellStart"/>
                      <w:r w:rsidRPr="00431FEB">
                        <w:t>của</w:t>
                      </w:r>
                      <w:proofErr w:type="spellEnd"/>
                      <w:r w:rsidRPr="00431FEB">
                        <w:t xml:space="preserve"> </w:t>
                      </w:r>
                      <w:proofErr w:type="spellStart"/>
                      <w:r w:rsidRPr="00431FEB">
                        <w:t>trang</w:t>
                      </w:r>
                      <w:proofErr w:type="spellEnd"/>
                      <w:r w:rsidRPr="00431FEB">
                        <w:t xml:space="preserve"> web </w:t>
                      </w:r>
                      <w:proofErr w:type="spellStart"/>
                      <w:r w:rsidRPr="00431FEB">
                        <w:t>tĩnh</w:t>
                      </w:r>
                      <w:bookmarkEnd w:id="97"/>
                      <w:bookmarkEnd w:id="98"/>
                      <w:proofErr w:type="spellEnd"/>
                    </w:p>
                  </w:txbxContent>
                </v:textbox>
                <w10:wrap type="topAndBottom"/>
              </v:shape>
            </w:pict>
          </mc:Fallback>
        </mc:AlternateContent>
      </w:r>
      <w:r w:rsidR="00F16FA5" w:rsidRPr="00734B1F">
        <w:rPr>
          <w:rFonts w:asciiTheme="majorHAnsi" w:eastAsia="Calibri" w:hAnsiTheme="majorHAnsi" w:cstheme="majorHAnsi"/>
          <w:noProof/>
          <w:color w:val="000000" w:themeColor="text1"/>
          <w:sz w:val="26"/>
          <w:szCs w:val="26"/>
          <w:lang w:val="en-US"/>
        </w:rPr>
        <w:drawing>
          <wp:anchor distT="0" distB="0" distL="114300" distR="114300" simplePos="0" relativeHeight="251600384" behindDoc="0" locked="0" layoutInCell="1" allowOverlap="1" wp14:anchorId="66F22F90" wp14:editId="2ABFF0DE">
            <wp:simplePos x="0" y="0"/>
            <wp:positionH relativeFrom="column">
              <wp:posOffset>453390</wp:posOffset>
            </wp:positionH>
            <wp:positionV relativeFrom="paragraph">
              <wp:posOffset>287655</wp:posOffset>
            </wp:positionV>
            <wp:extent cx="5094605" cy="20599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so.vn/ajax.phpuploads/images/static_site_0.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94605" cy="2059940"/>
                    </a:xfrm>
                    <a:prstGeom prst="rect">
                      <a:avLst/>
                    </a:prstGeom>
                    <a:noFill/>
                    <a:ln>
                      <a:noFill/>
                    </a:ln>
                  </pic:spPr>
                </pic:pic>
              </a:graphicData>
            </a:graphic>
            <wp14:sizeRelV relativeFrom="margin">
              <wp14:pctHeight>0</wp14:pctHeight>
            </wp14:sizeRelV>
          </wp:anchor>
        </w:drawing>
      </w:r>
      <w:proofErr w:type="spellStart"/>
      <w:r w:rsidR="00F16FA5" w:rsidRPr="00734B1F">
        <w:rPr>
          <w:rFonts w:asciiTheme="majorHAnsi" w:eastAsia="Calibri" w:hAnsiTheme="majorHAnsi" w:cstheme="majorHAnsi"/>
          <w:color w:val="000000" w:themeColor="text1"/>
          <w:sz w:val="26"/>
          <w:szCs w:val="26"/>
          <w:lang w:val="en-US"/>
        </w:rPr>
        <w:t>Hoạt</w:t>
      </w:r>
      <w:proofErr w:type="spellEnd"/>
      <w:r w:rsidR="00F16FA5" w:rsidRPr="00734B1F">
        <w:rPr>
          <w:rFonts w:asciiTheme="majorHAnsi" w:eastAsia="Calibri" w:hAnsiTheme="majorHAnsi" w:cstheme="majorHAnsi"/>
          <w:color w:val="000000" w:themeColor="text1"/>
          <w:sz w:val="26"/>
          <w:szCs w:val="26"/>
          <w:lang w:val="en-US"/>
        </w:rPr>
        <w:t xml:space="preserve"> </w:t>
      </w:r>
      <w:proofErr w:type="spellStart"/>
      <w:r w:rsidR="00F16FA5" w:rsidRPr="00734B1F">
        <w:rPr>
          <w:rFonts w:asciiTheme="majorHAnsi" w:eastAsia="Calibri" w:hAnsiTheme="majorHAnsi" w:cstheme="majorHAnsi"/>
          <w:color w:val="000000" w:themeColor="text1"/>
          <w:sz w:val="26"/>
          <w:szCs w:val="26"/>
          <w:lang w:val="en-US"/>
        </w:rPr>
        <w:t>động</w:t>
      </w:r>
      <w:proofErr w:type="spellEnd"/>
      <w:r w:rsidR="00F16FA5" w:rsidRPr="00734B1F">
        <w:rPr>
          <w:rFonts w:asciiTheme="majorHAnsi" w:eastAsia="Calibri" w:hAnsiTheme="majorHAnsi" w:cstheme="majorHAnsi"/>
          <w:color w:val="000000" w:themeColor="text1"/>
          <w:sz w:val="26"/>
          <w:szCs w:val="26"/>
          <w:lang w:val="en-US"/>
        </w:rPr>
        <w:t xml:space="preserve"> </w:t>
      </w:r>
      <w:proofErr w:type="spellStart"/>
      <w:r w:rsidR="00F16FA5" w:rsidRPr="00734B1F">
        <w:rPr>
          <w:rFonts w:asciiTheme="majorHAnsi" w:eastAsia="Calibri" w:hAnsiTheme="majorHAnsi" w:cstheme="majorHAnsi"/>
          <w:color w:val="000000" w:themeColor="text1"/>
          <w:sz w:val="26"/>
          <w:szCs w:val="26"/>
          <w:lang w:val="en-US"/>
        </w:rPr>
        <w:t>của</w:t>
      </w:r>
      <w:proofErr w:type="spellEnd"/>
      <w:r w:rsidR="00F16FA5" w:rsidRPr="00734B1F">
        <w:rPr>
          <w:rFonts w:asciiTheme="majorHAnsi" w:eastAsia="Calibri" w:hAnsiTheme="majorHAnsi" w:cstheme="majorHAnsi"/>
          <w:color w:val="000000" w:themeColor="text1"/>
          <w:sz w:val="26"/>
          <w:szCs w:val="26"/>
          <w:lang w:val="en-US"/>
        </w:rPr>
        <w:t xml:space="preserve"> </w:t>
      </w:r>
      <w:proofErr w:type="spellStart"/>
      <w:r w:rsidR="00F16FA5" w:rsidRPr="00734B1F">
        <w:rPr>
          <w:rFonts w:asciiTheme="majorHAnsi" w:eastAsia="Calibri" w:hAnsiTheme="majorHAnsi" w:cstheme="majorHAnsi"/>
          <w:color w:val="000000" w:themeColor="text1"/>
          <w:sz w:val="26"/>
          <w:szCs w:val="26"/>
          <w:lang w:val="en-US"/>
        </w:rPr>
        <w:t>trang</w:t>
      </w:r>
      <w:proofErr w:type="spellEnd"/>
      <w:r w:rsidR="00F16FA5" w:rsidRPr="00734B1F">
        <w:rPr>
          <w:rFonts w:asciiTheme="majorHAnsi" w:eastAsia="Calibri" w:hAnsiTheme="majorHAnsi" w:cstheme="majorHAnsi"/>
          <w:color w:val="000000" w:themeColor="text1"/>
          <w:sz w:val="26"/>
          <w:szCs w:val="26"/>
          <w:lang w:val="en-US"/>
        </w:rPr>
        <w:t xml:space="preserve"> web </w:t>
      </w:r>
      <w:proofErr w:type="spellStart"/>
      <w:r w:rsidR="00F16FA5" w:rsidRPr="00734B1F">
        <w:rPr>
          <w:rFonts w:asciiTheme="majorHAnsi" w:eastAsia="Calibri" w:hAnsiTheme="majorHAnsi" w:cstheme="majorHAnsi"/>
          <w:color w:val="000000" w:themeColor="text1"/>
          <w:sz w:val="26"/>
          <w:szCs w:val="26"/>
          <w:lang w:val="en-US"/>
        </w:rPr>
        <w:t>tĩnh</w:t>
      </w:r>
      <w:proofErr w:type="spellEnd"/>
      <w:r w:rsidR="00F16FA5" w:rsidRPr="00734B1F">
        <w:rPr>
          <w:rFonts w:asciiTheme="majorHAnsi" w:eastAsia="Calibri" w:hAnsiTheme="majorHAnsi" w:cstheme="majorHAnsi"/>
          <w:color w:val="000000" w:themeColor="text1"/>
          <w:sz w:val="26"/>
          <w:szCs w:val="26"/>
          <w:lang w:val="en-US"/>
        </w:rPr>
        <w:t xml:space="preserve"> </w:t>
      </w:r>
      <w:proofErr w:type="spellStart"/>
      <w:r w:rsidR="00F16FA5" w:rsidRPr="00734B1F">
        <w:rPr>
          <w:rFonts w:asciiTheme="majorHAnsi" w:eastAsia="Calibri" w:hAnsiTheme="majorHAnsi" w:cstheme="majorHAnsi"/>
          <w:color w:val="000000" w:themeColor="text1"/>
          <w:sz w:val="26"/>
          <w:szCs w:val="26"/>
          <w:lang w:val="en-US"/>
        </w:rPr>
        <w:t>được</w:t>
      </w:r>
      <w:proofErr w:type="spellEnd"/>
      <w:r w:rsidR="00F16FA5" w:rsidRPr="00734B1F">
        <w:rPr>
          <w:rFonts w:asciiTheme="majorHAnsi" w:eastAsia="Calibri" w:hAnsiTheme="majorHAnsi" w:cstheme="majorHAnsi"/>
          <w:color w:val="000000" w:themeColor="text1"/>
          <w:sz w:val="26"/>
          <w:szCs w:val="26"/>
          <w:lang w:val="en-US"/>
        </w:rPr>
        <w:t xml:space="preserve"> </w:t>
      </w:r>
      <w:proofErr w:type="spellStart"/>
      <w:r w:rsidR="00F16FA5" w:rsidRPr="00734B1F">
        <w:rPr>
          <w:rFonts w:asciiTheme="majorHAnsi" w:eastAsia="Calibri" w:hAnsiTheme="majorHAnsi" w:cstheme="majorHAnsi"/>
          <w:color w:val="000000" w:themeColor="text1"/>
          <w:sz w:val="26"/>
          <w:szCs w:val="26"/>
          <w:lang w:val="en-US"/>
        </w:rPr>
        <w:t>thể</w:t>
      </w:r>
      <w:proofErr w:type="spellEnd"/>
      <w:r w:rsidR="00F16FA5" w:rsidRPr="00734B1F">
        <w:rPr>
          <w:rFonts w:asciiTheme="majorHAnsi" w:eastAsia="Calibri" w:hAnsiTheme="majorHAnsi" w:cstheme="majorHAnsi"/>
          <w:color w:val="000000" w:themeColor="text1"/>
          <w:sz w:val="26"/>
          <w:szCs w:val="26"/>
          <w:lang w:val="en-US"/>
        </w:rPr>
        <w:t xml:space="preserve"> </w:t>
      </w:r>
      <w:proofErr w:type="spellStart"/>
      <w:r w:rsidR="00F16FA5" w:rsidRPr="00734B1F">
        <w:rPr>
          <w:rFonts w:asciiTheme="majorHAnsi" w:eastAsia="Calibri" w:hAnsiTheme="majorHAnsi" w:cstheme="majorHAnsi"/>
          <w:color w:val="000000" w:themeColor="text1"/>
          <w:sz w:val="26"/>
          <w:szCs w:val="26"/>
          <w:lang w:val="en-US"/>
        </w:rPr>
        <w:t>hiện</w:t>
      </w:r>
      <w:proofErr w:type="spellEnd"/>
      <w:r w:rsidR="00F16FA5" w:rsidRPr="00734B1F">
        <w:rPr>
          <w:rFonts w:asciiTheme="majorHAnsi" w:eastAsia="Calibri" w:hAnsiTheme="majorHAnsi" w:cstheme="majorHAnsi"/>
          <w:color w:val="000000" w:themeColor="text1"/>
          <w:sz w:val="26"/>
          <w:szCs w:val="26"/>
          <w:lang w:val="en-US"/>
        </w:rPr>
        <w:t xml:space="preserve"> </w:t>
      </w:r>
      <w:proofErr w:type="spellStart"/>
      <w:r w:rsidR="00F16FA5" w:rsidRPr="00734B1F">
        <w:rPr>
          <w:rFonts w:asciiTheme="majorHAnsi" w:eastAsia="Calibri" w:hAnsiTheme="majorHAnsi" w:cstheme="majorHAnsi"/>
          <w:color w:val="000000" w:themeColor="text1"/>
          <w:sz w:val="26"/>
          <w:szCs w:val="26"/>
          <w:lang w:val="en-US"/>
        </w:rPr>
        <w:t>như</w:t>
      </w:r>
      <w:proofErr w:type="spellEnd"/>
      <w:r w:rsidR="00F16FA5" w:rsidRPr="00734B1F">
        <w:rPr>
          <w:rFonts w:asciiTheme="majorHAnsi" w:eastAsia="Calibri" w:hAnsiTheme="majorHAnsi" w:cstheme="majorHAnsi"/>
          <w:color w:val="000000" w:themeColor="text1"/>
          <w:sz w:val="26"/>
          <w:szCs w:val="26"/>
          <w:lang w:val="en-US"/>
        </w:rPr>
        <w:t xml:space="preserve"> </w:t>
      </w:r>
      <w:proofErr w:type="spellStart"/>
      <w:r w:rsidR="00F16FA5" w:rsidRPr="00734B1F">
        <w:rPr>
          <w:rFonts w:asciiTheme="majorHAnsi" w:eastAsia="Calibri" w:hAnsiTheme="majorHAnsi" w:cstheme="majorHAnsi"/>
          <w:color w:val="000000" w:themeColor="text1"/>
          <w:sz w:val="26"/>
          <w:szCs w:val="26"/>
          <w:lang w:val="en-US"/>
        </w:rPr>
        <w:t>sau</w:t>
      </w:r>
      <w:proofErr w:type="spellEnd"/>
      <w:r w:rsidR="00F16FA5" w:rsidRPr="00734B1F">
        <w:rPr>
          <w:rFonts w:asciiTheme="majorHAnsi" w:eastAsia="Calibri" w:hAnsiTheme="majorHAnsi" w:cstheme="majorHAnsi"/>
          <w:color w:val="000000" w:themeColor="text1"/>
          <w:sz w:val="26"/>
          <w:szCs w:val="26"/>
          <w:lang w:val="en-US"/>
        </w:rPr>
        <w:t>:</w:t>
      </w:r>
    </w:p>
    <w:p w14:paraId="70DE986B" w14:textId="77777777" w:rsidR="00F16FA5" w:rsidRPr="00734B1F" w:rsidRDefault="00F16FA5" w:rsidP="007A2CC5">
      <w:pPr>
        <w:numPr>
          <w:ilvl w:val="3"/>
          <w:numId w:val="13"/>
        </w:numPr>
        <w:spacing w:before="120" w:after="120" w:line="312" w:lineRule="auto"/>
        <w:ind w:left="720" w:hanging="450"/>
        <w:rPr>
          <w:rFonts w:asciiTheme="majorHAnsi" w:eastAsia="Calibri" w:hAnsiTheme="majorHAnsi" w:cstheme="majorHAnsi"/>
          <w:b/>
          <w:bCs/>
          <w:color w:val="000000" w:themeColor="text1"/>
          <w:sz w:val="26"/>
          <w:szCs w:val="26"/>
          <w:lang w:val="en-US"/>
        </w:rPr>
      </w:pPr>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Webite</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động</w:t>
      </w:r>
      <w:proofErr w:type="spellEnd"/>
    </w:p>
    <w:p w14:paraId="268A29C6" w14:textId="77777777" w:rsidR="00F16FA5" w:rsidRPr="00734B1F" w:rsidRDefault="00F16FA5" w:rsidP="00F16FA5">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color w:val="000000" w:themeColor="text1"/>
          <w:sz w:val="26"/>
          <w:szCs w:val="26"/>
          <w:lang w:val="en-US"/>
        </w:rPr>
        <w:t xml:space="preserve">Website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hợp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trang</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mà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nội</w:t>
      </w:r>
      <w:proofErr w:type="spellEnd"/>
      <w:r w:rsidRPr="00734B1F">
        <w:rPr>
          <w:rFonts w:asciiTheme="majorHAnsi" w:eastAsia="Times New Roman" w:hAnsiTheme="majorHAnsi" w:cstheme="majorHAnsi"/>
          <w:color w:val="000000" w:themeColor="text1"/>
          <w:sz w:val="26"/>
          <w:szCs w:val="26"/>
          <w:lang w:val="en-US"/>
        </w:rPr>
        <w:t xml:space="preserve"> dung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thay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đổi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thay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đổi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tùy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theo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tùy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theo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tùy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theo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Nội</w:t>
      </w:r>
      <w:proofErr w:type="spellEnd"/>
      <w:r w:rsidRPr="00734B1F">
        <w:rPr>
          <w:rFonts w:asciiTheme="majorHAnsi" w:eastAsia="Times New Roman" w:hAnsiTheme="majorHAnsi" w:cstheme="majorHAnsi"/>
          <w:color w:val="000000" w:themeColor="text1"/>
          <w:sz w:val="26"/>
          <w:szCs w:val="26"/>
          <w:lang w:val="en-US"/>
        </w:rPr>
        <w:t xml:space="preserve"> dung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r w:rsidRPr="00734B1F">
        <w:rPr>
          <w:rFonts w:asciiTheme="majorHAnsi" w:eastAsia="Times New Roman" w:hAnsiTheme="majorHAnsi" w:cstheme="majorHAnsi"/>
          <w:color w:val="000000" w:themeColor="text1"/>
          <w:sz w:val="26"/>
          <w:szCs w:val="26"/>
          <w:lang w:val="en-US"/>
        </w:rPr>
        <w:lastRenderedPageBreak/>
        <w:t xml:space="preserve">website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lấy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từ</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hoặc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hệ</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thống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nội</w:t>
      </w:r>
      <w:proofErr w:type="spellEnd"/>
      <w:r w:rsidRPr="00734B1F">
        <w:rPr>
          <w:rFonts w:asciiTheme="majorHAnsi" w:eastAsia="Times New Roman" w:hAnsiTheme="majorHAnsi" w:cstheme="majorHAnsi"/>
          <w:color w:val="000000" w:themeColor="text1"/>
          <w:sz w:val="26"/>
          <w:szCs w:val="26"/>
          <w:lang w:val="en-US"/>
        </w:rPr>
        <w:t xml:space="preserve"> dung (CMS). Do </w:t>
      </w:r>
      <w:proofErr w:type="spellStart"/>
      <w:r w:rsidRPr="00734B1F">
        <w:rPr>
          <w:rFonts w:asciiTheme="majorHAnsi" w:eastAsia="Times New Roman" w:hAnsiTheme="majorHAnsi" w:cstheme="majorHAnsi"/>
          <w:color w:val="000000" w:themeColor="text1"/>
          <w:sz w:val="26"/>
          <w:szCs w:val="26"/>
          <w:lang w:val="en-US"/>
        </w:rPr>
        <w:t>đó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nhật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nội</w:t>
      </w:r>
      <w:proofErr w:type="spellEnd"/>
      <w:r w:rsidRPr="00734B1F">
        <w:rPr>
          <w:rFonts w:asciiTheme="majorHAnsi" w:eastAsia="Times New Roman" w:hAnsiTheme="majorHAnsi" w:cstheme="majorHAnsi"/>
          <w:color w:val="000000" w:themeColor="text1"/>
          <w:sz w:val="26"/>
          <w:szCs w:val="26"/>
          <w:lang w:val="en-US"/>
        </w:rPr>
        <w:t xml:space="preserve"> dung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thì</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nội</w:t>
      </w:r>
      <w:proofErr w:type="spellEnd"/>
      <w:r w:rsidRPr="00734B1F">
        <w:rPr>
          <w:rFonts w:asciiTheme="majorHAnsi" w:eastAsia="Times New Roman" w:hAnsiTheme="majorHAnsi" w:cstheme="majorHAnsi"/>
          <w:color w:val="000000" w:themeColor="text1"/>
          <w:sz w:val="26"/>
          <w:szCs w:val="26"/>
          <w:lang w:val="en-US"/>
        </w:rPr>
        <w:t xml:space="preserve"> dung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trang</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cũng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nhật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theo</w:t>
      </w:r>
      <w:proofErr w:type="spellEnd"/>
      <w:r w:rsidRPr="00734B1F">
        <w:rPr>
          <w:rFonts w:asciiTheme="majorHAnsi" w:eastAsia="Times New Roman" w:hAnsiTheme="majorHAnsi" w:cstheme="majorHAnsi"/>
          <w:color w:val="000000" w:themeColor="text1"/>
          <w:sz w:val="26"/>
          <w:szCs w:val="26"/>
          <w:lang w:val="en-US"/>
        </w:rPr>
        <w:t xml:space="preserve"> [3].</w:t>
      </w:r>
    </w:p>
    <w:p w14:paraId="1D714FCC" w14:textId="21304363" w:rsidR="00F16FA5" w:rsidRPr="00734B1F" w:rsidRDefault="00F16FA5" w:rsidP="00F16FA5">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website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chúng</w:t>
      </w:r>
      <w:proofErr w:type="spellEnd"/>
      <w:r w:rsidRPr="00734B1F">
        <w:rPr>
          <w:rFonts w:asciiTheme="majorHAnsi" w:eastAsia="Times New Roman" w:hAnsiTheme="majorHAnsi" w:cstheme="majorHAnsi"/>
          <w:color w:val="000000" w:themeColor="text1"/>
          <w:sz w:val="26"/>
          <w:szCs w:val="26"/>
          <w:lang w:val="en-US"/>
        </w:rPr>
        <w:t xml:space="preserve"> ta </w:t>
      </w:r>
      <w:proofErr w:type="spellStart"/>
      <w:r w:rsidRPr="00734B1F">
        <w:rPr>
          <w:rFonts w:asciiTheme="majorHAnsi" w:eastAsia="Times New Roman" w:hAnsiTheme="majorHAnsi" w:cstheme="majorHAnsi"/>
          <w:color w:val="000000" w:themeColor="text1"/>
          <w:sz w:val="26"/>
          <w:szCs w:val="26"/>
          <w:lang w:val="en-US"/>
        </w:rPr>
        <w:t>thường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phía</w:t>
      </w:r>
      <w:proofErr w:type="spellEnd"/>
      <w:r w:rsidRPr="00734B1F">
        <w:rPr>
          <w:rFonts w:asciiTheme="majorHAnsi" w:eastAsia="Times New Roman" w:hAnsiTheme="majorHAnsi" w:cstheme="majorHAnsi"/>
          <w:color w:val="000000" w:themeColor="text1"/>
          <w:sz w:val="26"/>
          <w:szCs w:val="26"/>
          <w:lang w:val="en-US"/>
        </w:rPr>
        <w:t xml:space="preserve"> server (server-side), </w:t>
      </w:r>
      <w:proofErr w:type="spellStart"/>
      <w:r w:rsidRPr="00734B1F">
        <w:rPr>
          <w:rFonts w:asciiTheme="majorHAnsi" w:eastAsia="Times New Roman" w:hAnsiTheme="majorHAnsi" w:cstheme="majorHAnsi"/>
          <w:color w:val="000000" w:themeColor="text1"/>
          <w:sz w:val="26"/>
          <w:szCs w:val="26"/>
          <w:lang w:val="en-US"/>
        </w:rPr>
        <w:t>chẳng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Servlet, JSP, PHP, Python, C#...</w:t>
      </w:r>
      <w:r w:rsidR="00F50077" w:rsidRPr="00734B1F">
        <w:rPr>
          <w:rFonts w:asciiTheme="majorHAnsi" w:eastAsia="Times New Roman" w:hAnsiTheme="majorHAnsi" w:cstheme="majorHAnsi"/>
          <w:color w:val="000000" w:themeColor="text1"/>
          <w:sz w:val="26"/>
          <w:szCs w:val="26"/>
          <w:lang w:val="en-US"/>
        </w:rPr>
        <w:t xml:space="preserve"> </w:t>
      </w:r>
      <w:r w:rsidRPr="00734B1F">
        <w:rPr>
          <w:rFonts w:asciiTheme="majorHAnsi" w:eastAsia="Times New Roman" w:hAnsiTheme="majorHAnsi" w:cstheme="majorHAnsi"/>
          <w:color w:val="000000" w:themeColor="text1"/>
          <w:sz w:val="26"/>
          <w:szCs w:val="26"/>
          <w:lang w:val="en-US"/>
        </w:rPr>
        <w:t>[3]</w:t>
      </w:r>
      <w:r w:rsidR="00BC42D1" w:rsidRPr="00734B1F">
        <w:rPr>
          <w:rFonts w:asciiTheme="majorHAnsi" w:eastAsia="Times New Roman" w:hAnsiTheme="majorHAnsi" w:cstheme="majorHAnsi"/>
          <w:color w:val="000000" w:themeColor="text1"/>
          <w:sz w:val="26"/>
          <w:szCs w:val="26"/>
          <w:lang w:val="en-US"/>
        </w:rPr>
        <w:t>.</w:t>
      </w:r>
    </w:p>
    <w:p w14:paraId="1F0F07CC" w14:textId="77777777" w:rsidR="00F16FA5" w:rsidRPr="00734B1F" w:rsidRDefault="00F16FA5" w:rsidP="00F16FA5">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website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thường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dịch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vụ</w:t>
      </w:r>
      <w:proofErr w:type="spellEnd"/>
      <w:r w:rsidRPr="00734B1F">
        <w:rPr>
          <w:rFonts w:asciiTheme="majorHAnsi" w:eastAsia="Times New Roman" w:hAnsiTheme="majorHAnsi" w:cstheme="majorHAnsi"/>
          <w:color w:val="000000" w:themeColor="text1"/>
          <w:sz w:val="26"/>
          <w:szCs w:val="26"/>
          <w:lang w:val="en-US"/>
        </w:rPr>
        <w:t xml:space="preserve"> web (Web Server). Website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kịch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phía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khách</w:t>
      </w:r>
      <w:proofErr w:type="spellEnd"/>
      <w:r w:rsidRPr="00734B1F">
        <w:rPr>
          <w:rFonts w:asciiTheme="majorHAnsi" w:eastAsia="Times New Roman" w:hAnsiTheme="majorHAnsi" w:cstheme="majorHAnsi"/>
          <w:color w:val="000000" w:themeColor="text1"/>
          <w:sz w:val="26"/>
          <w:szCs w:val="26"/>
          <w:lang w:val="en-US"/>
        </w:rPr>
        <w:t xml:space="preserve"> (Client) </w:t>
      </w:r>
      <w:proofErr w:type="spellStart"/>
      <w:r w:rsidRPr="00734B1F">
        <w:rPr>
          <w:rFonts w:asciiTheme="majorHAnsi" w:eastAsia="Times New Roman" w:hAnsiTheme="majorHAnsi" w:cstheme="majorHAnsi"/>
          <w:color w:val="000000" w:themeColor="text1"/>
          <w:sz w:val="26"/>
          <w:szCs w:val="26"/>
          <w:lang w:val="en-US"/>
        </w:rPr>
        <w:t>hoặc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(Server) </w:t>
      </w:r>
      <w:proofErr w:type="spellStart"/>
      <w:r w:rsidRPr="00734B1F">
        <w:rPr>
          <w:rFonts w:asciiTheme="majorHAnsi" w:eastAsia="Times New Roman" w:hAnsiTheme="majorHAnsi" w:cstheme="majorHAnsi"/>
          <w:color w:val="000000" w:themeColor="text1"/>
          <w:sz w:val="26"/>
          <w:szCs w:val="26"/>
          <w:lang w:val="en-US"/>
        </w:rPr>
        <w:t>hoặc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hai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nội</w:t>
      </w:r>
      <w:proofErr w:type="spellEnd"/>
      <w:r w:rsidRPr="00734B1F">
        <w:rPr>
          <w:rFonts w:asciiTheme="majorHAnsi" w:eastAsia="Times New Roman" w:hAnsiTheme="majorHAnsi" w:cstheme="majorHAnsi"/>
          <w:color w:val="000000" w:themeColor="text1"/>
          <w:sz w:val="26"/>
          <w:szCs w:val="26"/>
          <w:lang w:val="en-US"/>
        </w:rPr>
        <w:t xml:space="preserve"> dung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[3].</w:t>
      </w:r>
    </w:p>
    <w:p w14:paraId="1EAAE9EA" w14:textId="77777777" w:rsidR="00F16FA5" w:rsidRPr="00734B1F" w:rsidRDefault="00F16FA5" w:rsidP="00F16FA5">
      <w:pPr>
        <w:shd w:val="clear" w:color="auto" w:fill="FFFFFF"/>
        <w:spacing w:before="120" w:after="120" w:line="312" w:lineRule="auto"/>
        <w:ind w:firstLine="720"/>
        <w:jc w:val="both"/>
        <w:rPr>
          <w:rFonts w:asciiTheme="majorHAnsi" w:eastAsia="Times New Roman" w:hAnsiTheme="majorHAnsi" w:cstheme="majorHAnsi"/>
          <w:color w:val="000000" w:themeColor="text1"/>
          <w:spacing w:val="-4"/>
          <w:sz w:val="26"/>
          <w:szCs w:val="26"/>
          <w:lang w:val="en-US"/>
        </w:rPr>
      </w:pPr>
      <w:r w:rsidRPr="00734B1F">
        <w:rPr>
          <w:rFonts w:asciiTheme="majorHAnsi" w:eastAsia="Times New Roman" w:hAnsiTheme="majorHAnsi" w:cstheme="majorHAnsi"/>
          <w:color w:val="000000" w:themeColor="text1"/>
          <w:spacing w:val="-4"/>
          <w:sz w:val="26"/>
          <w:szCs w:val="26"/>
          <w:lang w:val="en-US"/>
        </w:rPr>
        <w:t xml:space="preserve">Khi </w:t>
      </w:r>
      <w:proofErr w:type="spellStart"/>
      <w:r w:rsidRPr="00734B1F">
        <w:rPr>
          <w:rFonts w:asciiTheme="majorHAnsi" w:eastAsia="Times New Roman" w:hAnsiTheme="majorHAnsi" w:cstheme="majorHAnsi"/>
          <w:color w:val="000000" w:themeColor="text1"/>
          <w:spacing w:val="-4"/>
          <w:sz w:val="26"/>
          <w:szCs w:val="26"/>
          <w:lang w:val="en-US"/>
        </w:rPr>
        <w:t>người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dùng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sử</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dụng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máy</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tính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của</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mình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thao</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tác</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trên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trang</w:t>
      </w:r>
      <w:proofErr w:type="spellEnd"/>
      <w:r w:rsidRPr="00734B1F">
        <w:rPr>
          <w:rFonts w:asciiTheme="majorHAnsi" w:eastAsia="Times New Roman" w:hAnsiTheme="majorHAnsi" w:cstheme="majorHAnsi"/>
          <w:color w:val="000000" w:themeColor="text1"/>
          <w:spacing w:val="-4"/>
          <w:sz w:val="26"/>
          <w:szCs w:val="26"/>
          <w:lang w:val="en-US"/>
        </w:rPr>
        <w:t xml:space="preserve"> web </w:t>
      </w:r>
      <w:proofErr w:type="spellStart"/>
      <w:r w:rsidRPr="00734B1F">
        <w:rPr>
          <w:rFonts w:asciiTheme="majorHAnsi" w:eastAsia="Times New Roman" w:hAnsiTheme="majorHAnsi" w:cstheme="majorHAnsi"/>
          <w:color w:val="000000" w:themeColor="text1"/>
          <w:spacing w:val="-4"/>
          <w:sz w:val="26"/>
          <w:szCs w:val="26"/>
          <w:lang w:val="en-US"/>
        </w:rPr>
        <w:t>sẽ</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tạo</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ra</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một</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yêu</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cầu</w:t>
      </w:r>
      <w:proofErr w:type="spellEnd"/>
      <w:r w:rsidRPr="00734B1F">
        <w:rPr>
          <w:rFonts w:asciiTheme="majorHAnsi" w:eastAsia="Times New Roman" w:hAnsiTheme="majorHAnsi" w:cstheme="majorHAnsi"/>
          <w:color w:val="000000" w:themeColor="text1"/>
          <w:spacing w:val="-4"/>
          <w:sz w:val="26"/>
          <w:szCs w:val="26"/>
          <w:lang w:val="en-US"/>
        </w:rPr>
        <w:t xml:space="preserve"> (request) </w:t>
      </w:r>
      <w:proofErr w:type="spellStart"/>
      <w:r w:rsidRPr="00734B1F">
        <w:rPr>
          <w:rFonts w:asciiTheme="majorHAnsi" w:eastAsia="Times New Roman" w:hAnsiTheme="majorHAnsi" w:cstheme="majorHAnsi"/>
          <w:color w:val="000000" w:themeColor="text1"/>
          <w:spacing w:val="-4"/>
          <w:sz w:val="26"/>
          <w:szCs w:val="26"/>
          <w:lang w:val="en-US"/>
        </w:rPr>
        <w:t>tới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máy</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chủ</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Phía</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máy</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chủ</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nhận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và</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xử</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lý</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yêu</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cầu</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máy</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khách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dựa</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vào</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kịch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bản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trên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máy</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chủ</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để</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tạo</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ra</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một</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trang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đơn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giản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và</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gửi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lại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tới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người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dùng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Trình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duyệt</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trên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máy</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khách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tải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xuống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và</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xử</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lý</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mã</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trong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trang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để</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hiển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thị</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thông</w:t>
      </w:r>
      <w:proofErr w:type="spellEnd"/>
      <w:r w:rsidRPr="00734B1F">
        <w:rPr>
          <w:rFonts w:asciiTheme="majorHAnsi" w:eastAsia="Times New Roman" w:hAnsiTheme="majorHAnsi" w:cstheme="majorHAnsi"/>
          <w:color w:val="000000" w:themeColor="text1"/>
          <w:spacing w:val="-4"/>
          <w:sz w:val="26"/>
          <w:szCs w:val="26"/>
          <w:lang w:val="en-US"/>
        </w:rPr>
        <w:t xml:space="preserve"> tin </w:t>
      </w:r>
      <w:proofErr w:type="spellStart"/>
      <w:r w:rsidRPr="00734B1F">
        <w:rPr>
          <w:rFonts w:asciiTheme="majorHAnsi" w:eastAsia="Times New Roman" w:hAnsiTheme="majorHAnsi" w:cstheme="majorHAnsi"/>
          <w:color w:val="000000" w:themeColor="text1"/>
          <w:spacing w:val="-4"/>
          <w:sz w:val="26"/>
          <w:szCs w:val="26"/>
          <w:lang w:val="en-US"/>
        </w:rPr>
        <w:t>cho</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người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dùng</w:t>
      </w:r>
      <w:proofErr w:type="spellEnd"/>
      <w:r w:rsidRPr="00734B1F">
        <w:rPr>
          <w:rFonts w:asciiTheme="majorHAnsi" w:eastAsia="Times New Roman" w:hAnsiTheme="majorHAnsi" w:cstheme="majorHAnsi"/>
          <w:color w:val="000000" w:themeColor="text1"/>
          <w:spacing w:val="-4"/>
          <w:sz w:val="26"/>
          <w:szCs w:val="26"/>
          <w:lang w:val="en-US"/>
        </w:rPr>
        <w:t xml:space="preserve"> [3].</w:t>
      </w:r>
    </w:p>
    <w:p w14:paraId="1DDC7074" w14:textId="77777777" w:rsidR="00F16FA5" w:rsidRPr="00734B1F" w:rsidRDefault="00F16FA5" w:rsidP="00F16FA5">
      <w:pPr>
        <w:spacing w:before="120" w:after="120" w:line="312" w:lineRule="auto"/>
        <w:ind w:firstLine="720"/>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Hoạt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động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động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như</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sau</w:t>
      </w:r>
      <w:proofErr w:type="spellEnd"/>
      <w:r w:rsidRPr="00734B1F">
        <w:rPr>
          <w:rFonts w:asciiTheme="majorHAnsi" w:eastAsia="Calibri" w:hAnsiTheme="majorHAnsi" w:cstheme="majorHAnsi"/>
          <w:color w:val="000000" w:themeColor="text1"/>
          <w:sz w:val="26"/>
          <w:szCs w:val="26"/>
          <w:lang w:val="en-US"/>
        </w:rPr>
        <w:t>:</w:t>
      </w:r>
    </w:p>
    <w:p w14:paraId="00477DCF" w14:textId="77777777" w:rsidR="00431FEB" w:rsidRPr="00734B1F" w:rsidRDefault="00F16FA5" w:rsidP="00431FEB">
      <w:pPr>
        <w:keepNext/>
        <w:spacing w:before="120" w:after="120" w:line="312" w:lineRule="auto"/>
        <w:rPr>
          <w:rFonts w:asciiTheme="majorHAnsi" w:hAnsiTheme="majorHAnsi" w:cstheme="majorHAnsi"/>
        </w:rPr>
      </w:pPr>
      <w:r w:rsidRPr="00734B1F">
        <w:rPr>
          <w:rFonts w:asciiTheme="majorHAnsi" w:eastAsia="Calibri" w:hAnsiTheme="majorHAnsi" w:cstheme="majorHAnsi"/>
          <w:noProof/>
          <w:color w:val="000000" w:themeColor="text1"/>
          <w:sz w:val="26"/>
          <w:szCs w:val="26"/>
          <w:lang w:val="en-US"/>
        </w:rPr>
        <w:drawing>
          <wp:inline distT="0" distB="0" distL="0" distR="0" wp14:anchorId="36A9F07A" wp14:editId="6040498C">
            <wp:extent cx="5737860" cy="231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f/Scheme_dynamic_page_en.svg/1920px-Scheme_dynamic_page_en.svg.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37860" cy="2311400"/>
                    </a:xfrm>
                    <a:prstGeom prst="rect">
                      <a:avLst/>
                    </a:prstGeom>
                    <a:noFill/>
                    <a:ln>
                      <a:noFill/>
                    </a:ln>
                    <a:extLst>
                      <a:ext uri="{53640926-AAD7-44D8-BBD7-CCE9431645EC}">
                        <a14:shadowObscured xmlns:a14="http://schemas.microsoft.com/office/drawing/2010/main"/>
                      </a:ext>
                    </a:extLst>
                  </pic:spPr>
                </pic:pic>
              </a:graphicData>
            </a:graphic>
          </wp:inline>
        </w:drawing>
      </w:r>
    </w:p>
    <w:p w14:paraId="7E13B97E" w14:textId="4A1B7ACD" w:rsidR="00020708" w:rsidRPr="004A6787" w:rsidRDefault="00431FEB" w:rsidP="009F7DF4">
      <w:pPr>
        <w:pStyle w:val="Phn"/>
        <w:rPr>
          <w:rFonts w:eastAsia="Calibri"/>
          <w:color w:val="000000" w:themeColor="text1"/>
        </w:rPr>
      </w:pPr>
      <w:bookmarkStart w:id="99" w:name="_Toc92790944"/>
      <w:bookmarkStart w:id="100" w:name="_Toc92926585"/>
      <w:proofErr w:type="spellStart"/>
      <w:r w:rsidRPr="004A6787">
        <w:t>Hình</w:t>
      </w:r>
      <w:proofErr w:type="spellEnd"/>
      <w:r w:rsidRPr="004A6787">
        <w:t xml:space="preserve"> </w:t>
      </w:r>
      <w:r w:rsidR="00F34FC7" w:rsidRPr="004A6787">
        <w:fldChar w:fldCharType="begin"/>
      </w:r>
      <w:r w:rsidR="00F34FC7" w:rsidRPr="004A6787">
        <w:instrText xml:space="preserve"> SEQ Hình \* ARABIC </w:instrText>
      </w:r>
      <w:r w:rsidR="00F34FC7" w:rsidRPr="004A6787">
        <w:fldChar w:fldCharType="separate"/>
      </w:r>
      <w:r w:rsidR="005A2F0E" w:rsidRPr="004A6787">
        <w:rPr>
          <w:noProof/>
        </w:rPr>
        <w:t>2</w:t>
      </w:r>
      <w:r w:rsidR="00F34FC7" w:rsidRPr="004A6787">
        <w:rPr>
          <w:noProof/>
        </w:rPr>
        <w:fldChar w:fldCharType="end"/>
      </w:r>
      <w:r w:rsidRPr="004A6787">
        <w:t xml:space="preserve">: </w:t>
      </w:r>
      <w:proofErr w:type="spellStart"/>
      <w:r w:rsidRPr="004A6787">
        <w:t>Cách</w:t>
      </w:r>
      <w:proofErr w:type="spellEnd"/>
      <w:r w:rsidRPr="004A6787">
        <w:t xml:space="preserve"> </w:t>
      </w:r>
      <w:proofErr w:type="spellStart"/>
      <w:r w:rsidRPr="004A6787">
        <w:t>hoạt</w:t>
      </w:r>
      <w:proofErr w:type="spellEnd"/>
      <w:r w:rsidRPr="004A6787">
        <w:t xml:space="preserve"> </w:t>
      </w:r>
      <w:proofErr w:type="spellStart"/>
      <w:r w:rsidRPr="004A6787">
        <w:t>động</w:t>
      </w:r>
      <w:proofErr w:type="spellEnd"/>
      <w:r w:rsidRPr="004A6787">
        <w:t xml:space="preserve"> </w:t>
      </w:r>
      <w:proofErr w:type="spellStart"/>
      <w:r w:rsidRPr="004A6787">
        <w:t>của</w:t>
      </w:r>
      <w:proofErr w:type="spellEnd"/>
      <w:r w:rsidRPr="004A6787">
        <w:t xml:space="preserve"> </w:t>
      </w:r>
      <w:proofErr w:type="spellStart"/>
      <w:r w:rsidRPr="004A6787">
        <w:t>trang</w:t>
      </w:r>
      <w:proofErr w:type="spellEnd"/>
      <w:r w:rsidRPr="004A6787">
        <w:t xml:space="preserve"> web </w:t>
      </w:r>
      <w:proofErr w:type="spellStart"/>
      <w:r w:rsidRPr="004A6787">
        <w:t>động</w:t>
      </w:r>
      <w:bookmarkEnd w:id="99"/>
      <w:bookmarkEnd w:id="100"/>
      <w:proofErr w:type="spellEnd"/>
    </w:p>
    <w:p w14:paraId="30DC6311" w14:textId="50AC6738" w:rsidR="00F16FA5" w:rsidRPr="00734B1F" w:rsidRDefault="00F16FA5" w:rsidP="00F16FA5">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r w:rsidRPr="00734B1F">
        <w:rPr>
          <w:rFonts w:asciiTheme="majorHAnsi" w:eastAsia="Calibri" w:hAnsiTheme="majorHAnsi" w:cstheme="majorHAnsi"/>
          <w:b/>
          <w:bCs/>
          <w:color w:val="000000" w:themeColor="text1"/>
          <w:sz w:val="26"/>
          <w:szCs w:val="26"/>
          <w:lang w:val="en-US"/>
        </w:rPr>
        <w:t xml:space="preserve"> </w:t>
      </w:r>
      <w:bookmarkStart w:id="101" w:name="_Toc60959487"/>
      <w:bookmarkStart w:id="102" w:name="_Toc85194857"/>
      <w:bookmarkStart w:id="103" w:name="_Toc85784651"/>
      <w:bookmarkStart w:id="104" w:name="_Toc85787462"/>
      <w:bookmarkStart w:id="105" w:name="_Toc104936238"/>
      <w:proofErr w:type="spellStart"/>
      <w:r w:rsidRPr="00734B1F">
        <w:rPr>
          <w:rFonts w:asciiTheme="majorHAnsi" w:eastAsia="Calibri" w:hAnsiTheme="majorHAnsi" w:cstheme="majorHAnsi"/>
          <w:b/>
          <w:bCs/>
          <w:color w:val="000000" w:themeColor="text1"/>
          <w:sz w:val="26"/>
          <w:szCs w:val="26"/>
          <w:lang w:val="en-US"/>
        </w:rPr>
        <w:t>Ngôn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ngữ</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sử</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dụng</w:t>
      </w:r>
      <w:bookmarkEnd w:id="101"/>
      <w:bookmarkEnd w:id="102"/>
      <w:bookmarkEnd w:id="103"/>
      <w:bookmarkEnd w:id="104"/>
      <w:bookmarkEnd w:id="105"/>
      <w:proofErr w:type="spellEnd"/>
    </w:p>
    <w:p w14:paraId="11D14DE2" w14:textId="49270D39" w:rsidR="00F16FA5" w:rsidRPr="00734B1F" w:rsidRDefault="00F16FA5" w:rsidP="00F16FA5">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106" w:name="_Toc60959488"/>
      <w:bookmarkStart w:id="107" w:name="_Toc85194858"/>
      <w:bookmarkStart w:id="108" w:name="_Toc85784652"/>
      <w:bookmarkStart w:id="109" w:name="_Toc85787463"/>
      <w:bookmarkStart w:id="110" w:name="_Toc104936239"/>
      <w:proofErr w:type="spellStart"/>
      <w:r w:rsidRPr="00734B1F">
        <w:rPr>
          <w:rFonts w:asciiTheme="majorHAnsi" w:eastAsia="Calibri" w:hAnsiTheme="majorHAnsi" w:cstheme="majorHAnsi"/>
          <w:b/>
          <w:bCs/>
          <w:color w:val="000000" w:themeColor="text1"/>
          <w:sz w:val="26"/>
          <w:szCs w:val="26"/>
          <w:lang w:val="en-US"/>
        </w:rPr>
        <w:t>Ngôn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ngữ</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lập</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trình</w:t>
      </w:r>
      <w:proofErr w:type="spellEnd"/>
      <w:r w:rsidRPr="00734B1F">
        <w:rPr>
          <w:rFonts w:asciiTheme="majorHAnsi" w:eastAsia="Calibri" w:hAnsiTheme="majorHAnsi" w:cstheme="majorHAnsi"/>
          <w:b/>
          <w:bCs/>
          <w:color w:val="000000" w:themeColor="text1"/>
          <w:sz w:val="26"/>
          <w:szCs w:val="26"/>
          <w:lang w:val="en-US"/>
        </w:rPr>
        <w:t xml:space="preserve"> </w:t>
      </w:r>
      <w:bookmarkEnd w:id="106"/>
      <w:r w:rsidR="0024591A" w:rsidRPr="00734B1F">
        <w:rPr>
          <w:rFonts w:asciiTheme="majorHAnsi" w:eastAsia="Calibri" w:hAnsiTheme="majorHAnsi" w:cstheme="majorHAnsi"/>
          <w:b/>
          <w:bCs/>
          <w:color w:val="000000" w:themeColor="text1"/>
          <w:sz w:val="26"/>
          <w:szCs w:val="26"/>
          <w:lang w:val="en-US"/>
        </w:rPr>
        <w:t>P</w:t>
      </w:r>
      <w:r w:rsidR="00381377" w:rsidRPr="00734B1F">
        <w:rPr>
          <w:rFonts w:asciiTheme="majorHAnsi" w:eastAsia="Calibri" w:hAnsiTheme="majorHAnsi" w:cstheme="majorHAnsi"/>
          <w:b/>
          <w:bCs/>
          <w:color w:val="000000" w:themeColor="text1"/>
          <w:sz w:val="26"/>
          <w:szCs w:val="26"/>
          <w:lang w:val="en-US"/>
        </w:rPr>
        <w:t>HP</w:t>
      </w:r>
      <w:bookmarkEnd w:id="107"/>
      <w:bookmarkEnd w:id="108"/>
      <w:bookmarkEnd w:id="109"/>
      <w:bookmarkEnd w:id="110"/>
    </w:p>
    <w:p w14:paraId="25A58E40" w14:textId="5F441C53" w:rsidR="00F16FA5" w:rsidRPr="00734B1F" w:rsidRDefault="00F16FA5" w:rsidP="007A2CC5">
      <w:pPr>
        <w:numPr>
          <w:ilvl w:val="0"/>
          <w:numId w:val="14"/>
        </w:numPr>
        <w:spacing w:before="120" w:after="120" w:line="312" w:lineRule="auto"/>
        <w:ind w:left="720" w:hanging="450"/>
        <w:contextualSpacing/>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Giới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thiệu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về</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ngôn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ngữ</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lập</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trình</w:t>
      </w:r>
      <w:proofErr w:type="spellEnd"/>
      <w:r w:rsidRPr="00734B1F">
        <w:rPr>
          <w:rFonts w:asciiTheme="majorHAnsi" w:eastAsia="Calibri" w:hAnsiTheme="majorHAnsi" w:cstheme="majorHAnsi"/>
          <w:b/>
          <w:bCs/>
          <w:color w:val="000000" w:themeColor="text1"/>
          <w:sz w:val="26"/>
          <w:szCs w:val="26"/>
          <w:lang w:val="en-US"/>
        </w:rPr>
        <w:t xml:space="preserve"> </w:t>
      </w:r>
      <w:r w:rsidR="00C2768A" w:rsidRPr="00734B1F">
        <w:rPr>
          <w:rFonts w:asciiTheme="majorHAnsi" w:eastAsia="Calibri" w:hAnsiTheme="majorHAnsi" w:cstheme="majorHAnsi"/>
          <w:b/>
          <w:bCs/>
          <w:color w:val="000000" w:themeColor="text1"/>
          <w:sz w:val="26"/>
          <w:szCs w:val="26"/>
          <w:lang w:val="en-US"/>
        </w:rPr>
        <w:t>P</w:t>
      </w:r>
      <w:r w:rsidR="00381377" w:rsidRPr="00734B1F">
        <w:rPr>
          <w:rFonts w:asciiTheme="majorHAnsi" w:eastAsia="Calibri" w:hAnsiTheme="majorHAnsi" w:cstheme="majorHAnsi"/>
          <w:b/>
          <w:bCs/>
          <w:color w:val="000000" w:themeColor="text1"/>
          <w:sz w:val="26"/>
          <w:szCs w:val="26"/>
          <w:lang w:val="en-US"/>
        </w:rPr>
        <w:t>HP</w:t>
      </w:r>
    </w:p>
    <w:p w14:paraId="5B4EFB19" w14:textId="0B2A3292" w:rsidR="00F16FA5" w:rsidRPr="00734B1F" w:rsidRDefault="00FD235E" w:rsidP="00F16FA5">
      <w:pPr>
        <w:spacing w:before="120" w:after="120" w:line="312" w:lineRule="auto"/>
        <w:ind w:firstLine="720"/>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Lịch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sử</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phát</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triển</w:t>
      </w:r>
      <w:proofErr w:type="spellEnd"/>
      <w:r w:rsidRPr="00734B1F">
        <w:rPr>
          <w:rFonts w:asciiTheme="majorHAnsi" w:eastAsia="Calibri" w:hAnsiTheme="majorHAnsi" w:cstheme="majorHAnsi"/>
          <w:b/>
          <w:bCs/>
          <w:color w:val="000000" w:themeColor="text1"/>
          <w:sz w:val="26"/>
          <w:szCs w:val="26"/>
          <w:lang w:val="en-US"/>
        </w:rPr>
        <w:t xml:space="preserve"> P</w:t>
      </w:r>
      <w:r w:rsidR="00381377" w:rsidRPr="00734B1F">
        <w:rPr>
          <w:rFonts w:asciiTheme="majorHAnsi" w:eastAsia="Calibri" w:hAnsiTheme="majorHAnsi" w:cstheme="majorHAnsi"/>
          <w:b/>
          <w:bCs/>
          <w:color w:val="000000" w:themeColor="text1"/>
          <w:sz w:val="26"/>
          <w:szCs w:val="26"/>
          <w:lang w:val="en-US"/>
        </w:rPr>
        <w:t>HP</w:t>
      </w:r>
    </w:p>
    <w:p w14:paraId="58A7A3EA" w14:textId="6A4E8575" w:rsidR="00632CFD" w:rsidRPr="00734B1F" w:rsidRDefault="00632CFD" w:rsidP="00632CFD">
      <w:pPr>
        <w:spacing w:before="120" w:after="120" w:line="312" w:lineRule="auto"/>
        <w:ind w:firstLine="720"/>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color w:val="000000" w:themeColor="text1"/>
          <w:sz w:val="26"/>
          <w:szCs w:val="26"/>
          <w:lang w:val="en-US"/>
        </w:rPr>
        <w:t xml:space="preserve">PHP: Hypertext Preprocessor, </w:t>
      </w:r>
      <w:proofErr w:type="spellStart"/>
      <w:r w:rsidRPr="00734B1F">
        <w:rPr>
          <w:rFonts w:asciiTheme="majorHAnsi" w:eastAsia="Times New Roman" w:hAnsiTheme="majorHAnsi" w:cstheme="majorHAnsi"/>
          <w:color w:val="000000" w:themeColor="text1"/>
          <w:sz w:val="26"/>
          <w:szCs w:val="26"/>
          <w:lang w:val="en-US"/>
        </w:rPr>
        <w:t>thường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thành</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kịch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hay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loại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lệnh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yếu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mục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đích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tổng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thích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hợp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dễ</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nhúng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trang</w:t>
      </w:r>
      <w:proofErr w:type="spellEnd"/>
      <w:r w:rsidRPr="00734B1F">
        <w:rPr>
          <w:rFonts w:asciiTheme="majorHAnsi" w:eastAsia="Times New Roman" w:hAnsiTheme="majorHAnsi" w:cstheme="majorHAnsi"/>
          <w:color w:val="000000" w:themeColor="text1"/>
          <w:sz w:val="26"/>
          <w:szCs w:val="26"/>
          <w:lang w:val="en-US"/>
        </w:rPr>
        <w:t xml:space="preserve"> HTML. Do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ưu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hóa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tốc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nhanh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nhỏ</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gọn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cú</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lastRenderedPageBreak/>
        <w:t>giống</w:t>
      </w:r>
      <w:proofErr w:type="spellEnd"/>
      <w:r w:rsidRPr="00734B1F">
        <w:rPr>
          <w:rFonts w:asciiTheme="majorHAnsi" w:eastAsia="Times New Roman" w:hAnsiTheme="majorHAnsi" w:cstheme="majorHAnsi"/>
          <w:color w:val="000000" w:themeColor="text1"/>
          <w:sz w:val="26"/>
          <w:szCs w:val="26"/>
          <w:lang w:val="en-US"/>
        </w:rPr>
        <w:t xml:space="preserve"> C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Java, </w:t>
      </w:r>
      <w:proofErr w:type="spellStart"/>
      <w:r w:rsidRPr="00734B1F">
        <w:rPr>
          <w:rFonts w:asciiTheme="majorHAnsi" w:eastAsia="Times New Roman" w:hAnsiTheme="majorHAnsi" w:cstheme="majorHAnsi"/>
          <w:color w:val="000000" w:themeColor="text1"/>
          <w:sz w:val="26"/>
          <w:szCs w:val="26"/>
          <w:lang w:val="en-US"/>
        </w:rPr>
        <w:t>dễ</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học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xây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dựng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phẩm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ngắn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hơn</w:t>
      </w:r>
      <w:proofErr w:type="spellEnd"/>
      <w:r w:rsidRPr="00734B1F">
        <w:rPr>
          <w:rFonts w:asciiTheme="majorHAnsi" w:eastAsia="Times New Roman" w:hAnsiTheme="majorHAnsi" w:cstheme="majorHAnsi"/>
          <w:color w:val="000000" w:themeColor="text1"/>
          <w:sz w:val="26"/>
          <w:szCs w:val="26"/>
          <w:lang w:val="en-US"/>
        </w:rPr>
        <w:t xml:space="preserve"> so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nên</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nhanh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chóng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thành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phổ</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giới</w:t>
      </w:r>
      <w:proofErr w:type="spellEnd"/>
      <w:r w:rsidR="008E4376" w:rsidRPr="00734B1F">
        <w:rPr>
          <w:rFonts w:asciiTheme="majorHAnsi" w:eastAsia="Times New Roman" w:hAnsiTheme="majorHAnsi" w:cstheme="majorHAnsi"/>
          <w:color w:val="000000" w:themeColor="text1"/>
          <w:sz w:val="26"/>
          <w:szCs w:val="26"/>
          <w:lang w:val="en-US"/>
        </w:rPr>
        <w:t xml:space="preserve"> [4]</w:t>
      </w:r>
      <w:r w:rsidRPr="00734B1F">
        <w:rPr>
          <w:rFonts w:asciiTheme="majorHAnsi" w:eastAsia="Times New Roman" w:hAnsiTheme="majorHAnsi" w:cstheme="majorHAnsi"/>
          <w:color w:val="000000" w:themeColor="text1"/>
          <w:sz w:val="26"/>
          <w:szCs w:val="26"/>
          <w:lang w:val="en-US"/>
        </w:rPr>
        <w:t>.</w:t>
      </w:r>
    </w:p>
    <w:p w14:paraId="2FFB8F3E" w14:textId="1F671958" w:rsidR="00632CFD" w:rsidRPr="00734B1F" w:rsidRDefault="00632CFD" w:rsidP="00632CFD">
      <w:pPr>
        <w:spacing w:before="120" w:after="120" w:line="312" w:lineRule="auto"/>
        <w:ind w:firstLine="720"/>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thư</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gốc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xây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dựng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bởi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đồng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đóng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góp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lớn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Zend Inc.,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ty do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cốt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lõi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lập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nhằm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môi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trường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chuyên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nghiệp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đưa</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008E4376" w:rsidRPr="00734B1F">
        <w:rPr>
          <w:rFonts w:asciiTheme="majorHAnsi" w:eastAsia="Times New Roman" w:hAnsiTheme="majorHAnsi" w:cstheme="majorHAnsi"/>
          <w:color w:val="000000" w:themeColor="text1"/>
          <w:sz w:val="26"/>
          <w:szCs w:val="26"/>
          <w:lang w:val="en-US"/>
        </w:rPr>
        <w:t xml:space="preserve"> [4].</w:t>
      </w:r>
    </w:p>
    <w:p w14:paraId="093F4EA1" w14:textId="7A12A9C2" w:rsidR="00FF5DF6" w:rsidRPr="00734B1F" w:rsidRDefault="00FF5DF6" w:rsidP="00FF5DF6">
      <w:pPr>
        <w:spacing w:before="120" w:after="120" w:line="312" w:lineRule="auto"/>
        <w:ind w:firstLine="720"/>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color w:val="000000" w:themeColor="text1"/>
          <w:sz w:val="26"/>
          <w:szCs w:val="26"/>
          <w:lang w:val="en-US"/>
        </w:rPr>
        <w:t xml:space="preserve">PHP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từ</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phẩm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PHP/FI. PHP/FI do Rasmus </w:t>
      </w:r>
      <w:proofErr w:type="spellStart"/>
      <w:r w:rsidRPr="00734B1F">
        <w:rPr>
          <w:rFonts w:asciiTheme="majorHAnsi" w:eastAsia="Times New Roman" w:hAnsiTheme="majorHAnsi" w:cstheme="majorHAnsi"/>
          <w:color w:val="000000" w:themeColor="text1"/>
          <w:sz w:val="26"/>
          <w:szCs w:val="26"/>
          <w:lang w:val="en-US"/>
        </w:rPr>
        <w:t>Lerdorf</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1994, ban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xem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tập</w:t>
      </w:r>
      <w:proofErr w:type="spellEnd"/>
      <w:r w:rsidRPr="00734B1F">
        <w:rPr>
          <w:rFonts w:asciiTheme="majorHAnsi" w:eastAsia="Times New Roman" w:hAnsiTheme="majorHAnsi" w:cstheme="majorHAnsi"/>
          <w:color w:val="000000" w:themeColor="text1"/>
          <w:sz w:val="26"/>
          <w:szCs w:val="26"/>
          <w:lang w:val="en-US"/>
        </w:rPr>
        <w:t xml:space="preserve"> con </w:t>
      </w:r>
      <w:proofErr w:type="spellStart"/>
      <w:r w:rsidRPr="00734B1F">
        <w:rPr>
          <w:rFonts w:asciiTheme="majorHAnsi" w:eastAsia="Times New Roman" w:hAnsiTheme="majorHAnsi" w:cstheme="majorHAnsi"/>
          <w:color w:val="000000" w:themeColor="text1"/>
          <w:sz w:val="26"/>
          <w:szCs w:val="26"/>
          <w:lang w:val="en-US"/>
        </w:rPr>
        <w:t>đơn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kịch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Perl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theo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dõi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truy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yếu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lịch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kịch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'Personal Home Page Tools'. Khi </w:t>
      </w:r>
      <w:proofErr w:type="spellStart"/>
      <w:r w:rsidRPr="00734B1F">
        <w:rPr>
          <w:rFonts w:asciiTheme="majorHAnsi" w:eastAsia="Times New Roman" w:hAnsiTheme="majorHAnsi" w:cstheme="majorHAnsi"/>
          <w:color w:val="000000" w:themeColor="text1"/>
          <w:sz w:val="26"/>
          <w:szCs w:val="26"/>
          <w:lang w:val="en-US"/>
        </w:rPr>
        <w:t>cần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hơn</w:t>
      </w:r>
      <w:proofErr w:type="spellEnd"/>
      <w:r w:rsidRPr="00734B1F">
        <w:rPr>
          <w:rFonts w:asciiTheme="majorHAnsi" w:eastAsia="Times New Roman" w:hAnsiTheme="majorHAnsi" w:cstheme="majorHAnsi"/>
          <w:color w:val="000000" w:themeColor="text1"/>
          <w:sz w:val="26"/>
          <w:szCs w:val="26"/>
          <w:lang w:val="en-US"/>
        </w:rPr>
        <w:t xml:space="preserve">, Rasmus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thực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bằng</w:t>
      </w:r>
      <w:proofErr w:type="spellEnd"/>
      <w:r w:rsidRPr="00734B1F">
        <w:rPr>
          <w:rFonts w:asciiTheme="majorHAnsi" w:eastAsia="Times New Roman" w:hAnsiTheme="majorHAnsi" w:cstheme="majorHAnsi"/>
          <w:color w:val="000000" w:themeColor="text1"/>
          <w:sz w:val="26"/>
          <w:szCs w:val="26"/>
          <w:lang w:val="en-US"/>
        </w:rPr>
        <w:t xml:space="preserve"> C </w:t>
      </w:r>
      <w:proofErr w:type="spellStart"/>
      <w:r w:rsidRPr="00734B1F">
        <w:rPr>
          <w:rFonts w:asciiTheme="majorHAnsi" w:eastAsia="Times New Roman" w:hAnsiTheme="majorHAnsi" w:cstheme="majorHAnsi"/>
          <w:color w:val="000000" w:themeColor="text1"/>
          <w:sz w:val="26"/>
          <w:szCs w:val="26"/>
          <w:lang w:val="en-US"/>
        </w:rPr>
        <w:t>lớn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truy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vấn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giúp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đơn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giản</w:t>
      </w:r>
      <w:proofErr w:type="spellEnd"/>
      <w:r w:rsidRPr="00734B1F">
        <w:rPr>
          <w:rFonts w:asciiTheme="majorHAnsi" w:eastAsia="Times New Roman" w:hAnsiTheme="majorHAnsi" w:cstheme="majorHAnsi"/>
          <w:color w:val="000000" w:themeColor="text1"/>
          <w:sz w:val="26"/>
          <w:szCs w:val="26"/>
          <w:lang w:val="en-US"/>
        </w:rPr>
        <w:t xml:space="preserve">. Rasmus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quyết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định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PHP/FI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mọi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xem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lỗi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đồng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008E4376" w:rsidRPr="00734B1F">
        <w:rPr>
          <w:rFonts w:asciiTheme="majorHAnsi" w:eastAsia="Times New Roman" w:hAnsiTheme="majorHAnsi" w:cstheme="majorHAnsi"/>
          <w:color w:val="000000" w:themeColor="text1"/>
          <w:sz w:val="26"/>
          <w:szCs w:val="26"/>
          <w:lang w:val="en-US"/>
        </w:rPr>
        <w:t xml:space="preserve"> [4].</w:t>
      </w:r>
    </w:p>
    <w:p w14:paraId="211A6FCD" w14:textId="39077655" w:rsidR="00FF5DF6" w:rsidRPr="00734B1F" w:rsidRDefault="00FF5DF6" w:rsidP="00FF5DF6">
      <w:pPr>
        <w:spacing w:before="120" w:after="120" w:line="312" w:lineRule="auto"/>
        <w:ind w:firstLine="720"/>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color w:val="000000" w:themeColor="text1"/>
          <w:sz w:val="26"/>
          <w:szCs w:val="26"/>
          <w:lang w:val="en-US"/>
        </w:rPr>
        <w:t xml:space="preserve">PHP/FI,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từ</w:t>
      </w:r>
      <w:proofErr w:type="spellEnd"/>
      <w:r w:rsidRPr="00734B1F">
        <w:rPr>
          <w:rFonts w:asciiTheme="majorHAnsi" w:eastAsia="Times New Roman" w:hAnsiTheme="majorHAnsi" w:cstheme="majorHAnsi"/>
          <w:color w:val="000000" w:themeColor="text1"/>
          <w:sz w:val="26"/>
          <w:szCs w:val="26"/>
          <w:lang w:val="en-US"/>
        </w:rPr>
        <w:t xml:space="preserve"> "Personal Home Page/Forms Interpreter", bao </w:t>
      </w:r>
      <w:proofErr w:type="spellStart"/>
      <w:r w:rsidRPr="00734B1F">
        <w:rPr>
          <w:rFonts w:asciiTheme="majorHAnsi" w:eastAsia="Times New Roman" w:hAnsiTheme="majorHAnsi" w:cstheme="majorHAnsi"/>
          <w:color w:val="000000" w:themeColor="text1"/>
          <w:sz w:val="26"/>
          <w:szCs w:val="26"/>
          <w:lang w:val="en-US"/>
        </w:rPr>
        <w:t>gồm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ta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chúng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ngày</w:t>
      </w:r>
      <w:proofErr w:type="spellEnd"/>
      <w:r w:rsidRPr="00734B1F">
        <w:rPr>
          <w:rFonts w:asciiTheme="majorHAnsi" w:eastAsia="Times New Roman" w:hAnsiTheme="majorHAnsi" w:cstheme="majorHAnsi"/>
          <w:color w:val="000000" w:themeColor="text1"/>
          <w:sz w:val="26"/>
          <w:szCs w:val="26"/>
          <w:lang w:val="en-US"/>
        </w:rPr>
        <w:t xml:space="preserve"> nay.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kiểu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Perl, </w:t>
      </w:r>
      <w:proofErr w:type="spellStart"/>
      <w:r w:rsidRPr="00734B1F">
        <w:rPr>
          <w:rFonts w:asciiTheme="majorHAnsi" w:eastAsia="Times New Roman" w:hAnsiTheme="majorHAnsi" w:cstheme="majorHAnsi"/>
          <w:color w:val="000000" w:themeColor="text1"/>
          <w:sz w:val="26"/>
          <w:szCs w:val="26"/>
          <w:lang w:val="en-US"/>
        </w:rPr>
        <w:t>thông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dịch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form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cú</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pháp</w:t>
      </w:r>
      <w:proofErr w:type="spellEnd"/>
      <w:r w:rsidRPr="00734B1F">
        <w:rPr>
          <w:rFonts w:asciiTheme="majorHAnsi" w:eastAsia="Times New Roman" w:hAnsiTheme="majorHAnsi" w:cstheme="majorHAnsi"/>
          <w:color w:val="000000" w:themeColor="text1"/>
          <w:sz w:val="26"/>
          <w:szCs w:val="26"/>
          <w:lang w:val="en-US"/>
        </w:rPr>
        <w:t xml:space="preserve"> HTML </w:t>
      </w:r>
      <w:proofErr w:type="spellStart"/>
      <w:r w:rsidRPr="00734B1F">
        <w:rPr>
          <w:rFonts w:asciiTheme="majorHAnsi" w:eastAsia="Times New Roman" w:hAnsiTheme="majorHAnsi" w:cstheme="majorHAnsi"/>
          <w:color w:val="000000" w:themeColor="text1"/>
          <w:sz w:val="26"/>
          <w:szCs w:val="26"/>
          <w:lang w:val="en-US"/>
        </w:rPr>
        <w:t>nhúng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Cú</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giống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Perl, </w:t>
      </w:r>
      <w:proofErr w:type="spellStart"/>
      <w:r w:rsidRPr="00734B1F">
        <w:rPr>
          <w:rFonts w:asciiTheme="majorHAnsi" w:eastAsia="Times New Roman" w:hAnsiTheme="majorHAnsi" w:cstheme="majorHAnsi"/>
          <w:color w:val="000000" w:themeColor="text1"/>
          <w:sz w:val="26"/>
          <w:szCs w:val="26"/>
          <w:lang w:val="en-US"/>
        </w:rPr>
        <w:t>mặc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thiếu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quán</w:t>
      </w:r>
      <w:proofErr w:type="spellEnd"/>
    </w:p>
    <w:p w14:paraId="3F95B60D" w14:textId="26EF35E6" w:rsidR="00FF5DF6" w:rsidRPr="00734B1F" w:rsidRDefault="00FF5DF6" w:rsidP="00FF5DF6">
      <w:pPr>
        <w:spacing w:before="120" w:after="120" w:line="312" w:lineRule="auto"/>
        <w:ind w:firstLine="720"/>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1997, PHP/FI 2.0, </w:t>
      </w:r>
      <w:proofErr w:type="spellStart"/>
      <w:r w:rsidRPr="00734B1F">
        <w:rPr>
          <w:rFonts w:asciiTheme="majorHAnsi" w:eastAsia="Times New Roman" w:hAnsiTheme="majorHAnsi" w:cstheme="majorHAnsi"/>
          <w:color w:val="000000" w:themeColor="text1"/>
          <w:sz w:val="26"/>
          <w:szCs w:val="26"/>
          <w:lang w:val="en-US"/>
        </w:rPr>
        <w:t>lần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hai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C,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hút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toàn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xấp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xỉ</w:t>
      </w:r>
      <w:proofErr w:type="spellEnd"/>
      <w:r w:rsidRPr="00734B1F">
        <w:rPr>
          <w:rFonts w:asciiTheme="majorHAnsi" w:eastAsia="Times New Roman" w:hAnsiTheme="majorHAnsi" w:cstheme="majorHAnsi"/>
          <w:color w:val="000000" w:themeColor="text1"/>
          <w:sz w:val="26"/>
          <w:szCs w:val="26"/>
          <w:lang w:val="en-US"/>
        </w:rPr>
        <w:t xml:space="preserve"> 50.000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miền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ghi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nhận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chiếm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khoảng</w:t>
      </w:r>
      <w:proofErr w:type="spellEnd"/>
      <w:r w:rsidRPr="00734B1F">
        <w:rPr>
          <w:rFonts w:asciiTheme="majorHAnsi" w:eastAsia="Times New Roman" w:hAnsiTheme="majorHAnsi" w:cstheme="majorHAnsi"/>
          <w:color w:val="000000" w:themeColor="text1"/>
          <w:sz w:val="26"/>
          <w:szCs w:val="26"/>
          <w:lang w:val="en-US"/>
        </w:rPr>
        <w:t xml:space="preserve"> 1% </w:t>
      </w:r>
      <w:proofErr w:type="spellStart"/>
      <w:r w:rsidRPr="00734B1F">
        <w:rPr>
          <w:rFonts w:asciiTheme="majorHAnsi" w:eastAsia="Times New Roman" w:hAnsiTheme="majorHAnsi" w:cstheme="majorHAnsi"/>
          <w:color w:val="000000" w:themeColor="text1"/>
          <w:sz w:val="26"/>
          <w:szCs w:val="26"/>
          <w:lang w:val="en-US"/>
        </w:rPr>
        <w:t>số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miền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mạng</w:t>
      </w:r>
      <w:proofErr w:type="spellEnd"/>
      <w:r w:rsidRPr="00734B1F">
        <w:rPr>
          <w:rFonts w:asciiTheme="majorHAnsi" w:eastAsia="Times New Roman" w:hAnsiTheme="majorHAnsi" w:cstheme="majorHAnsi"/>
          <w:color w:val="000000" w:themeColor="text1"/>
          <w:sz w:val="26"/>
          <w:szCs w:val="26"/>
          <w:lang w:val="en-US"/>
        </w:rPr>
        <w:t xml:space="preserve"> Internet. </w:t>
      </w:r>
      <w:proofErr w:type="spellStart"/>
      <w:r w:rsidRPr="00734B1F">
        <w:rPr>
          <w:rFonts w:asciiTheme="majorHAnsi" w:eastAsia="Times New Roman" w:hAnsiTheme="majorHAnsi" w:cstheme="majorHAnsi"/>
          <w:color w:val="000000" w:themeColor="text1"/>
          <w:sz w:val="26"/>
          <w:szCs w:val="26"/>
          <w:lang w:val="en-US"/>
        </w:rPr>
        <w:t>Tuy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nghìn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tham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đóng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góp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chỉnh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thì</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vẫn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yếu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chỉ</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008E4376" w:rsidRPr="00734B1F">
        <w:rPr>
          <w:rFonts w:asciiTheme="majorHAnsi" w:eastAsia="Times New Roman" w:hAnsiTheme="majorHAnsi" w:cstheme="majorHAnsi"/>
          <w:color w:val="000000" w:themeColor="text1"/>
          <w:sz w:val="26"/>
          <w:szCs w:val="26"/>
          <w:lang w:val="en-US"/>
        </w:rPr>
        <w:t xml:space="preserve"> [4].</w:t>
      </w:r>
    </w:p>
    <w:p w14:paraId="5AD3374E" w14:textId="6AE4DC0A" w:rsidR="000E3DD1" w:rsidRPr="00734B1F" w:rsidRDefault="00FF5DF6" w:rsidP="00FF5DF6">
      <w:pPr>
        <w:spacing w:before="120" w:after="120" w:line="312" w:lineRule="auto"/>
        <w:ind w:firstLine="720"/>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color w:val="000000" w:themeColor="text1"/>
          <w:sz w:val="26"/>
          <w:szCs w:val="26"/>
          <w:lang w:val="en-US"/>
        </w:rPr>
        <w:t xml:space="preserve">PHP/FI 2.0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11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1997, </w:t>
      </w:r>
      <w:proofErr w:type="spellStart"/>
      <w:r w:rsidRPr="00734B1F">
        <w:rPr>
          <w:rFonts w:asciiTheme="majorHAnsi" w:eastAsia="Times New Roman" w:hAnsiTheme="majorHAnsi" w:cstheme="majorHAnsi"/>
          <w:color w:val="000000" w:themeColor="text1"/>
          <w:sz w:val="26"/>
          <w:szCs w:val="26"/>
          <w:lang w:val="en-US"/>
        </w:rPr>
        <w:t>sau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chỉ</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dưới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beta. </w:t>
      </w:r>
      <w:proofErr w:type="spellStart"/>
      <w:r w:rsidRPr="00734B1F">
        <w:rPr>
          <w:rFonts w:asciiTheme="majorHAnsi" w:eastAsia="Times New Roman" w:hAnsiTheme="majorHAnsi" w:cstheme="majorHAnsi"/>
          <w:color w:val="000000" w:themeColor="text1"/>
          <w:sz w:val="26"/>
          <w:szCs w:val="26"/>
          <w:lang w:val="en-US"/>
        </w:rPr>
        <w:t>Nhưng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lâu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thay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bởi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alpha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3.0</w:t>
      </w:r>
      <w:r w:rsidR="008E4376" w:rsidRPr="00734B1F">
        <w:rPr>
          <w:rFonts w:asciiTheme="majorHAnsi" w:eastAsia="Times New Roman" w:hAnsiTheme="majorHAnsi" w:cstheme="majorHAnsi"/>
          <w:color w:val="000000" w:themeColor="text1"/>
          <w:sz w:val="26"/>
          <w:szCs w:val="26"/>
          <w:lang w:val="en-US"/>
        </w:rPr>
        <w:t xml:space="preserve"> [4].</w:t>
      </w:r>
    </w:p>
    <w:p w14:paraId="3885369C" w14:textId="4B11BABD" w:rsidR="00F16FA5" w:rsidRPr="00734B1F" w:rsidRDefault="00492711" w:rsidP="00FF5DF6">
      <w:pPr>
        <w:spacing w:before="120" w:after="120" w:line="312" w:lineRule="auto"/>
        <w:ind w:firstLine="720"/>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tính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năng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Pr="00734B1F">
        <w:rPr>
          <w:rFonts w:asciiTheme="majorHAnsi" w:eastAsia="Calibri" w:hAnsiTheme="majorHAnsi" w:cstheme="majorHAnsi"/>
          <w:b/>
          <w:bCs/>
          <w:color w:val="000000" w:themeColor="text1"/>
          <w:sz w:val="26"/>
          <w:szCs w:val="26"/>
          <w:lang w:val="en-US"/>
        </w:rPr>
        <w:t xml:space="preserve"> P</w:t>
      </w:r>
      <w:r w:rsidR="004525B2" w:rsidRPr="00734B1F">
        <w:rPr>
          <w:rFonts w:asciiTheme="majorHAnsi" w:eastAsia="Calibri" w:hAnsiTheme="majorHAnsi" w:cstheme="majorHAnsi"/>
          <w:b/>
          <w:bCs/>
          <w:color w:val="000000" w:themeColor="text1"/>
          <w:sz w:val="26"/>
          <w:szCs w:val="26"/>
          <w:lang w:val="en-US"/>
        </w:rPr>
        <w:t>HP</w:t>
      </w:r>
    </w:p>
    <w:p w14:paraId="13416CAD" w14:textId="5ABB344C" w:rsidR="00644F83" w:rsidRPr="00734B1F" w:rsidRDefault="00644F83" w:rsidP="00644F83">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Hiệu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suất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bằng</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thực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nhanh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bằng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JSP, ASP [5].</w:t>
      </w:r>
    </w:p>
    <w:p w14:paraId="4FF2F353" w14:textId="4D50E84F" w:rsidR="00644F83" w:rsidRPr="00734B1F" w:rsidRDefault="00644F83" w:rsidP="00644F83">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mở</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theo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yêu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kỳ</w:t>
      </w:r>
      <w:proofErr w:type="spellEnd"/>
      <w:r w:rsidRPr="00734B1F">
        <w:rPr>
          <w:rFonts w:asciiTheme="majorHAnsi" w:eastAsia="Times New Roman" w:hAnsiTheme="majorHAnsi" w:cstheme="majorHAnsi"/>
          <w:color w:val="000000" w:themeColor="text1"/>
          <w:sz w:val="26"/>
          <w:szCs w:val="26"/>
          <w:lang w:val="en-US"/>
        </w:rPr>
        <w:t xml:space="preserve"> chi </w:t>
      </w:r>
      <w:proofErr w:type="spellStart"/>
      <w:r w:rsidRPr="00734B1F">
        <w:rPr>
          <w:rFonts w:asciiTheme="majorHAnsi" w:eastAsia="Times New Roman" w:hAnsiTheme="majorHAnsi" w:cstheme="majorHAnsi"/>
          <w:color w:val="000000" w:themeColor="text1"/>
          <w:sz w:val="26"/>
          <w:szCs w:val="26"/>
          <w:lang w:val="en-US"/>
        </w:rPr>
        <w:t>phí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nào</w:t>
      </w:r>
      <w:proofErr w:type="spellEnd"/>
      <w:r w:rsidRPr="00734B1F">
        <w:rPr>
          <w:rFonts w:asciiTheme="majorHAnsi" w:eastAsia="Times New Roman" w:hAnsiTheme="majorHAnsi" w:cstheme="majorHAnsi"/>
          <w:color w:val="000000" w:themeColor="text1"/>
          <w:sz w:val="26"/>
          <w:szCs w:val="26"/>
          <w:lang w:val="en-US"/>
        </w:rPr>
        <w:t xml:space="preserve"> </w:t>
      </w:r>
    </w:p>
    <w:p w14:paraId="366DA61F" w14:textId="4FCE5D64" w:rsidR="00644F83" w:rsidRPr="00734B1F" w:rsidRDefault="00644F83" w:rsidP="00644F83">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lastRenderedPageBreak/>
        <w:t>Nền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tảng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độc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lập</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sẵn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hệ</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hành</w:t>
      </w:r>
      <w:proofErr w:type="spellEnd"/>
      <w:r w:rsidRPr="00734B1F">
        <w:rPr>
          <w:rFonts w:asciiTheme="majorHAnsi" w:eastAsia="Times New Roman" w:hAnsiTheme="majorHAnsi" w:cstheme="majorHAnsi"/>
          <w:color w:val="000000" w:themeColor="text1"/>
          <w:sz w:val="26"/>
          <w:szCs w:val="26"/>
          <w:lang w:val="en-US"/>
        </w:rPr>
        <w:t xml:space="preserve"> WINDOWS, MAC, LINUX &amp; UNIX.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hệ</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dễ</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thực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hệ</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 xml:space="preserve"> [5].</w:t>
      </w:r>
    </w:p>
    <w:p w14:paraId="278ACD7A" w14:textId="6A14C183" w:rsidR="00644F83" w:rsidRPr="00734B1F" w:rsidRDefault="00644F83" w:rsidP="00644F83">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Khả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thích</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tương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thích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cục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ngày</w:t>
      </w:r>
      <w:proofErr w:type="spellEnd"/>
      <w:r w:rsidRPr="00734B1F">
        <w:rPr>
          <w:rFonts w:asciiTheme="majorHAnsi" w:eastAsia="Times New Roman" w:hAnsiTheme="majorHAnsi" w:cstheme="majorHAnsi"/>
          <w:color w:val="000000" w:themeColor="text1"/>
          <w:sz w:val="26"/>
          <w:szCs w:val="26"/>
          <w:lang w:val="en-US"/>
        </w:rPr>
        <w:t xml:space="preserve"> nay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Apache, IIS, </w:t>
      </w:r>
      <w:proofErr w:type="spellStart"/>
      <w:r w:rsidRPr="00734B1F">
        <w:rPr>
          <w:rFonts w:asciiTheme="majorHAnsi" w:eastAsia="Times New Roman" w:hAnsiTheme="majorHAnsi" w:cstheme="majorHAnsi"/>
          <w:color w:val="000000" w:themeColor="text1"/>
          <w:sz w:val="26"/>
          <w:szCs w:val="26"/>
          <w:lang w:val="en-US"/>
        </w:rPr>
        <w:t>v.v</w:t>
      </w:r>
      <w:proofErr w:type="spellEnd"/>
      <w:r w:rsidRPr="00734B1F">
        <w:rPr>
          <w:rFonts w:asciiTheme="majorHAnsi" w:eastAsia="Times New Roman" w:hAnsiTheme="majorHAnsi" w:cstheme="majorHAnsi"/>
          <w:color w:val="000000" w:themeColor="text1"/>
          <w:sz w:val="26"/>
          <w:szCs w:val="26"/>
          <w:lang w:val="en-US"/>
        </w:rPr>
        <w:t xml:space="preserve"> [5].</w:t>
      </w:r>
    </w:p>
    <w:p w14:paraId="698CCC42" w14:textId="5AB0A710" w:rsidR="00F16FA5" w:rsidRPr="00734B1F" w:rsidRDefault="00644F83" w:rsidP="00644F83">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Nhúng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dễ</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nhúng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script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thẻ</w:t>
      </w:r>
      <w:proofErr w:type="spellEnd"/>
      <w:r w:rsidRPr="00734B1F">
        <w:rPr>
          <w:rFonts w:asciiTheme="majorHAnsi" w:eastAsia="Times New Roman" w:hAnsiTheme="majorHAnsi" w:cstheme="majorHAnsi"/>
          <w:color w:val="000000" w:themeColor="text1"/>
          <w:sz w:val="26"/>
          <w:szCs w:val="26"/>
          <w:lang w:val="en-US"/>
        </w:rPr>
        <w:t xml:space="preserve"> HTML </w:t>
      </w:r>
      <w:r w:rsidR="00F16FA5" w:rsidRPr="00734B1F">
        <w:rPr>
          <w:rFonts w:asciiTheme="majorHAnsi" w:eastAsia="Times New Roman" w:hAnsiTheme="majorHAnsi" w:cstheme="majorHAnsi"/>
          <w:color w:val="000000" w:themeColor="text1"/>
          <w:sz w:val="26"/>
          <w:szCs w:val="26"/>
          <w:lang w:val="en-US"/>
        </w:rPr>
        <w:t>[</w:t>
      </w:r>
      <w:r w:rsidRPr="00734B1F">
        <w:rPr>
          <w:rFonts w:asciiTheme="majorHAnsi" w:eastAsia="Times New Roman" w:hAnsiTheme="majorHAnsi" w:cstheme="majorHAnsi"/>
          <w:color w:val="000000" w:themeColor="text1"/>
          <w:sz w:val="26"/>
          <w:szCs w:val="26"/>
          <w:lang w:val="en-US"/>
        </w:rPr>
        <w:t>5</w:t>
      </w:r>
      <w:r w:rsidR="00F16FA5" w:rsidRPr="00734B1F">
        <w:rPr>
          <w:rFonts w:asciiTheme="majorHAnsi" w:eastAsia="Times New Roman" w:hAnsiTheme="majorHAnsi" w:cstheme="majorHAnsi"/>
          <w:color w:val="000000" w:themeColor="text1"/>
          <w:sz w:val="26"/>
          <w:szCs w:val="26"/>
          <w:lang w:val="en-US"/>
        </w:rPr>
        <w:t>].</w:t>
      </w:r>
    </w:p>
    <w:p w14:paraId="5984F05E" w14:textId="00CF5571" w:rsidR="00F16FA5" w:rsidRPr="00734B1F" w:rsidRDefault="00B90416" w:rsidP="00F16FA5">
      <w:pPr>
        <w:spacing w:before="120" w:after="120" w:line="312" w:lineRule="auto"/>
        <w:ind w:firstLine="720"/>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00932726" w:rsidRPr="00734B1F">
        <w:rPr>
          <w:rFonts w:asciiTheme="majorHAnsi" w:eastAsia="Calibri" w:hAnsiTheme="majorHAnsi" w:cstheme="majorHAnsi"/>
          <w:b/>
          <w:bCs/>
          <w:color w:val="000000" w:themeColor="text1"/>
          <w:sz w:val="26"/>
          <w:szCs w:val="26"/>
          <w:lang w:val="en-US"/>
        </w:rPr>
        <w:t>phiên</w:t>
      </w:r>
      <w:proofErr w:type="spellEnd"/>
      <w:r w:rsidR="00932726" w:rsidRPr="00734B1F">
        <w:rPr>
          <w:rFonts w:asciiTheme="majorHAnsi" w:eastAsia="Calibri" w:hAnsiTheme="majorHAnsi" w:cstheme="majorHAnsi"/>
          <w:b/>
          <w:bCs/>
          <w:color w:val="000000" w:themeColor="text1"/>
          <w:sz w:val="26"/>
          <w:szCs w:val="26"/>
          <w:lang w:val="en-US"/>
        </w:rPr>
        <w:t xml:space="preserve"> </w:t>
      </w:r>
      <w:proofErr w:type="spellStart"/>
      <w:r w:rsidR="00932726" w:rsidRPr="00734B1F">
        <w:rPr>
          <w:rFonts w:asciiTheme="majorHAnsi" w:eastAsia="Calibri" w:hAnsiTheme="majorHAnsi" w:cstheme="majorHAnsi"/>
          <w:b/>
          <w:bCs/>
          <w:color w:val="000000" w:themeColor="text1"/>
          <w:sz w:val="26"/>
          <w:szCs w:val="26"/>
          <w:lang w:val="en-US"/>
        </w:rPr>
        <w:t>b</w:t>
      </w:r>
      <w:r w:rsidR="00FD235E" w:rsidRPr="00734B1F">
        <w:rPr>
          <w:rFonts w:asciiTheme="majorHAnsi" w:eastAsia="Calibri" w:hAnsiTheme="majorHAnsi" w:cstheme="majorHAnsi"/>
          <w:b/>
          <w:bCs/>
          <w:color w:val="000000" w:themeColor="text1"/>
          <w:sz w:val="26"/>
          <w:szCs w:val="26"/>
          <w:lang w:val="en-US"/>
        </w:rPr>
        <w:t>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Php</w:t>
      </w:r>
      <w:proofErr w:type="spellEnd"/>
    </w:p>
    <w:p w14:paraId="768D189E" w14:textId="486CC847" w:rsidR="00FD235E" w:rsidRPr="00734B1F" w:rsidRDefault="00FD235E" w:rsidP="00FD235E">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b/>
          <w:bCs/>
          <w:color w:val="000000" w:themeColor="text1"/>
          <w:sz w:val="26"/>
          <w:szCs w:val="26"/>
          <w:lang w:val="en-US"/>
        </w:rPr>
        <w:t>PHP 3</w:t>
      </w:r>
      <w:r w:rsidR="00E6339F" w:rsidRPr="00734B1F">
        <w:rPr>
          <w:rFonts w:asciiTheme="majorHAnsi" w:eastAsia="Times New Roman" w:hAnsiTheme="majorHAnsi" w:cstheme="majorHAnsi"/>
          <w:b/>
          <w:bCs/>
          <w:color w:val="000000" w:themeColor="text1"/>
          <w:sz w:val="26"/>
          <w:szCs w:val="26"/>
          <w:lang w:val="en-US"/>
        </w:rPr>
        <w:t>:</w:t>
      </w:r>
      <w:r w:rsidRPr="00734B1F">
        <w:rPr>
          <w:rFonts w:asciiTheme="majorHAnsi" w:eastAsia="Times New Roman" w:hAnsiTheme="majorHAnsi" w:cstheme="majorHAnsi"/>
          <w:color w:val="000000" w:themeColor="text1"/>
          <w:sz w:val="26"/>
          <w:szCs w:val="26"/>
          <w:lang w:val="en-US"/>
        </w:rPr>
        <w:t xml:space="preserve"> </w:t>
      </w:r>
      <w:proofErr w:type="spellStart"/>
      <w:r w:rsidR="00173D68" w:rsidRPr="00734B1F">
        <w:rPr>
          <w:rFonts w:asciiTheme="majorHAnsi" w:eastAsia="Times New Roman" w:hAnsiTheme="majorHAnsi" w:cstheme="majorHAnsi"/>
          <w:color w:val="000000" w:themeColor="text1"/>
          <w:sz w:val="26"/>
          <w:szCs w:val="26"/>
          <w:lang w:val="en-US"/>
        </w:rPr>
        <w:t>L</w:t>
      </w:r>
      <w:r w:rsidRPr="00734B1F">
        <w:rPr>
          <w:rFonts w:asciiTheme="majorHAnsi" w:eastAsia="Times New Roman" w:hAnsiTheme="majorHAnsi" w:cstheme="majorHAnsi"/>
          <w:color w:val="000000" w:themeColor="text1"/>
          <w:sz w:val="26"/>
          <w:szCs w:val="26"/>
          <w:lang w:val="en-US"/>
        </w:rPr>
        <w:t>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chúng</w:t>
      </w:r>
      <w:proofErr w:type="spellEnd"/>
      <w:r w:rsidRPr="00734B1F">
        <w:rPr>
          <w:rFonts w:asciiTheme="majorHAnsi" w:eastAsia="Times New Roman" w:hAnsiTheme="majorHAnsi" w:cstheme="majorHAnsi"/>
          <w:color w:val="000000" w:themeColor="text1"/>
          <w:sz w:val="26"/>
          <w:szCs w:val="26"/>
          <w:lang w:val="en-US"/>
        </w:rPr>
        <w:t xml:space="preserve"> ta </w:t>
      </w:r>
      <w:proofErr w:type="spellStart"/>
      <w:r w:rsidRPr="00734B1F">
        <w:rPr>
          <w:rFonts w:asciiTheme="majorHAnsi" w:eastAsia="Times New Roman" w:hAnsiTheme="majorHAnsi" w:cstheme="majorHAnsi"/>
          <w:color w:val="000000" w:themeColor="text1"/>
          <w:sz w:val="26"/>
          <w:szCs w:val="26"/>
          <w:lang w:val="en-US"/>
        </w:rPr>
        <w:t>thấy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ảnh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gũi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mà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chúng</w:t>
      </w:r>
      <w:proofErr w:type="spellEnd"/>
      <w:r w:rsidRPr="00734B1F">
        <w:rPr>
          <w:rFonts w:asciiTheme="majorHAnsi" w:eastAsia="Times New Roman" w:hAnsiTheme="majorHAnsi" w:cstheme="majorHAnsi"/>
          <w:color w:val="000000" w:themeColor="text1"/>
          <w:sz w:val="26"/>
          <w:szCs w:val="26"/>
          <w:lang w:val="en-US"/>
        </w:rPr>
        <w:t xml:space="preserve"> ta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ngày</w:t>
      </w:r>
      <w:proofErr w:type="spellEnd"/>
      <w:r w:rsidRPr="00734B1F">
        <w:rPr>
          <w:rFonts w:asciiTheme="majorHAnsi" w:eastAsia="Times New Roman" w:hAnsiTheme="majorHAnsi" w:cstheme="majorHAnsi"/>
          <w:color w:val="000000" w:themeColor="text1"/>
          <w:sz w:val="26"/>
          <w:szCs w:val="26"/>
          <w:lang w:val="en-US"/>
        </w:rPr>
        <w:t xml:space="preserve"> nay.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Andi </w:t>
      </w:r>
      <w:proofErr w:type="spellStart"/>
      <w:r w:rsidRPr="00734B1F">
        <w:rPr>
          <w:rFonts w:asciiTheme="majorHAnsi" w:eastAsia="Times New Roman" w:hAnsiTheme="majorHAnsi" w:cstheme="majorHAnsi"/>
          <w:color w:val="000000" w:themeColor="text1"/>
          <w:sz w:val="26"/>
          <w:szCs w:val="26"/>
          <w:lang w:val="en-US"/>
        </w:rPr>
        <w:t>Gutmans</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Zeev</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Suraski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1997 </w:t>
      </w:r>
      <w:proofErr w:type="spellStart"/>
      <w:r w:rsidRPr="00734B1F">
        <w:rPr>
          <w:rFonts w:asciiTheme="majorHAnsi" w:eastAsia="Times New Roman" w:hAnsiTheme="majorHAnsi" w:cstheme="majorHAnsi"/>
          <w:color w:val="000000" w:themeColor="text1"/>
          <w:sz w:val="26"/>
          <w:szCs w:val="26"/>
          <w:lang w:val="en-US"/>
        </w:rPr>
        <w:t>sau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hoàn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toàn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trước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Lý</w:t>
      </w:r>
      <w:proofErr w:type="spellEnd"/>
      <w:r w:rsidRPr="00734B1F">
        <w:rPr>
          <w:rFonts w:asciiTheme="majorHAnsi" w:eastAsia="Times New Roman" w:hAnsiTheme="majorHAnsi" w:cstheme="majorHAnsi"/>
          <w:color w:val="000000" w:themeColor="text1"/>
          <w:sz w:val="26"/>
          <w:szCs w:val="26"/>
          <w:lang w:val="en-US"/>
        </w:rPr>
        <w:t xml:space="preserve"> do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họ</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do </w:t>
      </w:r>
      <w:proofErr w:type="spellStart"/>
      <w:r w:rsidRPr="00734B1F">
        <w:rPr>
          <w:rFonts w:asciiTheme="majorHAnsi" w:eastAsia="Times New Roman" w:hAnsiTheme="majorHAnsi" w:cstheme="majorHAnsi"/>
          <w:color w:val="000000" w:themeColor="text1"/>
          <w:sz w:val="26"/>
          <w:szCs w:val="26"/>
          <w:lang w:val="en-US"/>
        </w:rPr>
        <w:t>họ</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nhận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thấy</w:t>
      </w:r>
      <w:proofErr w:type="spellEnd"/>
      <w:r w:rsidRPr="00734B1F">
        <w:rPr>
          <w:rFonts w:asciiTheme="majorHAnsi" w:eastAsia="Times New Roman" w:hAnsiTheme="majorHAnsi" w:cstheme="majorHAnsi"/>
          <w:color w:val="000000" w:themeColor="text1"/>
          <w:sz w:val="26"/>
          <w:szCs w:val="26"/>
          <w:lang w:val="en-US"/>
        </w:rPr>
        <w:t xml:space="preserve"> PHP/FI 2.0 </w:t>
      </w:r>
      <w:proofErr w:type="spellStart"/>
      <w:r w:rsidRPr="00734B1F">
        <w:rPr>
          <w:rFonts w:asciiTheme="majorHAnsi" w:eastAsia="Times New Roman" w:hAnsiTheme="majorHAnsi" w:cstheme="majorHAnsi"/>
          <w:color w:val="000000" w:themeColor="text1"/>
          <w:sz w:val="26"/>
          <w:szCs w:val="26"/>
          <w:lang w:val="en-US"/>
        </w:rPr>
        <w:t>hết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yếu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kém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điện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họ</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đang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xúc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trường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học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lực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hợp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xây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dựng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dựa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PHP/FI, Andi, Rasmus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Zeev</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quyết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định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hợp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hệ</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tiếp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PHP/FI 2.0,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chấm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dứt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PHP/FI 2.0.</w:t>
      </w:r>
    </w:p>
    <w:p w14:paraId="0CA264F1" w14:textId="16517621" w:rsidR="00FD235E" w:rsidRPr="00734B1F" w:rsidRDefault="00FD235E" w:rsidP="00FD235E">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lớn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Ngoài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cung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cấp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cuối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tầng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API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hút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tham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đề</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xuất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mô</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đun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Hoàn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toàn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luận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rằng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đây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điểm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mấu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chốt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dẫn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thành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vang </w:t>
      </w:r>
      <w:proofErr w:type="spellStart"/>
      <w:r w:rsidRPr="00734B1F">
        <w:rPr>
          <w:rFonts w:asciiTheme="majorHAnsi" w:eastAsia="Times New Roman" w:hAnsiTheme="majorHAnsi" w:cstheme="majorHAnsi"/>
          <w:color w:val="000000" w:themeColor="text1"/>
          <w:sz w:val="26"/>
          <w:szCs w:val="26"/>
          <w:lang w:val="en-US"/>
        </w:rPr>
        <w:t>dội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gồm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cú</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hướng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tượng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cú</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w:t>
      </w:r>
    </w:p>
    <w:p w14:paraId="246C8301" w14:textId="296156F3" w:rsidR="00FD235E" w:rsidRPr="00734B1F" w:rsidRDefault="00FD235E" w:rsidP="00FD235E">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hoàn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toàn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dưới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xóa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bỏ</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hệ</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mục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đích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nhân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hẹp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PHP/FI 2.0 </w:t>
      </w:r>
      <w:proofErr w:type="spellStart"/>
      <w:r w:rsidRPr="00734B1F">
        <w:rPr>
          <w:rFonts w:asciiTheme="majorHAnsi" w:eastAsia="Times New Roman" w:hAnsiTheme="majorHAnsi" w:cstheme="majorHAnsi"/>
          <w:color w:val="000000" w:themeColor="text1"/>
          <w:sz w:val="26"/>
          <w:szCs w:val="26"/>
          <w:lang w:val="en-US"/>
        </w:rPr>
        <w:t>gợi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nhắc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ngắn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gọn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kiểu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hồi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Hypertext Preprocessor".</w:t>
      </w:r>
    </w:p>
    <w:p w14:paraId="4C677DB7" w14:textId="2F1DE830" w:rsidR="00FD235E" w:rsidRPr="00734B1F" w:rsidRDefault="00FD235E" w:rsidP="00FD235E">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cuối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1998, PHP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con </w:t>
      </w:r>
      <w:proofErr w:type="spellStart"/>
      <w:r w:rsidRPr="00734B1F">
        <w:rPr>
          <w:rFonts w:asciiTheme="majorHAnsi" w:eastAsia="Times New Roman" w:hAnsiTheme="majorHAnsi" w:cstheme="majorHAnsi"/>
          <w:color w:val="000000" w:themeColor="text1"/>
          <w:sz w:val="26"/>
          <w:szCs w:val="26"/>
          <w:lang w:val="en-US"/>
        </w:rPr>
        <w:t>số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chục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ngàn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chục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ngàn</w:t>
      </w:r>
      <w:proofErr w:type="spellEnd"/>
      <w:r w:rsidRPr="00734B1F">
        <w:rPr>
          <w:rFonts w:asciiTheme="majorHAnsi" w:eastAsia="Times New Roman" w:hAnsiTheme="majorHAnsi" w:cstheme="majorHAnsi"/>
          <w:color w:val="000000" w:themeColor="text1"/>
          <w:sz w:val="26"/>
          <w:szCs w:val="26"/>
          <w:lang w:val="en-US"/>
        </w:rPr>
        <w:t xml:space="preserve"> Web site </w:t>
      </w:r>
      <w:proofErr w:type="spellStart"/>
      <w:r w:rsidRPr="00734B1F">
        <w:rPr>
          <w:rFonts w:asciiTheme="majorHAnsi" w:eastAsia="Times New Roman" w:hAnsiTheme="majorHAnsi" w:cstheme="majorHAnsi"/>
          <w:color w:val="000000" w:themeColor="text1"/>
          <w:sz w:val="26"/>
          <w:szCs w:val="26"/>
          <w:lang w:val="en-US"/>
        </w:rPr>
        <w:t>báo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kì</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đỉnh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cao</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xấp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xỉ</w:t>
      </w:r>
      <w:proofErr w:type="spellEnd"/>
      <w:r w:rsidRPr="00734B1F">
        <w:rPr>
          <w:rFonts w:asciiTheme="majorHAnsi" w:eastAsia="Times New Roman" w:hAnsiTheme="majorHAnsi" w:cstheme="majorHAnsi"/>
          <w:color w:val="000000" w:themeColor="text1"/>
          <w:sz w:val="26"/>
          <w:szCs w:val="26"/>
          <w:lang w:val="en-US"/>
        </w:rPr>
        <w:t xml:space="preserve"> 10% </w:t>
      </w:r>
      <w:proofErr w:type="spellStart"/>
      <w:r w:rsidRPr="00734B1F">
        <w:rPr>
          <w:rFonts w:asciiTheme="majorHAnsi" w:eastAsia="Times New Roman" w:hAnsiTheme="majorHAnsi" w:cstheme="majorHAnsi"/>
          <w:color w:val="000000" w:themeColor="text1"/>
          <w:sz w:val="26"/>
          <w:szCs w:val="26"/>
          <w:lang w:val="en-US"/>
        </w:rPr>
        <w:t>số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mạng</w:t>
      </w:r>
      <w:proofErr w:type="spellEnd"/>
      <w:r w:rsidRPr="00734B1F">
        <w:rPr>
          <w:rFonts w:asciiTheme="majorHAnsi" w:eastAsia="Times New Roman" w:hAnsiTheme="majorHAnsi" w:cstheme="majorHAnsi"/>
          <w:color w:val="000000" w:themeColor="text1"/>
          <w:sz w:val="26"/>
          <w:szCs w:val="26"/>
          <w:lang w:val="en-US"/>
        </w:rPr>
        <w:t xml:space="preserve"> Internet.</w:t>
      </w:r>
    </w:p>
    <w:p w14:paraId="5C0631AB" w14:textId="1138AD14" w:rsidR="00F16FA5" w:rsidRPr="00734B1F" w:rsidRDefault="00FD235E" w:rsidP="00FD235E">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color w:val="000000" w:themeColor="text1"/>
          <w:sz w:val="26"/>
          <w:szCs w:val="26"/>
          <w:lang w:val="en-US"/>
        </w:rPr>
        <w:t xml:space="preserve">PHP 3.0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6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1998, </w:t>
      </w:r>
      <w:proofErr w:type="spellStart"/>
      <w:r w:rsidRPr="00734B1F">
        <w:rPr>
          <w:rFonts w:asciiTheme="majorHAnsi" w:eastAsia="Times New Roman" w:hAnsiTheme="majorHAnsi" w:cstheme="majorHAnsi"/>
          <w:color w:val="000000" w:themeColor="text1"/>
          <w:sz w:val="26"/>
          <w:szCs w:val="26"/>
          <w:lang w:val="en-US"/>
        </w:rPr>
        <w:t>sau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gian</w:t>
      </w:r>
      <w:proofErr w:type="spellEnd"/>
      <w:r w:rsidRPr="00734B1F">
        <w:rPr>
          <w:rFonts w:asciiTheme="majorHAnsi" w:eastAsia="Times New Roman" w:hAnsiTheme="majorHAnsi" w:cstheme="majorHAnsi"/>
          <w:color w:val="000000" w:themeColor="text1"/>
          <w:sz w:val="26"/>
          <w:szCs w:val="26"/>
          <w:lang w:val="en-US"/>
        </w:rPr>
        <w:t xml:space="preserve"> 9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đồng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kiểm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nghiệm</w:t>
      </w:r>
      <w:proofErr w:type="spellEnd"/>
      <w:r w:rsidRPr="00734B1F">
        <w:rPr>
          <w:rFonts w:asciiTheme="majorHAnsi" w:eastAsia="Times New Roman" w:hAnsiTheme="majorHAnsi" w:cstheme="majorHAnsi"/>
          <w:color w:val="000000" w:themeColor="text1"/>
          <w:sz w:val="26"/>
          <w:szCs w:val="26"/>
          <w:lang w:val="en-US"/>
        </w:rPr>
        <w:t xml:space="preserve"> </w:t>
      </w:r>
      <w:r w:rsidR="00F16FA5" w:rsidRPr="00734B1F">
        <w:rPr>
          <w:rFonts w:asciiTheme="majorHAnsi" w:eastAsia="Times New Roman" w:hAnsiTheme="majorHAnsi" w:cstheme="majorHAnsi"/>
          <w:color w:val="000000" w:themeColor="text1"/>
          <w:sz w:val="26"/>
          <w:szCs w:val="26"/>
          <w:lang w:val="en-US"/>
        </w:rPr>
        <w:t>[4].</w:t>
      </w:r>
    </w:p>
    <w:p w14:paraId="0694B1F6" w14:textId="54013FE1" w:rsidR="00E6339F" w:rsidRPr="00734B1F" w:rsidRDefault="00E6339F" w:rsidP="00A84A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b/>
          <w:bCs/>
          <w:color w:val="000000" w:themeColor="text1"/>
          <w:sz w:val="26"/>
          <w:szCs w:val="26"/>
          <w:lang w:val="en-US"/>
        </w:rPr>
        <w:lastRenderedPageBreak/>
        <w:t>PHP 4:</w:t>
      </w:r>
      <w:r w:rsidRPr="00734B1F">
        <w:rPr>
          <w:rFonts w:asciiTheme="majorHAnsi" w:eastAsia="Times New Roman" w:hAnsiTheme="majorHAnsi" w:cstheme="majorHAnsi"/>
          <w:color w:val="000000" w:themeColor="text1"/>
          <w:sz w:val="26"/>
          <w:szCs w:val="26"/>
          <w:lang w:val="en-US"/>
        </w:rPr>
        <w:t xml:space="preserve"> </w:t>
      </w:r>
      <w:proofErr w:type="spellStart"/>
      <w:r w:rsidR="00173D68" w:rsidRPr="00734B1F">
        <w:rPr>
          <w:rFonts w:asciiTheme="majorHAnsi" w:eastAsia="Times New Roman" w:hAnsiTheme="majorHAnsi" w:cstheme="majorHAnsi"/>
          <w:color w:val="000000" w:themeColor="text1"/>
          <w:sz w:val="26"/>
          <w:szCs w:val="26"/>
          <w:lang w:val="en-US"/>
        </w:rPr>
        <w:t>V</w:t>
      </w:r>
      <w:r w:rsidRPr="00734B1F">
        <w:rPr>
          <w:rFonts w:asciiTheme="majorHAnsi" w:eastAsia="Times New Roman" w:hAnsiTheme="majorHAnsi" w:cstheme="majorHAnsi"/>
          <w:color w:val="000000" w:themeColor="text1"/>
          <w:sz w:val="26"/>
          <w:szCs w:val="26"/>
          <w:lang w:val="en-US"/>
        </w:rPr>
        <w:t>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mùa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1998, </w:t>
      </w:r>
      <w:proofErr w:type="spellStart"/>
      <w:r w:rsidRPr="00734B1F">
        <w:rPr>
          <w:rFonts w:asciiTheme="majorHAnsi" w:eastAsia="Times New Roman" w:hAnsiTheme="majorHAnsi" w:cstheme="majorHAnsi"/>
          <w:color w:val="000000" w:themeColor="text1"/>
          <w:sz w:val="26"/>
          <w:szCs w:val="26"/>
          <w:lang w:val="en-US"/>
        </w:rPr>
        <w:t>ngay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khi</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Andi </w:t>
      </w:r>
      <w:proofErr w:type="spellStart"/>
      <w:r w:rsidRPr="00734B1F">
        <w:rPr>
          <w:rFonts w:asciiTheme="majorHAnsi" w:eastAsia="Times New Roman" w:hAnsiTheme="majorHAnsi" w:cstheme="majorHAnsi"/>
          <w:color w:val="000000" w:themeColor="text1"/>
          <w:sz w:val="26"/>
          <w:szCs w:val="26"/>
          <w:lang w:val="en-US"/>
        </w:rPr>
        <w:t>Gutmans</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Zeev</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Suraski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tay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lõi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Mục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đích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nhằm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tốc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mô</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đun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vậy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dựa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API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nhưng</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quả</w:t>
      </w:r>
      <w:proofErr w:type="spellEnd"/>
      <w:r w:rsidRPr="00734B1F">
        <w:rPr>
          <w:rFonts w:asciiTheme="majorHAnsi" w:eastAsia="Times New Roman" w:hAnsiTheme="majorHAnsi" w:cstheme="majorHAnsi"/>
          <w:color w:val="000000" w:themeColor="text1"/>
          <w:sz w:val="26"/>
          <w:szCs w:val="26"/>
          <w:lang w:val="en-US"/>
        </w:rPr>
        <w:t>.</w:t>
      </w:r>
    </w:p>
    <w:p w14:paraId="59DA838B" w14:textId="5F878D3E" w:rsidR="00E6339F" w:rsidRPr="00734B1F" w:rsidRDefault="00E6339F" w:rsidP="00A84A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'Zend Engine' (</w:t>
      </w:r>
      <w:proofErr w:type="spellStart"/>
      <w:r w:rsidRPr="00734B1F">
        <w:rPr>
          <w:rFonts w:asciiTheme="majorHAnsi" w:eastAsia="Times New Roman" w:hAnsiTheme="majorHAnsi" w:cstheme="majorHAnsi"/>
          <w:color w:val="000000" w:themeColor="text1"/>
          <w:sz w:val="26"/>
          <w:szCs w:val="26"/>
          <w:lang w:val="en-US"/>
        </w:rPr>
        <w:t>ghép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từ</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Zeev</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Andi),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đáp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kế</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thành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giữa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1999. PHP 4.0, </w:t>
      </w:r>
      <w:proofErr w:type="spellStart"/>
      <w:r w:rsidRPr="00734B1F">
        <w:rPr>
          <w:rFonts w:asciiTheme="majorHAnsi" w:eastAsia="Times New Roman" w:hAnsiTheme="majorHAnsi" w:cstheme="majorHAnsi"/>
          <w:color w:val="000000" w:themeColor="text1"/>
          <w:sz w:val="26"/>
          <w:szCs w:val="26"/>
          <w:lang w:val="en-US"/>
        </w:rPr>
        <w:t>dựa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kèm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loạt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bổ</w:t>
      </w:r>
      <w:proofErr w:type="spellEnd"/>
      <w:r w:rsidRPr="00734B1F">
        <w:rPr>
          <w:rFonts w:asciiTheme="majorHAnsi" w:eastAsia="Times New Roman" w:hAnsiTheme="majorHAnsi" w:cstheme="majorHAnsi"/>
          <w:color w:val="000000" w:themeColor="text1"/>
          <w:sz w:val="26"/>
          <w:szCs w:val="26"/>
          <w:lang w:val="en-US"/>
        </w:rPr>
        <w:t xml:space="preserve"> sung,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5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2000, </w:t>
      </w:r>
      <w:proofErr w:type="spellStart"/>
      <w:r w:rsidRPr="00734B1F">
        <w:rPr>
          <w:rFonts w:asciiTheme="majorHAnsi" w:eastAsia="Times New Roman" w:hAnsiTheme="majorHAnsi" w:cstheme="majorHAnsi"/>
          <w:color w:val="000000" w:themeColor="text1"/>
          <w:sz w:val="26"/>
          <w:szCs w:val="26"/>
          <w:lang w:val="en-US"/>
        </w:rPr>
        <w:t>gần</w:t>
      </w:r>
      <w:proofErr w:type="spellEnd"/>
      <w:r w:rsidRPr="00734B1F">
        <w:rPr>
          <w:rFonts w:asciiTheme="majorHAnsi" w:eastAsia="Times New Roman" w:hAnsiTheme="majorHAnsi" w:cstheme="majorHAnsi"/>
          <w:color w:val="000000" w:themeColor="text1"/>
          <w:sz w:val="26"/>
          <w:szCs w:val="26"/>
          <w:lang w:val="en-US"/>
        </w:rPr>
        <w:t xml:space="preserve"> 2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PHP 3.0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Ngoài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tốc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thiện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PHP 4.0 </w:t>
      </w:r>
      <w:proofErr w:type="spellStart"/>
      <w:r w:rsidRPr="00734B1F">
        <w:rPr>
          <w:rFonts w:asciiTheme="majorHAnsi" w:eastAsia="Times New Roman" w:hAnsiTheme="majorHAnsi" w:cstheme="majorHAnsi"/>
          <w:color w:val="000000" w:themeColor="text1"/>
          <w:sz w:val="26"/>
          <w:szCs w:val="26"/>
          <w:lang w:val="en-US"/>
        </w:rPr>
        <w:t>đem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yếu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gồm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chủ</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hơn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HTTP, </w:t>
      </w:r>
      <w:proofErr w:type="spellStart"/>
      <w:r w:rsidRPr="00734B1F">
        <w:rPr>
          <w:rFonts w:asciiTheme="majorHAnsi" w:eastAsia="Times New Roman" w:hAnsiTheme="majorHAnsi" w:cstheme="majorHAnsi"/>
          <w:color w:val="000000" w:themeColor="text1"/>
          <w:sz w:val="26"/>
          <w:szCs w:val="26"/>
          <w:lang w:val="en-US"/>
        </w:rPr>
        <w:t>tạo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đệm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thông</w:t>
      </w:r>
      <w:proofErr w:type="spellEnd"/>
      <w:r w:rsidRPr="00734B1F">
        <w:rPr>
          <w:rFonts w:asciiTheme="majorHAnsi" w:eastAsia="Times New Roman" w:hAnsiTheme="majorHAnsi" w:cstheme="majorHAnsi"/>
          <w:color w:val="000000" w:themeColor="text1"/>
          <w:sz w:val="26"/>
          <w:szCs w:val="26"/>
          <w:lang w:val="en-US"/>
        </w:rPr>
        <w:t xml:space="preserve"> tin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thông</w:t>
      </w:r>
      <w:proofErr w:type="spellEnd"/>
      <w:r w:rsidRPr="00734B1F">
        <w:rPr>
          <w:rFonts w:asciiTheme="majorHAnsi" w:eastAsia="Times New Roman" w:hAnsiTheme="majorHAnsi" w:cstheme="majorHAnsi"/>
          <w:color w:val="000000" w:themeColor="text1"/>
          <w:sz w:val="26"/>
          <w:szCs w:val="26"/>
          <w:lang w:val="en-US"/>
        </w:rPr>
        <w:t xml:space="preserve"> tin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mật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cung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cấp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cấu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trúc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ngôn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w:t>
      </w:r>
    </w:p>
    <w:p w14:paraId="12B9A2AF" w14:textId="6E426CF2" w:rsidR="00E6339F" w:rsidRPr="00734B1F" w:rsidRDefault="00E6339F" w:rsidP="00A84A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PHP 4, </w:t>
      </w:r>
      <w:proofErr w:type="spellStart"/>
      <w:r w:rsidRPr="00734B1F">
        <w:rPr>
          <w:rFonts w:asciiTheme="majorHAnsi" w:eastAsia="Times New Roman" w:hAnsiTheme="majorHAnsi" w:cstheme="majorHAnsi"/>
          <w:color w:val="000000" w:themeColor="text1"/>
          <w:sz w:val="26"/>
          <w:szCs w:val="26"/>
          <w:lang w:val="en-US"/>
        </w:rPr>
        <w:t>số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nghìn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triệu</w:t>
      </w:r>
      <w:proofErr w:type="spellEnd"/>
      <w:r w:rsidRPr="00734B1F">
        <w:rPr>
          <w:rFonts w:asciiTheme="majorHAnsi" w:eastAsia="Times New Roman" w:hAnsiTheme="majorHAnsi" w:cstheme="majorHAnsi"/>
          <w:color w:val="000000" w:themeColor="text1"/>
          <w:sz w:val="26"/>
          <w:szCs w:val="26"/>
          <w:lang w:val="en-US"/>
        </w:rPr>
        <w:t xml:space="preserve"> site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chiếm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khoảng</w:t>
      </w:r>
      <w:proofErr w:type="spellEnd"/>
      <w:r w:rsidRPr="00734B1F">
        <w:rPr>
          <w:rFonts w:asciiTheme="majorHAnsi" w:eastAsia="Times New Roman" w:hAnsiTheme="majorHAnsi" w:cstheme="majorHAnsi"/>
          <w:color w:val="000000" w:themeColor="text1"/>
          <w:sz w:val="26"/>
          <w:szCs w:val="26"/>
          <w:lang w:val="en-US"/>
        </w:rPr>
        <w:t xml:space="preserve"> 20% </w:t>
      </w:r>
      <w:proofErr w:type="spellStart"/>
      <w:r w:rsidRPr="00734B1F">
        <w:rPr>
          <w:rFonts w:asciiTheme="majorHAnsi" w:eastAsia="Times New Roman" w:hAnsiTheme="majorHAnsi" w:cstheme="majorHAnsi"/>
          <w:color w:val="000000" w:themeColor="text1"/>
          <w:sz w:val="26"/>
          <w:szCs w:val="26"/>
          <w:lang w:val="en-US"/>
        </w:rPr>
        <w:t>số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miền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mạng</w:t>
      </w:r>
      <w:proofErr w:type="spellEnd"/>
      <w:r w:rsidRPr="00734B1F">
        <w:rPr>
          <w:rFonts w:asciiTheme="majorHAnsi" w:eastAsia="Times New Roman" w:hAnsiTheme="majorHAnsi" w:cstheme="majorHAnsi"/>
          <w:color w:val="000000" w:themeColor="text1"/>
          <w:sz w:val="26"/>
          <w:szCs w:val="26"/>
          <w:lang w:val="en-US"/>
        </w:rPr>
        <w:t xml:space="preserve"> Internet.</w:t>
      </w:r>
    </w:p>
    <w:p w14:paraId="1DC90F05" w14:textId="0FB7976B" w:rsidR="00E6339F" w:rsidRPr="00734B1F" w:rsidRDefault="00E6339F" w:rsidP="00E6339F">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Nhóm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cũng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tới</w:t>
      </w:r>
      <w:proofErr w:type="spellEnd"/>
      <w:r w:rsidRPr="00734B1F">
        <w:rPr>
          <w:rFonts w:asciiTheme="majorHAnsi" w:eastAsia="Times New Roman" w:hAnsiTheme="majorHAnsi" w:cstheme="majorHAnsi"/>
          <w:color w:val="000000" w:themeColor="text1"/>
          <w:sz w:val="26"/>
          <w:szCs w:val="26"/>
          <w:lang w:val="en-US"/>
        </w:rPr>
        <w:t xml:space="preserve"> con </w:t>
      </w:r>
      <w:proofErr w:type="spellStart"/>
      <w:r w:rsidRPr="00734B1F">
        <w:rPr>
          <w:rFonts w:asciiTheme="majorHAnsi" w:eastAsia="Times New Roman" w:hAnsiTheme="majorHAnsi" w:cstheme="majorHAnsi"/>
          <w:color w:val="000000" w:themeColor="text1"/>
          <w:sz w:val="26"/>
          <w:szCs w:val="26"/>
          <w:lang w:val="en-US"/>
        </w:rPr>
        <w:t>số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nghìn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nghìn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người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tham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quan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PEAR, PECL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kĩ</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thuật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PHP</w:t>
      </w:r>
      <w:r w:rsidR="00C33699" w:rsidRPr="00734B1F">
        <w:rPr>
          <w:rFonts w:asciiTheme="majorHAnsi" w:eastAsia="Times New Roman" w:hAnsiTheme="majorHAnsi" w:cstheme="majorHAnsi"/>
          <w:color w:val="000000" w:themeColor="text1"/>
          <w:sz w:val="26"/>
          <w:szCs w:val="26"/>
          <w:lang w:val="en-US"/>
        </w:rPr>
        <w:t xml:space="preserve"> </w:t>
      </w:r>
      <w:r w:rsidR="00B810D1" w:rsidRPr="00734B1F">
        <w:rPr>
          <w:rFonts w:asciiTheme="majorHAnsi" w:eastAsia="Times New Roman" w:hAnsiTheme="majorHAnsi" w:cstheme="majorHAnsi"/>
          <w:color w:val="000000" w:themeColor="text1"/>
          <w:sz w:val="26"/>
          <w:szCs w:val="26"/>
          <w:lang w:val="en-US"/>
        </w:rPr>
        <w:t>[4].</w:t>
      </w:r>
    </w:p>
    <w:p w14:paraId="79768D4C" w14:textId="5417A055" w:rsidR="00A84AA6" w:rsidRPr="00734B1F" w:rsidRDefault="00A84AA6" w:rsidP="00E6339F">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
    <w:p w14:paraId="24A44A55" w14:textId="1330390E" w:rsidR="00A84AA6" w:rsidRPr="00734B1F" w:rsidRDefault="00A84AA6" w:rsidP="00A84A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b/>
          <w:bCs/>
          <w:color w:val="000000" w:themeColor="text1"/>
          <w:sz w:val="26"/>
          <w:szCs w:val="26"/>
          <w:lang w:val="en-US"/>
        </w:rPr>
        <w:t>PHP 5:</w:t>
      </w:r>
      <w:r w:rsidRPr="00734B1F">
        <w:rPr>
          <w:rFonts w:asciiTheme="majorHAnsi" w:eastAsia="Times New Roman" w:hAnsiTheme="majorHAnsi" w:cstheme="majorHAnsi"/>
          <w:color w:val="000000" w:themeColor="text1"/>
          <w:sz w:val="26"/>
          <w:szCs w:val="26"/>
          <w:lang w:val="en-US"/>
        </w:rPr>
        <w:t xml:space="preserve"> </w:t>
      </w:r>
      <w:proofErr w:type="spellStart"/>
      <w:r w:rsidR="00173D68" w:rsidRPr="00734B1F">
        <w:rPr>
          <w:rFonts w:asciiTheme="majorHAnsi" w:eastAsia="Times New Roman" w:hAnsiTheme="majorHAnsi" w:cstheme="majorHAnsi"/>
          <w:color w:val="000000" w:themeColor="text1"/>
          <w:sz w:val="26"/>
          <w:szCs w:val="26"/>
          <w:lang w:val="en-US"/>
        </w:rPr>
        <w:t>S</w:t>
      </w:r>
      <w:r w:rsidRPr="00734B1F">
        <w:rPr>
          <w:rFonts w:asciiTheme="majorHAnsi" w:eastAsia="Times New Roman" w:hAnsiTheme="majorHAnsi" w:cstheme="majorHAnsi"/>
          <w:color w:val="000000" w:themeColor="text1"/>
          <w:sz w:val="26"/>
          <w:szCs w:val="26"/>
          <w:lang w:val="en-US"/>
        </w:rPr>
        <w:t>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thành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sức</w:t>
      </w:r>
      <w:proofErr w:type="spellEnd"/>
      <w:r w:rsidRPr="00734B1F">
        <w:rPr>
          <w:rFonts w:asciiTheme="majorHAnsi" w:eastAsia="Times New Roman" w:hAnsiTheme="majorHAnsi" w:cstheme="majorHAnsi"/>
          <w:color w:val="000000" w:themeColor="text1"/>
          <w:sz w:val="26"/>
          <w:szCs w:val="26"/>
          <w:lang w:val="en-US"/>
        </w:rPr>
        <w:t xml:space="preserve"> to </w:t>
      </w:r>
      <w:proofErr w:type="spellStart"/>
      <w:r w:rsidRPr="00734B1F">
        <w:rPr>
          <w:rFonts w:asciiTheme="majorHAnsi" w:eastAsia="Times New Roman" w:hAnsiTheme="majorHAnsi" w:cstheme="majorHAnsi"/>
          <w:color w:val="000000" w:themeColor="text1"/>
          <w:sz w:val="26"/>
          <w:szCs w:val="26"/>
          <w:lang w:val="en-US"/>
        </w:rPr>
        <w:t>lớn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4.0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nhóm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tự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đồng</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nhanh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chóng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giúp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họ</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nhận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yếu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kém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4 </w:t>
      </w:r>
      <w:proofErr w:type="spellStart"/>
      <w:r w:rsidRPr="00734B1F">
        <w:rPr>
          <w:rFonts w:asciiTheme="majorHAnsi" w:eastAsia="Times New Roman" w:hAnsiTheme="majorHAnsi" w:cstheme="majorHAnsi"/>
          <w:color w:val="000000" w:themeColor="text1"/>
          <w:sz w:val="26"/>
          <w:szCs w:val="26"/>
          <w:lang w:val="en-US"/>
        </w:rPr>
        <w:t>đặc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biệt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hướng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tượng</w:t>
      </w:r>
      <w:proofErr w:type="spellEnd"/>
      <w:r w:rsidRPr="00734B1F">
        <w:rPr>
          <w:rFonts w:asciiTheme="majorHAnsi" w:eastAsia="Times New Roman" w:hAnsiTheme="majorHAnsi" w:cstheme="majorHAnsi"/>
          <w:color w:val="000000" w:themeColor="text1"/>
          <w:sz w:val="26"/>
          <w:szCs w:val="26"/>
          <w:lang w:val="en-US"/>
        </w:rPr>
        <w:t xml:space="preserve"> (OOP), </w:t>
      </w:r>
      <w:proofErr w:type="spellStart"/>
      <w:r w:rsidRPr="00734B1F">
        <w:rPr>
          <w:rFonts w:asciiTheme="majorHAnsi" w:eastAsia="Times New Roman" w:hAnsiTheme="majorHAnsi" w:cstheme="majorHAnsi"/>
          <w:color w:val="000000" w:themeColor="text1"/>
          <w:sz w:val="26"/>
          <w:szCs w:val="26"/>
          <w:lang w:val="en-US"/>
        </w:rPr>
        <w:t>xử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lý</w:t>
      </w:r>
      <w:proofErr w:type="spellEnd"/>
      <w:r w:rsidRPr="00734B1F">
        <w:rPr>
          <w:rFonts w:asciiTheme="majorHAnsi" w:eastAsia="Times New Roman" w:hAnsiTheme="majorHAnsi" w:cstheme="majorHAnsi"/>
          <w:color w:val="000000" w:themeColor="text1"/>
          <w:sz w:val="26"/>
          <w:szCs w:val="26"/>
          <w:lang w:val="en-US"/>
        </w:rPr>
        <w:t xml:space="preserve"> XML, </w:t>
      </w:r>
      <w:proofErr w:type="spellStart"/>
      <w:r w:rsidRPr="00734B1F">
        <w:rPr>
          <w:rFonts w:asciiTheme="majorHAnsi" w:eastAsia="Times New Roman" w:hAnsiTheme="majorHAnsi" w:cstheme="majorHAnsi"/>
          <w:color w:val="000000" w:themeColor="text1"/>
          <w:sz w:val="26"/>
          <w:szCs w:val="26"/>
          <w:lang w:val="en-US"/>
        </w:rPr>
        <w:t>không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giao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máy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MySQL 4.1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5.0,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dịch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vụ</w:t>
      </w:r>
      <w:proofErr w:type="spellEnd"/>
      <w:r w:rsidRPr="00734B1F">
        <w:rPr>
          <w:rFonts w:asciiTheme="majorHAnsi" w:eastAsia="Times New Roman" w:hAnsiTheme="majorHAnsi" w:cstheme="majorHAnsi"/>
          <w:color w:val="000000" w:themeColor="text1"/>
          <w:sz w:val="26"/>
          <w:szCs w:val="26"/>
          <w:lang w:val="en-US"/>
        </w:rPr>
        <w:t xml:space="preserve"> web </w:t>
      </w:r>
      <w:proofErr w:type="spellStart"/>
      <w:r w:rsidRPr="00734B1F">
        <w:rPr>
          <w:rFonts w:asciiTheme="majorHAnsi" w:eastAsia="Times New Roman" w:hAnsiTheme="majorHAnsi" w:cstheme="majorHAnsi"/>
          <w:color w:val="000000" w:themeColor="text1"/>
          <w:sz w:val="26"/>
          <w:szCs w:val="26"/>
          <w:lang w:val="en-US"/>
        </w:rPr>
        <w:t>yếu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điểm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mục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đích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Zeev</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Andi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Zend Engine 2.0, </w:t>
      </w:r>
      <w:proofErr w:type="spellStart"/>
      <w:r w:rsidRPr="00734B1F">
        <w:rPr>
          <w:rFonts w:asciiTheme="majorHAnsi" w:eastAsia="Times New Roman" w:hAnsiTheme="majorHAnsi" w:cstheme="majorHAnsi"/>
          <w:color w:val="000000" w:themeColor="text1"/>
          <w:sz w:val="26"/>
          <w:szCs w:val="26"/>
          <w:lang w:val="en-US"/>
        </w:rPr>
        <w:t>lõi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5.0.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thảo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luận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Slashdot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thấy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PHP 5.0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thời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điểm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12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2002 </w:t>
      </w:r>
      <w:proofErr w:type="spellStart"/>
      <w:r w:rsidRPr="00734B1F">
        <w:rPr>
          <w:rFonts w:asciiTheme="majorHAnsi" w:eastAsia="Times New Roman" w:hAnsiTheme="majorHAnsi" w:cstheme="majorHAnsi"/>
          <w:color w:val="000000" w:themeColor="text1"/>
          <w:sz w:val="26"/>
          <w:szCs w:val="26"/>
          <w:lang w:val="en-US"/>
        </w:rPr>
        <w:t>nhưng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phỏng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vấn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Zeev</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quan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thì</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mạng</w:t>
      </w:r>
      <w:proofErr w:type="spellEnd"/>
      <w:r w:rsidRPr="00734B1F">
        <w:rPr>
          <w:rFonts w:asciiTheme="majorHAnsi" w:eastAsia="Times New Roman" w:hAnsiTheme="majorHAnsi" w:cstheme="majorHAnsi"/>
          <w:color w:val="000000" w:themeColor="text1"/>
          <w:sz w:val="26"/>
          <w:szCs w:val="26"/>
          <w:lang w:val="en-US"/>
        </w:rPr>
        <w:t xml:space="preserve"> Internet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khoảng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7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2002. </w:t>
      </w:r>
      <w:proofErr w:type="spellStart"/>
      <w:r w:rsidRPr="00734B1F">
        <w:rPr>
          <w:rFonts w:asciiTheme="majorHAnsi" w:eastAsia="Times New Roman" w:hAnsiTheme="majorHAnsi" w:cstheme="majorHAnsi"/>
          <w:color w:val="000000" w:themeColor="text1"/>
          <w:sz w:val="26"/>
          <w:szCs w:val="26"/>
          <w:lang w:val="en-US"/>
        </w:rPr>
        <w:t>Ngày</w:t>
      </w:r>
      <w:proofErr w:type="spellEnd"/>
      <w:r w:rsidRPr="00734B1F">
        <w:rPr>
          <w:rFonts w:asciiTheme="majorHAnsi" w:eastAsia="Times New Roman" w:hAnsiTheme="majorHAnsi" w:cstheme="majorHAnsi"/>
          <w:color w:val="000000" w:themeColor="text1"/>
          <w:sz w:val="26"/>
          <w:szCs w:val="26"/>
          <w:lang w:val="en-US"/>
        </w:rPr>
        <w:t xml:space="preserve"> 29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6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2003, PHP 5 Beta 1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đồng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kiểm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nghiệm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cũng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Zend Engine 2.0.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Beta 2 </w:t>
      </w:r>
      <w:proofErr w:type="spellStart"/>
      <w:r w:rsidRPr="00734B1F">
        <w:rPr>
          <w:rFonts w:asciiTheme="majorHAnsi" w:eastAsia="Times New Roman" w:hAnsiTheme="majorHAnsi" w:cstheme="majorHAnsi"/>
          <w:color w:val="000000" w:themeColor="text1"/>
          <w:sz w:val="26"/>
          <w:szCs w:val="26"/>
          <w:lang w:val="en-US"/>
        </w:rPr>
        <w:t>sau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10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2003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xuất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hiện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hai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chờ</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đợi</w:t>
      </w:r>
      <w:proofErr w:type="spellEnd"/>
      <w:r w:rsidRPr="00734B1F">
        <w:rPr>
          <w:rFonts w:asciiTheme="majorHAnsi" w:eastAsia="Times New Roman" w:hAnsiTheme="majorHAnsi" w:cstheme="majorHAnsi"/>
          <w:color w:val="000000" w:themeColor="text1"/>
          <w:sz w:val="26"/>
          <w:szCs w:val="26"/>
          <w:lang w:val="en-US"/>
        </w:rPr>
        <w:t xml:space="preserve">: Iterators, Reflection </w:t>
      </w:r>
      <w:proofErr w:type="spellStart"/>
      <w:r w:rsidRPr="00734B1F">
        <w:rPr>
          <w:rFonts w:asciiTheme="majorHAnsi" w:eastAsia="Times New Roman" w:hAnsiTheme="majorHAnsi" w:cstheme="majorHAnsi"/>
          <w:color w:val="000000" w:themeColor="text1"/>
          <w:sz w:val="26"/>
          <w:szCs w:val="26"/>
          <w:lang w:val="en-US"/>
        </w:rPr>
        <w:t>nhưng</w:t>
      </w:r>
      <w:proofErr w:type="spellEnd"/>
      <w:r w:rsidRPr="00734B1F">
        <w:rPr>
          <w:rFonts w:asciiTheme="majorHAnsi" w:eastAsia="Times New Roman" w:hAnsiTheme="majorHAnsi" w:cstheme="majorHAnsi"/>
          <w:color w:val="000000" w:themeColor="text1"/>
          <w:sz w:val="26"/>
          <w:szCs w:val="26"/>
          <w:lang w:val="en-US"/>
        </w:rPr>
        <w:t xml:space="preserve"> namespaces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gây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tranh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bị</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loại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khỏi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Ngày</w:t>
      </w:r>
      <w:proofErr w:type="spellEnd"/>
      <w:r w:rsidRPr="00734B1F">
        <w:rPr>
          <w:rFonts w:asciiTheme="majorHAnsi" w:eastAsia="Times New Roman" w:hAnsiTheme="majorHAnsi" w:cstheme="majorHAnsi"/>
          <w:color w:val="000000" w:themeColor="text1"/>
          <w:sz w:val="26"/>
          <w:szCs w:val="26"/>
          <w:lang w:val="en-US"/>
        </w:rPr>
        <w:t xml:space="preserve"> 21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12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2003: PHP 5 Beta 3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kiểm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phân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phối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kèm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Tidy, </w:t>
      </w:r>
      <w:proofErr w:type="spellStart"/>
      <w:r w:rsidRPr="00734B1F">
        <w:rPr>
          <w:rFonts w:asciiTheme="majorHAnsi" w:eastAsia="Times New Roman" w:hAnsiTheme="majorHAnsi" w:cstheme="majorHAnsi"/>
          <w:color w:val="000000" w:themeColor="text1"/>
          <w:sz w:val="26"/>
          <w:szCs w:val="26"/>
          <w:lang w:val="en-US"/>
        </w:rPr>
        <w:t>bỏ</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Windows 95, </w:t>
      </w:r>
      <w:proofErr w:type="spellStart"/>
      <w:r w:rsidRPr="00734B1F">
        <w:rPr>
          <w:rFonts w:asciiTheme="majorHAnsi" w:eastAsia="Times New Roman" w:hAnsiTheme="majorHAnsi" w:cstheme="majorHAnsi"/>
          <w:color w:val="000000" w:themeColor="text1"/>
          <w:sz w:val="26"/>
          <w:szCs w:val="26"/>
          <w:lang w:val="en-US"/>
        </w:rPr>
        <w:t>khả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gọi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hàm</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bên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XSLT, </w:t>
      </w:r>
      <w:proofErr w:type="spellStart"/>
      <w:r w:rsidRPr="00734B1F">
        <w:rPr>
          <w:rFonts w:asciiTheme="majorHAnsi" w:eastAsia="Times New Roman" w:hAnsiTheme="majorHAnsi" w:cstheme="majorHAnsi"/>
          <w:color w:val="000000" w:themeColor="text1"/>
          <w:sz w:val="26"/>
          <w:szCs w:val="26"/>
          <w:lang w:val="en-US"/>
        </w:rPr>
        <w:t>sửa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chữa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lỗi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thêm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lastRenderedPageBreak/>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hàm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thức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mắt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ngày</w:t>
      </w:r>
      <w:proofErr w:type="spellEnd"/>
      <w:r w:rsidRPr="00734B1F">
        <w:rPr>
          <w:rFonts w:asciiTheme="majorHAnsi" w:eastAsia="Times New Roman" w:hAnsiTheme="majorHAnsi" w:cstheme="majorHAnsi"/>
          <w:color w:val="000000" w:themeColor="text1"/>
          <w:sz w:val="26"/>
          <w:szCs w:val="26"/>
          <w:lang w:val="en-US"/>
        </w:rPr>
        <w:t xml:space="preserve"> 13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7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2004 </w:t>
      </w:r>
      <w:proofErr w:type="spellStart"/>
      <w:r w:rsidRPr="00734B1F">
        <w:rPr>
          <w:rFonts w:asciiTheme="majorHAnsi" w:eastAsia="Times New Roman" w:hAnsiTheme="majorHAnsi" w:cstheme="majorHAnsi"/>
          <w:color w:val="000000" w:themeColor="text1"/>
          <w:sz w:val="26"/>
          <w:szCs w:val="26"/>
          <w:lang w:val="en-US"/>
        </w:rPr>
        <w:t>sau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chuỗi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kiểm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thử</w:t>
      </w:r>
      <w:proofErr w:type="spellEnd"/>
      <w:r w:rsidRPr="00734B1F">
        <w:rPr>
          <w:rFonts w:asciiTheme="majorHAnsi" w:eastAsia="Times New Roman" w:hAnsiTheme="majorHAnsi" w:cstheme="majorHAnsi"/>
          <w:color w:val="000000" w:themeColor="text1"/>
          <w:sz w:val="26"/>
          <w:szCs w:val="26"/>
          <w:lang w:val="en-US"/>
        </w:rPr>
        <w:t xml:space="preserve"> bao </w:t>
      </w:r>
      <w:proofErr w:type="spellStart"/>
      <w:r w:rsidRPr="00734B1F">
        <w:rPr>
          <w:rFonts w:asciiTheme="majorHAnsi" w:eastAsia="Times New Roman" w:hAnsiTheme="majorHAnsi" w:cstheme="majorHAnsi"/>
          <w:color w:val="000000" w:themeColor="text1"/>
          <w:sz w:val="26"/>
          <w:szCs w:val="26"/>
          <w:lang w:val="en-US"/>
        </w:rPr>
        <w:t>gồm</w:t>
      </w:r>
      <w:proofErr w:type="spellEnd"/>
      <w:r w:rsidRPr="00734B1F">
        <w:rPr>
          <w:rFonts w:asciiTheme="majorHAnsi" w:eastAsia="Times New Roman" w:hAnsiTheme="majorHAnsi" w:cstheme="majorHAnsi"/>
          <w:color w:val="000000" w:themeColor="text1"/>
          <w:sz w:val="26"/>
          <w:szCs w:val="26"/>
          <w:lang w:val="en-US"/>
        </w:rPr>
        <w:t xml:space="preserve"> Beta 4, RC 1, RC2, RC3. </w:t>
      </w:r>
      <w:proofErr w:type="spellStart"/>
      <w:r w:rsidRPr="00734B1F">
        <w:rPr>
          <w:rFonts w:asciiTheme="majorHAnsi" w:eastAsia="Times New Roman" w:hAnsiTheme="majorHAnsi" w:cstheme="majorHAnsi"/>
          <w:color w:val="000000" w:themeColor="text1"/>
          <w:sz w:val="26"/>
          <w:szCs w:val="26"/>
          <w:lang w:val="en-US"/>
        </w:rPr>
        <w:t>Mặc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coi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đây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xuất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nhưng</w:t>
      </w:r>
      <w:proofErr w:type="spellEnd"/>
      <w:r w:rsidRPr="00734B1F">
        <w:rPr>
          <w:rFonts w:asciiTheme="majorHAnsi" w:eastAsia="Times New Roman" w:hAnsiTheme="majorHAnsi" w:cstheme="majorHAnsi"/>
          <w:color w:val="000000" w:themeColor="text1"/>
          <w:sz w:val="26"/>
          <w:szCs w:val="26"/>
          <w:lang w:val="en-US"/>
        </w:rPr>
        <w:t xml:space="preserve"> PHP 5.0 </w:t>
      </w:r>
      <w:proofErr w:type="spellStart"/>
      <w:r w:rsidRPr="00734B1F">
        <w:rPr>
          <w:rFonts w:asciiTheme="majorHAnsi" w:eastAsia="Times New Roman" w:hAnsiTheme="majorHAnsi" w:cstheme="majorHAnsi"/>
          <w:color w:val="000000" w:themeColor="text1"/>
          <w:sz w:val="26"/>
          <w:szCs w:val="26"/>
          <w:lang w:val="en-US"/>
        </w:rPr>
        <w:t>vẫn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còn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lỗi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lỗi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thực</w:t>
      </w:r>
      <w:proofErr w:type="spellEnd"/>
      <w:r w:rsidRPr="00734B1F">
        <w:rPr>
          <w:rFonts w:asciiTheme="majorHAnsi" w:eastAsia="Times New Roman" w:hAnsiTheme="majorHAnsi" w:cstheme="majorHAnsi"/>
          <w:color w:val="000000" w:themeColor="text1"/>
          <w:sz w:val="26"/>
          <w:szCs w:val="26"/>
          <w:lang w:val="en-US"/>
        </w:rPr>
        <w:t xml:space="preserve"> HTTP.</w:t>
      </w:r>
    </w:p>
    <w:p w14:paraId="296EC34F" w14:textId="593B3944" w:rsidR="00A84AA6" w:rsidRPr="00734B1F" w:rsidRDefault="00A84AA6" w:rsidP="00A84AA6">
      <w:pPr>
        <w:shd w:val="clear" w:color="auto" w:fill="FFFFFF"/>
        <w:spacing w:before="120" w:after="120" w:line="312" w:lineRule="auto"/>
        <w:ind w:firstLine="720"/>
        <w:jc w:val="both"/>
        <w:rPr>
          <w:rFonts w:asciiTheme="majorHAnsi" w:eastAsia="Times New Roman" w:hAnsiTheme="majorHAnsi" w:cstheme="majorHAnsi"/>
          <w:b/>
          <w:bCs/>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Ngày</w:t>
      </w:r>
      <w:proofErr w:type="spellEnd"/>
      <w:r w:rsidRPr="00734B1F">
        <w:rPr>
          <w:rFonts w:asciiTheme="majorHAnsi" w:eastAsia="Times New Roman" w:hAnsiTheme="majorHAnsi" w:cstheme="majorHAnsi"/>
          <w:color w:val="000000" w:themeColor="text1"/>
          <w:sz w:val="26"/>
          <w:szCs w:val="26"/>
          <w:lang w:val="en-US"/>
        </w:rPr>
        <w:t xml:space="preserve"> 14 </w:t>
      </w:r>
      <w:proofErr w:type="spellStart"/>
      <w:r w:rsidRPr="00734B1F">
        <w:rPr>
          <w:rFonts w:asciiTheme="majorHAnsi" w:eastAsia="Times New Roman" w:hAnsiTheme="majorHAnsi" w:cstheme="majorHAnsi"/>
          <w:color w:val="000000" w:themeColor="text1"/>
          <w:sz w:val="26"/>
          <w:szCs w:val="26"/>
          <w:lang w:val="en-US"/>
        </w:rPr>
        <w:t>tháng</w:t>
      </w:r>
      <w:proofErr w:type="spellEnd"/>
      <w:r w:rsidRPr="00734B1F">
        <w:rPr>
          <w:rFonts w:asciiTheme="majorHAnsi" w:eastAsia="Times New Roman" w:hAnsiTheme="majorHAnsi" w:cstheme="majorHAnsi"/>
          <w:color w:val="000000" w:themeColor="text1"/>
          <w:sz w:val="26"/>
          <w:szCs w:val="26"/>
          <w:lang w:val="en-US"/>
        </w:rPr>
        <w:t xml:space="preserve"> 7 </w:t>
      </w:r>
      <w:proofErr w:type="spellStart"/>
      <w:r w:rsidRPr="00734B1F">
        <w:rPr>
          <w:rFonts w:asciiTheme="majorHAnsi" w:eastAsia="Times New Roman" w:hAnsiTheme="majorHAnsi" w:cstheme="majorHAnsi"/>
          <w:color w:val="000000" w:themeColor="text1"/>
          <w:sz w:val="26"/>
          <w:szCs w:val="26"/>
          <w:lang w:val="en-US"/>
        </w:rPr>
        <w:t>năm</w:t>
      </w:r>
      <w:proofErr w:type="spellEnd"/>
      <w:r w:rsidRPr="00734B1F">
        <w:rPr>
          <w:rFonts w:asciiTheme="majorHAnsi" w:eastAsia="Times New Roman" w:hAnsiTheme="majorHAnsi" w:cstheme="majorHAnsi"/>
          <w:color w:val="000000" w:themeColor="text1"/>
          <w:sz w:val="26"/>
          <w:szCs w:val="26"/>
          <w:lang w:val="en-US"/>
        </w:rPr>
        <w:t xml:space="preserve"> 2005, PHP 5.1 Beta 3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PHP Team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bố</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đánh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dấu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chín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muồi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sự</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PDO,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lực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hệ</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thống</w:t>
      </w:r>
      <w:proofErr w:type="spellEnd"/>
      <w:r w:rsidRPr="00734B1F">
        <w:rPr>
          <w:rFonts w:asciiTheme="majorHAnsi" w:eastAsia="Times New Roman" w:hAnsiTheme="majorHAnsi" w:cstheme="majorHAnsi"/>
          <w:color w:val="000000" w:themeColor="text1"/>
          <w:sz w:val="26"/>
          <w:szCs w:val="26"/>
          <w:lang w:val="en-US"/>
        </w:rPr>
        <w:t xml:space="preserve"> API </w:t>
      </w:r>
      <w:proofErr w:type="spellStart"/>
      <w:r w:rsidRPr="00734B1F">
        <w:rPr>
          <w:rFonts w:asciiTheme="majorHAnsi" w:eastAsia="Times New Roman" w:hAnsiTheme="majorHAnsi" w:cstheme="majorHAnsi"/>
          <w:color w:val="000000" w:themeColor="text1"/>
          <w:sz w:val="26"/>
          <w:szCs w:val="26"/>
          <w:lang w:val="en-US"/>
        </w:rPr>
        <w:t>nhất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truy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thực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hiện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câu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truy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vấn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Ngoài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PHP 5.1,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triển</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tiếp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tục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nhân</w:t>
      </w:r>
      <w:proofErr w:type="spellEnd"/>
      <w:r w:rsidRPr="00734B1F">
        <w:rPr>
          <w:rFonts w:asciiTheme="majorHAnsi" w:eastAsia="Times New Roman" w:hAnsiTheme="majorHAnsi" w:cstheme="majorHAnsi"/>
          <w:color w:val="000000" w:themeColor="text1"/>
          <w:sz w:val="26"/>
          <w:szCs w:val="26"/>
          <w:lang w:val="en-US"/>
        </w:rPr>
        <w:t xml:space="preserve"> Zend Engine 2, </w:t>
      </w:r>
      <w:proofErr w:type="spellStart"/>
      <w:r w:rsidRPr="00734B1F">
        <w:rPr>
          <w:rFonts w:asciiTheme="majorHAnsi" w:eastAsia="Times New Roman" w:hAnsiTheme="majorHAnsi" w:cstheme="majorHAnsi"/>
          <w:color w:val="000000" w:themeColor="text1"/>
          <w:sz w:val="26"/>
          <w:szCs w:val="26"/>
          <w:lang w:val="en-US"/>
        </w:rPr>
        <w:t>nâng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cấp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mô</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đun</w:t>
      </w:r>
      <w:proofErr w:type="spellEnd"/>
      <w:r w:rsidRPr="00734B1F">
        <w:rPr>
          <w:rFonts w:asciiTheme="majorHAnsi" w:eastAsia="Times New Roman" w:hAnsiTheme="majorHAnsi" w:cstheme="majorHAnsi"/>
          <w:color w:val="000000" w:themeColor="text1"/>
          <w:sz w:val="26"/>
          <w:szCs w:val="26"/>
          <w:lang w:val="en-US"/>
        </w:rPr>
        <w:t xml:space="preserve"> PCRE </w:t>
      </w:r>
      <w:proofErr w:type="spellStart"/>
      <w:r w:rsidRPr="00734B1F">
        <w:rPr>
          <w:rFonts w:asciiTheme="majorHAnsi" w:eastAsia="Times New Roman" w:hAnsiTheme="majorHAnsi" w:cstheme="majorHAnsi"/>
          <w:color w:val="000000" w:themeColor="text1"/>
          <w:sz w:val="26"/>
          <w:szCs w:val="26"/>
          <w:lang w:val="en-US"/>
        </w:rPr>
        <w:t>lên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PCRE 5.0 </w:t>
      </w:r>
      <w:proofErr w:type="spellStart"/>
      <w:r w:rsidRPr="00734B1F">
        <w:rPr>
          <w:rFonts w:asciiTheme="majorHAnsi" w:eastAsia="Times New Roman" w:hAnsiTheme="majorHAnsi" w:cstheme="majorHAnsi"/>
          <w:color w:val="000000" w:themeColor="text1"/>
          <w:sz w:val="26"/>
          <w:szCs w:val="26"/>
          <w:lang w:val="en-US"/>
        </w:rPr>
        <w:t>cùng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tiến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SOAP, streams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SPL</w:t>
      </w:r>
      <w:r w:rsidR="00C33699" w:rsidRPr="00734B1F">
        <w:rPr>
          <w:rFonts w:asciiTheme="majorHAnsi" w:eastAsia="Times New Roman" w:hAnsiTheme="majorHAnsi" w:cstheme="majorHAnsi"/>
          <w:color w:val="000000" w:themeColor="text1"/>
          <w:sz w:val="26"/>
          <w:szCs w:val="26"/>
          <w:lang w:val="en-US"/>
        </w:rPr>
        <w:t xml:space="preserve"> [4].</w:t>
      </w:r>
    </w:p>
    <w:p w14:paraId="69E6532C" w14:textId="0F9F924E" w:rsidR="004525B2" w:rsidRPr="00734B1F" w:rsidRDefault="004525B2" w:rsidP="00A84A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b/>
          <w:bCs/>
          <w:color w:val="000000" w:themeColor="text1"/>
          <w:sz w:val="26"/>
          <w:szCs w:val="26"/>
          <w:lang w:val="en-US"/>
        </w:rPr>
        <w:t xml:space="preserve">PHP </w:t>
      </w:r>
      <w:r w:rsidR="008110A6" w:rsidRPr="00734B1F">
        <w:rPr>
          <w:rFonts w:asciiTheme="majorHAnsi" w:eastAsia="Times New Roman" w:hAnsiTheme="majorHAnsi" w:cstheme="majorHAnsi"/>
          <w:b/>
          <w:bCs/>
          <w:color w:val="000000" w:themeColor="text1"/>
          <w:sz w:val="26"/>
          <w:szCs w:val="26"/>
          <w:lang w:val="en-US"/>
        </w:rPr>
        <w:t>6</w:t>
      </w:r>
      <w:r w:rsidRPr="00734B1F">
        <w:rPr>
          <w:rFonts w:asciiTheme="majorHAnsi" w:eastAsia="Times New Roman" w:hAnsiTheme="majorHAnsi" w:cstheme="majorHAnsi"/>
          <w:b/>
          <w:bCs/>
          <w:color w:val="000000" w:themeColor="text1"/>
          <w:sz w:val="26"/>
          <w:szCs w:val="26"/>
          <w:lang w:val="en-US"/>
        </w:rPr>
        <w:t>:</w:t>
      </w:r>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PHP 6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vọng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lấp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khiếm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khuyết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PHP ở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hiện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tại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namespace; </w:t>
      </w:r>
      <w:proofErr w:type="spellStart"/>
      <w:r w:rsidRPr="00734B1F">
        <w:rPr>
          <w:rFonts w:asciiTheme="majorHAnsi" w:eastAsia="Times New Roman" w:hAnsiTheme="majorHAnsi" w:cstheme="majorHAnsi"/>
          <w:color w:val="000000" w:themeColor="text1"/>
          <w:sz w:val="26"/>
          <w:szCs w:val="26"/>
          <w:lang w:val="en-US"/>
        </w:rPr>
        <w:t>hỗ</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trợ</w:t>
      </w:r>
      <w:proofErr w:type="spellEnd"/>
      <w:r w:rsidRPr="00734B1F">
        <w:rPr>
          <w:rFonts w:asciiTheme="majorHAnsi" w:eastAsia="Times New Roman" w:hAnsiTheme="majorHAnsi" w:cstheme="majorHAnsi"/>
          <w:color w:val="000000" w:themeColor="text1"/>
          <w:sz w:val="26"/>
          <w:szCs w:val="26"/>
          <w:lang w:val="en-US"/>
        </w:rPr>
        <w:t xml:space="preserve"> Unicode;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PDO </w:t>
      </w:r>
      <w:proofErr w:type="spellStart"/>
      <w:r w:rsidRPr="00734B1F">
        <w:rPr>
          <w:rFonts w:asciiTheme="majorHAnsi" w:eastAsia="Times New Roman" w:hAnsiTheme="majorHAnsi" w:cstheme="majorHAnsi"/>
          <w:color w:val="000000" w:themeColor="text1"/>
          <w:sz w:val="26"/>
          <w:szCs w:val="26"/>
          <w:lang w:val="en-US"/>
        </w:rPr>
        <w:t>làm</w:t>
      </w:r>
      <w:proofErr w:type="spellEnd"/>
      <w:r w:rsidRPr="00734B1F">
        <w:rPr>
          <w:rFonts w:asciiTheme="majorHAnsi" w:eastAsia="Times New Roman" w:hAnsiTheme="majorHAnsi" w:cstheme="majorHAnsi"/>
          <w:color w:val="000000" w:themeColor="text1"/>
          <w:sz w:val="26"/>
          <w:szCs w:val="26"/>
          <w:lang w:val="en-US"/>
        </w:rPr>
        <w:t xml:space="preserve"> API </w:t>
      </w:r>
      <w:proofErr w:type="spellStart"/>
      <w:r w:rsidRPr="00734B1F">
        <w:rPr>
          <w:rFonts w:asciiTheme="majorHAnsi" w:eastAsia="Times New Roman" w:hAnsiTheme="majorHAnsi" w:cstheme="majorHAnsi"/>
          <w:color w:val="000000" w:themeColor="text1"/>
          <w:sz w:val="26"/>
          <w:szCs w:val="26"/>
          <w:lang w:val="en-US"/>
        </w:rPr>
        <w:t>chuẩn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truy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cập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cơ</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API </w:t>
      </w:r>
      <w:proofErr w:type="spellStart"/>
      <w:r w:rsidRPr="00734B1F">
        <w:rPr>
          <w:rFonts w:asciiTheme="majorHAnsi" w:eastAsia="Times New Roman" w:hAnsiTheme="majorHAnsi" w:cstheme="majorHAnsi"/>
          <w:color w:val="000000" w:themeColor="text1"/>
          <w:sz w:val="26"/>
          <w:szCs w:val="26"/>
          <w:lang w:val="en-US"/>
        </w:rPr>
        <w:t>cũ</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bị</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thành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thư</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viện</w:t>
      </w:r>
      <w:proofErr w:type="spellEnd"/>
      <w:r w:rsidRPr="00734B1F">
        <w:rPr>
          <w:rFonts w:asciiTheme="majorHAnsi" w:eastAsia="Times New Roman" w:hAnsiTheme="majorHAnsi" w:cstheme="majorHAnsi"/>
          <w:color w:val="000000" w:themeColor="text1"/>
          <w:sz w:val="26"/>
          <w:szCs w:val="26"/>
          <w:lang w:val="en-US"/>
        </w:rPr>
        <w:t xml:space="preserve"> PECL...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6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chỉ</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ở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cứu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nghiệm</w:t>
      </w:r>
      <w:proofErr w:type="spellEnd"/>
      <w:r w:rsidRPr="00734B1F">
        <w:rPr>
          <w:rFonts w:asciiTheme="majorHAnsi" w:eastAsia="Times New Roman" w:hAnsiTheme="majorHAnsi" w:cstheme="majorHAnsi"/>
          <w:color w:val="000000" w:themeColor="text1"/>
          <w:sz w:val="26"/>
          <w:szCs w:val="26"/>
          <w:lang w:val="en-US"/>
        </w:rPr>
        <w:t xml:space="preserve">. Sau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bỏ</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hẳn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6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lên</w:t>
      </w:r>
      <w:proofErr w:type="spellEnd"/>
      <w:r w:rsidRPr="00734B1F">
        <w:rPr>
          <w:rFonts w:asciiTheme="majorHAnsi" w:eastAsia="Times New Roman" w:hAnsiTheme="majorHAnsi" w:cstheme="majorHAnsi"/>
          <w:color w:val="000000" w:themeColor="text1"/>
          <w:sz w:val="26"/>
          <w:szCs w:val="26"/>
          <w:lang w:val="en-US"/>
        </w:rPr>
        <w:t xml:space="preserve"> 7</w:t>
      </w:r>
      <w:r w:rsidR="004B58EA" w:rsidRPr="00734B1F">
        <w:rPr>
          <w:rFonts w:asciiTheme="majorHAnsi" w:eastAsia="Times New Roman" w:hAnsiTheme="majorHAnsi" w:cstheme="majorHAnsi"/>
          <w:color w:val="000000" w:themeColor="text1"/>
          <w:sz w:val="26"/>
          <w:szCs w:val="26"/>
          <w:lang w:val="en-US"/>
        </w:rPr>
        <w:t xml:space="preserve"> [4].</w:t>
      </w:r>
    </w:p>
    <w:p w14:paraId="4FC1AF6D" w14:textId="083BC6F2" w:rsidR="008110A6" w:rsidRPr="00734B1F" w:rsidRDefault="008110A6" w:rsidP="008110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b/>
          <w:bCs/>
          <w:color w:val="000000" w:themeColor="text1"/>
          <w:sz w:val="26"/>
          <w:szCs w:val="26"/>
          <w:lang w:val="en-US"/>
        </w:rPr>
        <w:t>PHP 7:</w:t>
      </w:r>
      <w:r w:rsidRPr="00734B1F">
        <w:rPr>
          <w:rFonts w:asciiTheme="majorHAnsi" w:eastAsia="Times New Roman" w:hAnsiTheme="majorHAnsi" w:cstheme="majorHAnsi"/>
          <w:color w:val="000000" w:themeColor="text1"/>
          <w:sz w:val="26"/>
          <w:szCs w:val="26"/>
          <w:lang w:val="en-US"/>
        </w:rPr>
        <w:t xml:space="preserve"> </w:t>
      </w:r>
      <w:proofErr w:type="spellStart"/>
      <w:r w:rsidR="00173D68" w:rsidRPr="00734B1F">
        <w:rPr>
          <w:rFonts w:asciiTheme="majorHAnsi" w:eastAsia="Times New Roman" w:hAnsiTheme="majorHAnsi" w:cstheme="majorHAnsi"/>
          <w:color w:val="000000" w:themeColor="text1"/>
          <w:sz w:val="26"/>
          <w:szCs w:val="26"/>
          <w:lang w:val="en-US"/>
        </w:rPr>
        <w:t>V</w:t>
      </w:r>
      <w:r w:rsidRPr="00734B1F">
        <w:rPr>
          <w:rFonts w:asciiTheme="majorHAnsi" w:eastAsia="Times New Roman" w:hAnsiTheme="majorHAnsi" w:cstheme="majorHAnsi"/>
          <w:color w:val="000000" w:themeColor="text1"/>
          <w:sz w:val="26"/>
          <w:szCs w:val="26"/>
          <w:lang w:val="en-US"/>
        </w:rPr>
        <w:t>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việc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nhân</w:t>
      </w:r>
      <w:proofErr w:type="spellEnd"/>
      <w:r w:rsidRPr="00734B1F">
        <w:rPr>
          <w:rFonts w:asciiTheme="majorHAnsi" w:eastAsia="Times New Roman" w:hAnsiTheme="majorHAnsi" w:cstheme="majorHAnsi"/>
          <w:color w:val="000000" w:themeColor="text1"/>
          <w:sz w:val="26"/>
          <w:szCs w:val="26"/>
          <w:lang w:val="en-US"/>
        </w:rPr>
        <w:t xml:space="preserve"> Zend Engine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PHPNG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tốc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độ</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nhanh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gấp</w:t>
      </w:r>
      <w:proofErr w:type="spellEnd"/>
      <w:r w:rsidRPr="00734B1F">
        <w:rPr>
          <w:rFonts w:asciiTheme="majorHAnsi" w:eastAsia="Times New Roman" w:hAnsiTheme="majorHAnsi" w:cstheme="majorHAnsi"/>
          <w:color w:val="000000" w:themeColor="text1"/>
          <w:sz w:val="26"/>
          <w:szCs w:val="26"/>
          <w:lang w:val="en-US"/>
        </w:rPr>
        <w:t xml:space="preserve"> 2 </w:t>
      </w:r>
      <w:proofErr w:type="spellStart"/>
      <w:r w:rsidRPr="00734B1F">
        <w:rPr>
          <w:rFonts w:asciiTheme="majorHAnsi" w:eastAsia="Times New Roman" w:hAnsiTheme="majorHAnsi" w:cstheme="majorHAnsi"/>
          <w:color w:val="000000" w:themeColor="text1"/>
          <w:sz w:val="26"/>
          <w:szCs w:val="26"/>
          <w:lang w:val="en-US"/>
        </w:rPr>
        <w:t>lần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Ngoài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ra</w:t>
      </w:r>
      <w:proofErr w:type="spellEnd"/>
      <w:r w:rsidRPr="00734B1F">
        <w:rPr>
          <w:rFonts w:asciiTheme="majorHAnsi" w:eastAsia="Times New Roman" w:hAnsiTheme="majorHAnsi" w:cstheme="majorHAnsi"/>
          <w:color w:val="000000" w:themeColor="text1"/>
          <w:sz w:val="26"/>
          <w:szCs w:val="26"/>
          <w:lang w:val="en-US"/>
        </w:rPr>
        <w:t xml:space="preserve"> ở </w:t>
      </w:r>
      <w:proofErr w:type="spellStart"/>
      <w:r w:rsidRPr="00734B1F">
        <w:rPr>
          <w:rFonts w:asciiTheme="majorHAnsi" w:eastAsia="Times New Roman" w:hAnsiTheme="majorHAnsi" w:cstheme="majorHAnsi"/>
          <w:color w:val="000000" w:themeColor="text1"/>
          <w:sz w:val="26"/>
          <w:szCs w:val="26"/>
          <w:lang w:val="en-US"/>
        </w:rPr>
        <w:t>phiên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này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còn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thêm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vào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nhiều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cú</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pháp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giúp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PHP </w:t>
      </w:r>
      <w:proofErr w:type="spellStart"/>
      <w:r w:rsidRPr="00734B1F">
        <w:rPr>
          <w:rFonts w:asciiTheme="majorHAnsi" w:eastAsia="Times New Roman" w:hAnsiTheme="majorHAnsi" w:cstheme="majorHAnsi"/>
          <w:color w:val="000000" w:themeColor="text1"/>
          <w:sz w:val="26"/>
          <w:szCs w:val="26"/>
          <w:lang w:val="en-US"/>
        </w:rPr>
        <w:t>trở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mạnh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năng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quan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trọng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đến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w:t>
      </w:r>
    </w:p>
    <w:p w14:paraId="5473D445" w14:textId="77777777" w:rsidR="008110A6" w:rsidRPr="00734B1F" w:rsidRDefault="008110A6" w:rsidP="008110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Khai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báo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kiểu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biến</w:t>
      </w:r>
      <w:proofErr w:type="spellEnd"/>
      <w:r w:rsidRPr="00734B1F">
        <w:rPr>
          <w:rFonts w:asciiTheme="majorHAnsi" w:eastAsia="Times New Roman" w:hAnsiTheme="majorHAnsi" w:cstheme="majorHAnsi"/>
          <w:color w:val="000000" w:themeColor="text1"/>
          <w:sz w:val="26"/>
          <w:szCs w:val="26"/>
          <w:lang w:val="en-US"/>
        </w:rPr>
        <w:t>.</w:t>
      </w:r>
    </w:p>
    <w:p w14:paraId="7AA33594" w14:textId="77777777" w:rsidR="008110A6" w:rsidRPr="00734B1F" w:rsidRDefault="008110A6" w:rsidP="008110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Xác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định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kiểu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dữ</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liệu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sẽ</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về</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cho</w:t>
      </w:r>
      <w:proofErr w:type="spellEnd"/>
      <w:r w:rsidRPr="00734B1F">
        <w:rPr>
          <w:rFonts w:asciiTheme="majorHAnsi" w:eastAsia="Times New Roman" w:hAnsiTheme="majorHAnsi" w:cstheme="majorHAnsi"/>
          <w:color w:val="000000" w:themeColor="text1"/>
          <w:sz w:val="26"/>
          <w:szCs w:val="26"/>
          <w:lang w:val="en-US"/>
        </w:rPr>
        <w:t xml:space="preserve"> 1 </w:t>
      </w:r>
      <w:proofErr w:type="spellStart"/>
      <w:r w:rsidRPr="00734B1F">
        <w:rPr>
          <w:rFonts w:asciiTheme="majorHAnsi" w:eastAsia="Times New Roman" w:hAnsiTheme="majorHAnsi" w:cstheme="majorHAnsi"/>
          <w:color w:val="000000" w:themeColor="text1"/>
          <w:sz w:val="26"/>
          <w:szCs w:val="26"/>
          <w:lang w:val="en-US"/>
        </w:rPr>
        <w:t>hàm</w:t>
      </w:r>
      <w:proofErr w:type="spellEnd"/>
      <w:r w:rsidRPr="00734B1F">
        <w:rPr>
          <w:rFonts w:asciiTheme="majorHAnsi" w:eastAsia="Times New Roman" w:hAnsiTheme="majorHAnsi" w:cstheme="majorHAnsi"/>
          <w:color w:val="000000" w:themeColor="text1"/>
          <w:sz w:val="26"/>
          <w:szCs w:val="26"/>
          <w:lang w:val="en-US"/>
        </w:rPr>
        <w:t>.</w:t>
      </w:r>
    </w:p>
    <w:p w14:paraId="3B2C0BD1" w14:textId="5155F84E" w:rsidR="008110A6" w:rsidRPr="00734B1F" w:rsidRDefault="008110A6" w:rsidP="008110A6">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Thêm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toán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mới</w:t>
      </w:r>
      <w:proofErr w:type="spellEnd"/>
      <w:r w:rsidRPr="00734B1F">
        <w:rPr>
          <w:rFonts w:asciiTheme="majorHAnsi" w:eastAsia="Times New Roman" w:hAnsiTheme="majorHAnsi" w:cstheme="majorHAnsi"/>
          <w:color w:val="000000" w:themeColor="text1"/>
          <w:sz w:val="26"/>
          <w:szCs w:val="26"/>
          <w:lang w:val="en-US"/>
        </w:rPr>
        <w:t xml:space="preserve"> (??, &lt;=&gt;,</w:t>
      </w:r>
      <w:r w:rsidR="007D52D7" w:rsidRPr="00734B1F">
        <w:rPr>
          <w:rFonts w:asciiTheme="majorHAnsi" w:eastAsia="Times New Roman" w:hAnsiTheme="majorHAnsi" w:cstheme="majorHAnsi"/>
          <w:color w:val="000000" w:themeColor="text1"/>
          <w:sz w:val="26"/>
          <w:szCs w:val="26"/>
          <w:lang w:val="en-US"/>
        </w:rPr>
        <w:t xml:space="preserve"> </w:t>
      </w:r>
      <w:r w:rsidRPr="00734B1F">
        <w:rPr>
          <w:rFonts w:asciiTheme="majorHAnsi" w:eastAsia="Times New Roman" w:hAnsiTheme="majorHAnsi" w:cstheme="majorHAnsi"/>
          <w:color w:val="000000" w:themeColor="text1"/>
          <w:sz w:val="26"/>
          <w:szCs w:val="26"/>
          <w:lang w:val="en-US"/>
        </w:rPr>
        <w:t>...)</w:t>
      </w:r>
      <w:r w:rsidR="00AA0577" w:rsidRPr="00734B1F">
        <w:rPr>
          <w:rFonts w:asciiTheme="majorHAnsi" w:eastAsia="Times New Roman" w:hAnsiTheme="majorHAnsi" w:cstheme="majorHAnsi"/>
          <w:color w:val="000000" w:themeColor="text1"/>
          <w:sz w:val="26"/>
          <w:szCs w:val="26"/>
          <w:lang w:val="en-US"/>
        </w:rPr>
        <w:t xml:space="preserve"> [4].</w:t>
      </w:r>
    </w:p>
    <w:p w14:paraId="06E42163" w14:textId="4261576D" w:rsidR="00F16FA5" w:rsidRPr="00734B1F" w:rsidRDefault="00F16FA5" w:rsidP="00F16FA5">
      <w:pPr>
        <w:spacing w:before="120" w:after="120" w:line="312" w:lineRule="auto"/>
        <w:ind w:firstLine="720"/>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Môi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trường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lập</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trình</w:t>
      </w:r>
      <w:proofErr w:type="spellEnd"/>
      <w:r w:rsidRPr="00734B1F">
        <w:rPr>
          <w:rFonts w:asciiTheme="majorHAnsi" w:eastAsia="Calibri" w:hAnsiTheme="majorHAnsi" w:cstheme="majorHAnsi"/>
          <w:b/>
          <w:bCs/>
          <w:color w:val="000000" w:themeColor="text1"/>
          <w:sz w:val="26"/>
          <w:szCs w:val="26"/>
          <w:lang w:val="en-US"/>
        </w:rPr>
        <w:t xml:space="preserve"> </w:t>
      </w:r>
      <w:r w:rsidR="00993E17" w:rsidRPr="00734B1F">
        <w:rPr>
          <w:rFonts w:asciiTheme="majorHAnsi" w:eastAsia="Calibri" w:hAnsiTheme="majorHAnsi" w:cstheme="majorHAnsi"/>
          <w:b/>
          <w:bCs/>
          <w:color w:val="000000" w:themeColor="text1"/>
          <w:sz w:val="26"/>
          <w:szCs w:val="26"/>
          <w:lang w:val="en-US"/>
        </w:rPr>
        <w:t>PHP</w:t>
      </w:r>
      <w:r w:rsidRPr="00734B1F">
        <w:rPr>
          <w:rFonts w:asciiTheme="majorHAnsi" w:eastAsia="Calibri" w:hAnsiTheme="majorHAnsi" w:cstheme="majorHAnsi"/>
          <w:b/>
          <w:bCs/>
          <w:color w:val="000000" w:themeColor="text1"/>
          <w:sz w:val="26"/>
          <w:szCs w:val="26"/>
          <w:lang w:val="en-US"/>
        </w:rPr>
        <w:t>:</w:t>
      </w:r>
    </w:p>
    <w:p w14:paraId="7C6E6B8F" w14:textId="14ED669F" w:rsidR="00F16FA5" w:rsidRPr="00734B1F" w:rsidRDefault="00F16FA5" w:rsidP="00F16FA5">
      <w:pPr>
        <w:shd w:val="clear" w:color="auto" w:fill="FFFFFF"/>
        <w:spacing w:before="120" w:after="120" w:line="312" w:lineRule="auto"/>
        <w:ind w:firstLine="72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sử</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dụng</w:t>
      </w:r>
      <w:proofErr w:type="spellEnd"/>
      <w:r w:rsidR="00C265CD" w:rsidRPr="00734B1F">
        <w:rPr>
          <w:rFonts w:asciiTheme="majorHAnsi" w:eastAsia="Times New Roman" w:hAnsiTheme="majorHAnsi" w:cstheme="majorHAnsi"/>
          <w:color w:val="000000" w:themeColor="text1"/>
          <w:sz w:val="26"/>
          <w:szCs w:val="26"/>
          <w:lang w:val="en-US"/>
        </w:rPr>
        <w:t xml:space="preserve"> </w:t>
      </w:r>
      <w:proofErr w:type="spellStart"/>
      <w:r w:rsidR="00C265CD" w:rsidRPr="00734B1F">
        <w:rPr>
          <w:rFonts w:asciiTheme="majorHAnsi" w:eastAsia="Times New Roman" w:hAnsiTheme="majorHAnsi" w:cstheme="majorHAnsi"/>
          <w:color w:val="000000" w:themeColor="text1"/>
          <w:sz w:val="26"/>
          <w:szCs w:val="26"/>
          <w:lang w:val="en-US"/>
        </w:rPr>
        <w:t>bất</w:t>
      </w:r>
      <w:proofErr w:type="spellEnd"/>
      <w:r w:rsidR="00C265CD" w:rsidRPr="00734B1F">
        <w:rPr>
          <w:rFonts w:asciiTheme="majorHAnsi" w:eastAsia="Times New Roman" w:hAnsiTheme="majorHAnsi" w:cstheme="majorHAnsi"/>
          <w:color w:val="000000" w:themeColor="text1"/>
          <w:sz w:val="26"/>
          <w:szCs w:val="26"/>
          <w:lang w:val="en-US"/>
        </w:rPr>
        <w:t xml:space="preserve"> </w:t>
      </w:r>
      <w:proofErr w:type="spellStart"/>
      <w:r w:rsidR="00C265CD" w:rsidRPr="00734B1F">
        <w:rPr>
          <w:rFonts w:asciiTheme="majorHAnsi" w:eastAsia="Times New Roman" w:hAnsiTheme="majorHAnsi" w:cstheme="majorHAnsi"/>
          <w:color w:val="000000" w:themeColor="text1"/>
          <w:sz w:val="26"/>
          <w:szCs w:val="26"/>
          <w:lang w:val="en-US"/>
        </w:rPr>
        <w:t>kì</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soạn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thảo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dạng</w:t>
      </w:r>
      <w:proofErr w:type="spellEnd"/>
      <w:r w:rsidRPr="00734B1F">
        <w:rPr>
          <w:rFonts w:asciiTheme="majorHAnsi" w:eastAsia="Times New Roman" w:hAnsiTheme="majorHAnsi" w:cstheme="majorHAnsi"/>
          <w:color w:val="000000" w:themeColor="text1"/>
          <w:sz w:val="26"/>
          <w:szCs w:val="26"/>
          <w:lang w:val="en-US"/>
        </w:rPr>
        <w:t xml:space="preserve"> text </w:t>
      </w:r>
      <w:proofErr w:type="spellStart"/>
      <w:r w:rsidRPr="00734B1F">
        <w:rPr>
          <w:rFonts w:asciiTheme="majorHAnsi" w:eastAsia="Times New Roman" w:hAnsiTheme="majorHAnsi" w:cstheme="majorHAnsi"/>
          <w:color w:val="000000" w:themeColor="text1"/>
          <w:sz w:val="26"/>
          <w:szCs w:val="26"/>
          <w:lang w:val="en-US"/>
        </w:rPr>
        <w:t>bất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kì</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r w:rsidR="00C265CD" w:rsidRPr="00734B1F">
        <w:rPr>
          <w:rFonts w:asciiTheme="majorHAnsi" w:eastAsia="Times New Roman" w:hAnsiTheme="majorHAnsi" w:cstheme="majorHAnsi"/>
          <w:color w:val="000000" w:themeColor="text1"/>
          <w:sz w:val="26"/>
          <w:szCs w:val="26"/>
          <w:lang w:val="en-US"/>
        </w:rPr>
        <w:t xml:space="preserve">PHP. </w:t>
      </w:r>
    </w:p>
    <w:p w14:paraId="1F49268A" w14:textId="2202EEA0" w:rsidR="00F16FA5" w:rsidRPr="00734B1F" w:rsidRDefault="00F16FA5" w:rsidP="00F16FA5">
      <w:pPr>
        <w:shd w:val="clear" w:color="auto" w:fill="FFFFFF"/>
        <w:spacing w:before="120" w:after="120" w:line="312" w:lineRule="auto"/>
        <w:ind w:firstLine="720"/>
        <w:jc w:val="both"/>
        <w:rPr>
          <w:rFonts w:asciiTheme="majorHAnsi" w:eastAsia="Times New Roman" w:hAnsiTheme="majorHAnsi" w:cstheme="majorHAnsi"/>
          <w:b/>
          <w:bCs/>
          <w:color w:val="000000" w:themeColor="text1"/>
          <w:sz w:val="26"/>
          <w:szCs w:val="26"/>
          <w:lang w:val="en-US"/>
        </w:rPr>
      </w:pPr>
      <w:proofErr w:type="spellStart"/>
      <w:r w:rsidRPr="00734B1F">
        <w:rPr>
          <w:rFonts w:asciiTheme="majorHAnsi" w:eastAsia="Times New Roman" w:hAnsiTheme="majorHAnsi" w:cstheme="majorHAnsi"/>
          <w:b/>
          <w:bCs/>
          <w:color w:val="000000" w:themeColor="text1"/>
          <w:sz w:val="26"/>
          <w:szCs w:val="26"/>
          <w:lang w:val="en-US"/>
        </w:rPr>
        <w:t>Các</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bước</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cơ</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bản</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để</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xây</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dựng</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và</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thực</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thi</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một</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chương</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trình</w:t>
      </w:r>
      <w:proofErr w:type="spellEnd"/>
      <w:r w:rsidRPr="00734B1F">
        <w:rPr>
          <w:rFonts w:asciiTheme="majorHAnsi" w:eastAsia="Times New Roman" w:hAnsiTheme="majorHAnsi" w:cstheme="majorHAnsi"/>
          <w:b/>
          <w:bCs/>
          <w:color w:val="000000" w:themeColor="text1"/>
          <w:sz w:val="26"/>
          <w:szCs w:val="26"/>
          <w:lang w:val="en-US"/>
        </w:rPr>
        <w:t xml:space="preserve"> </w:t>
      </w:r>
      <w:r w:rsidR="004C05E2" w:rsidRPr="00734B1F">
        <w:rPr>
          <w:rFonts w:asciiTheme="majorHAnsi" w:eastAsia="Times New Roman" w:hAnsiTheme="majorHAnsi" w:cstheme="majorHAnsi"/>
          <w:b/>
          <w:bCs/>
          <w:color w:val="000000" w:themeColor="text1"/>
          <w:sz w:val="26"/>
          <w:szCs w:val="26"/>
          <w:lang w:val="en-US"/>
        </w:rPr>
        <w:t>PHP</w:t>
      </w:r>
      <w:r w:rsidRPr="00734B1F">
        <w:rPr>
          <w:rFonts w:asciiTheme="majorHAnsi" w:eastAsia="Times New Roman" w:hAnsiTheme="majorHAnsi" w:cstheme="majorHAnsi"/>
          <w:b/>
          <w:bCs/>
          <w:color w:val="000000" w:themeColor="text1"/>
          <w:sz w:val="26"/>
          <w:szCs w:val="26"/>
          <w:lang w:val="en-US"/>
        </w:rPr>
        <w:t>:</w:t>
      </w:r>
    </w:p>
    <w:p w14:paraId="3349BDC7" w14:textId="6DDD74BC" w:rsidR="006E0BF6" w:rsidRPr="00734B1F" w:rsidRDefault="006E0BF6" w:rsidP="006E0BF6">
      <w:pPr>
        <w:shd w:val="clear" w:color="auto" w:fill="FFFFFF"/>
        <w:spacing w:before="120" w:after="120" w:line="312" w:lineRule="auto"/>
        <w:ind w:left="720"/>
        <w:jc w:val="both"/>
        <w:rPr>
          <w:rFonts w:asciiTheme="majorHAnsi" w:eastAsia="Times New Roman" w:hAnsiTheme="majorHAnsi" w:cstheme="majorHAnsi"/>
          <w:b/>
          <w:bCs/>
          <w:color w:val="000000" w:themeColor="text1"/>
          <w:sz w:val="26"/>
          <w:szCs w:val="26"/>
          <w:lang w:val="en-US"/>
        </w:rPr>
      </w:pPr>
    </w:p>
    <w:p w14:paraId="5458366D" w14:textId="5E815C03" w:rsidR="00F16FA5" w:rsidRPr="00734B1F" w:rsidRDefault="00F16FA5" w:rsidP="00F16FA5">
      <w:pPr>
        <w:numPr>
          <w:ilvl w:val="0"/>
          <w:numId w:val="8"/>
        </w:numPr>
        <w:shd w:val="clear" w:color="auto" w:fill="FFFFFF"/>
        <w:spacing w:before="120" w:after="120" w:line="312" w:lineRule="auto"/>
        <w:ind w:firstLine="45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b/>
          <w:bCs/>
          <w:color w:val="000000" w:themeColor="text1"/>
          <w:sz w:val="26"/>
          <w:szCs w:val="26"/>
          <w:lang w:val="en-US"/>
        </w:rPr>
        <w:t>Soạn</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thảo</w:t>
      </w:r>
      <w:proofErr w:type="spellEnd"/>
      <w:r w:rsidRPr="00734B1F">
        <w:rPr>
          <w:rFonts w:asciiTheme="majorHAnsi" w:eastAsia="Times New Roman" w:hAnsiTheme="majorHAnsi" w:cstheme="majorHAnsi"/>
          <w:b/>
          <w:bCs/>
          <w:color w:val="000000" w:themeColor="text1"/>
          <w:sz w:val="26"/>
          <w:szCs w:val="26"/>
          <w:lang w:val="en-US"/>
        </w:rPr>
        <w:t>:</w:t>
      </w:r>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được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bằng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một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mềm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soạn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thảo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dạng</w:t>
      </w:r>
      <w:proofErr w:type="spellEnd"/>
      <w:r w:rsidRPr="00734B1F">
        <w:rPr>
          <w:rFonts w:asciiTheme="majorHAnsi" w:eastAsia="Times New Roman" w:hAnsiTheme="majorHAnsi" w:cstheme="majorHAnsi"/>
          <w:color w:val="000000" w:themeColor="text1"/>
          <w:sz w:val="26"/>
          <w:szCs w:val="26"/>
          <w:lang w:val="en-US"/>
        </w:rPr>
        <w:t xml:space="preserve"> text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lưu</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trên</w:t>
      </w:r>
      <w:proofErr w:type="spellEnd"/>
      <w:r w:rsidRPr="00734B1F">
        <w:rPr>
          <w:rFonts w:asciiTheme="majorHAnsi" w:eastAsia="Times New Roman" w:hAnsiTheme="majorHAnsi" w:cstheme="majorHAnsi"/>
          <w:color w:val="000000" w:themeColor="text1"/>
          <w:sz w:val="26"/>
          <w:szCs w:val="26"/>
          <w:lang w:val="en-US"/>
        </w:rPr>
        <w:t xml:space="preserve"> ổ </w:t>
      </w:r>
      <w:proofErr w:type="spellStart"/>
      <w:r w:rsidRPr="00734B1F">
        <w:rPr>
          <w:rFonts w:asciiTheme="majorHAnsi" w:eastAsia="Times New Roman" w:hAnsiTheme="majorHAnsi" w:cstheme="majorHAnsi"/>
          <w:color w:val="000000" w:themeColor="text1"/>
          <w:sz w:val="26"/>
          <w:szCs w:val="26"/>
          <w:lang w:val="en-US"/>
        </w:rPr>
        <w:t>đĩa</w:t>
      </w:r>
      <w:proofErr w:type="spellEnd"/>
      <w:r w:rsidRPr="00734B1F">
        <w:rPr>
          <w:rFonts w:asciiTheme="majorHAnsi" w:eastAsia="Times New Roman" w:hAnsiTheme="majorHAnsi" w:cstheme="majorHAnsi"/>
          <w:color w:val="000000" w:themeColor="text1"/>
          <w:sz w:val="26"/>
          <w:szCs w:val="26"/>
          <w:lang w:val="en-US"/>
        </w:rPr>
        <w:t xml:space="preserve">. Ta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dùng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những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mềm</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soạn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thảo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văn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giản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nhất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như</w:t>
      </w:r>
      <w:proofErr w:type="spellEnd"/>
      <w:r w:rsidRPr="00734B1F">
        <w:rPr>
          <w:rFonts w:asciiTheme="majorHAnsi" w:eastAsia="Times New Roman" w:hAnsiTheme="majorHAnsi" w:cstheme="majorHAnsi"/>
          <w:color w:val="000000" w:themeColor="text1"/>
          <w:sz w:val="26"/>
          <w:szCs w:val="26"/>
          <w:lang w:val="en-US"/>
        </w:rPr>
        <w:t xml:space="preserve"> Notepad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môi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trường</w:t>
      </w:r>
      <w:proofErr w:type="spellEnd"/>
      <w:r w:rsidRPr="00734B1F">
        <w:rPr>
          <w:rFonts w:asciiTheme="majorHAnsi" w:eastAsia="Times New Roman" w:hAnsiTheme="majorHAnsi" w:cstheme="majorHAnsi"/>
          <w:color w:val="000000" w:themeColor="text1"/>
          <w:sz w:val="26"/>
          <w:szCs w:val="26"/>
          <w:lang w:val="en-US"/>
        </w:rPr>
        <w:t xml:space="preserve"> Windows) hay emacs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môi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trường</w:t>
      </w:r>
      <w:proofErr w:type="spellEnd"/>
      <w:r w:rsidRPr="00734B1F">
        <w:rPr>
          <w:rFonts w:asciiTheme="majorHAnsi" w:eastAsia="Times New Roman" w:hAnsiTheme="majorHAnsi" w:cstheme="majorHAnsi"/>
          <w:color w:val="000000" w:themeColor="text1"/>
          <w:sz w:val="26"/>
          <w:szCs w:val="26"/>
          <w:lang w:val="en-US"/>
        </w:rPr>
        <w:t xml:space="preserve"> Unix/Linux), </w:t>
      </w:r>
      <w:proofErr w:type="spellStart"/>
      <w:r w:rsidRPr="00734B1F">
        <w:rPr>
          <w:rFonts w:asciiTheme="majorHAnsi" w:eastAsia="Times New Roman" w:hAnsiTheme="majorHAnsi" w:cstheme="majorHAnsi"/>
          <w:color w:val="000000" w:themeColor="text1"/>
          <w:sz w:val="26"/>
          <w:szCs w:val="26"/>
          <w:lang w:val="en-US"/>
        </w:rPr>
        <w:t>hoặc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công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cụ</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soạn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thảo</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môi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trường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tích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hợp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để</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viết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chương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trình</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nguồn</w:t>
      </w:r>
      <w:proofErr w:type="spellEnd"/>
      <w:r w:rsidRPr="00734B1F">
        <w:rPr>
          <w:rFonts w:asciiTheme="majorHAnsi" w:eastAsia="Times New Roman" w:hAnsiTheme="majorHAnsi" w:cstheme="majorHAnsi"/>
          <w:color w:val="000000" w:themeColor="text1"/>
          <w:sz w:val="26"/>
          <w:szCs w:val="26"/>
          <w:lang w:val="en-US"/>
        </w:rPr>
        <w:t xml:space="preserve"> </w:t>
      </w:r>
      <w:r w:rsidR="00C265CD" w:rsidRPr="00734B1F">
        <w:rPr>
          <w:rFonts w:asciiTheme="majorHAnsi" w:eastAsia="Times New Roman" w:hAnsiTheme="majorHAnsi" w:cstheme="majorHAnsi"/>
          <w:color w:val="000000" w:themeColor="text1"/>
          <w:sz w:val="26"/>
          <w:szCs w:val="26"/>
          <w:lang w:val="en-US"/>
        </w:rPr>
        <w:t>PHP</w:t>
      </w:r>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trong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các</w:t>
      </w:r>
      <w:proofErr w:type="spellEnd"/>
      <w:r w:rsidRPr="00734B1F">
        <w:rPr>
          <w:rFonts w:asciiTheme="majorHAnsi" w:eastAsia="Times New Roman" w:hAnsiTheme="majorHAnsi" w:cstheme="majorHAnsi"/>
          <w:color w:val="000000" w:themeColor="text1"/>
          <w:sz w:val="26"/>
          <w:szCs w:val="26"/>
          <w:lang w:val="en-US"/>
        </w:rPr>
        <w:t xml:space="preserve"> file </w:t>
      </w:r>
      <w:proofErr w:type="spellStart"/>
      <w:r w:rsidRPr="00734B1F">
        <w:rPr>
          <w:rFonts w:asciiTheme="majorHAnsi" w:eastAsia="Times New Roman" w:hAnsiTheme="majorHAnsi" w:cstheme="majorHAnsi"/>
          <w:color w:val="000000" w:themeColor="text1"/>
          <w:sz w:val="26"/>
          <w:szCs w:val="26"/>
          <w:lang w:val="en-US"/>
        </w:rPr>
        <w:t>với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tên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có</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phần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mở</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rộng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là</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00C265CD" w:rsidRPr="00734B1F">
        <w:rPr>
          <w:rFonts w:asciiTheme="majorHAnsi" w:eastAsia="Times New Roman" w:hAnsiTheme="majorHAnsi" w:cstheme="majorHAnsi"/>
          <w:color w:val="000000" w:themeColor="text1"/>
          <w:sz w:val="26"/>
          <w:szCs w:val="26"/>
          <w:lang w:val="en-US"/>
        </w:rPr>
        <w:t>php</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ví</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dụ</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index.php</w:t>
      </w:r>
      <w:proofErr w:type="spellEnd"/>
      <w:r w:rsidR="009727F7" w:rsidRPr="00734B1F">
        <w:rPr>
          <w:rFonts w:asciiTheme="majorHAnsi" w:eastAsia="Times New Roman" w:hAnsiTheme="majorHAnsi" w:cstheme="majorHAnsi"/>
          <w:color w:val="000000" w:themeColor="text1"/>
          <w:sz w:val="26"/>
          <w:szCs w:val="26"/>
          <w:lang w:val="en-US"/>
        </w:rPr>
        <w:t>)</w:t>
      </w:r>
      <w:r w:rsidR="002F4CA7" w:rsidRPr="00734B1F">
        <w:rPr>
          <w:rFonts w:asciiTheme="majorHAnsi" w:eastAsia="Times New Roman" w:hAnsiTheme="majorHAnsi" w:cstheme="majorHAnsi"/>
          <w:color w:val="000000" w:themeColor="text1"/>
          <w:sz w:val="26"/>
          <w:szCs w:val="26"/>
          <w:lang w:val="en-US"/>
        </w:rPr>
        <w:t>.</w:t>
      </w:r>
    </w:p>
    <w:p w14:paraId="3226223B" w14:textId="45682B61" w:rsidR="006E0BF6" w:rsidRPr="00734B1F" w:rsidRDefault="006E0BF6" w:rsidP="00F16FA5">
      <w:pPr>
        <w:numPr>
          <w:ilvl w:val="0"/>
          <w:numId w:val="8"/>
        </w:numPr>
        <w:shd w:val="clear" w:color="auto" w:fill="FFFFFF"/>
        <w:spacing w:before="120" w:after="120" w:line="312" w:lineRule="auto"/>
        <w:ind w:firstLine="450"/>
        <w:jc w:val="both"/>
        <w:rPr>
          <w:rFonts w:asciiTheme="majorHAnsi" w:eastAsia="Times New Roman" w:hAnsiTheme="majorHAnsi" w:cstheme="majorHAnsi"/>
          <w:color w:val="000000" w:themeColor="text1"/>
          <w:sz w:val="26"/>
          <w:szCs w:val="26"/>
          <w:lang w:val="en-US"/>
        </w:rPr>
      </w:pPr>
      <w:r w:rsidRPr="00734B1F">
        <w:rPr>
          <w:rFonts w:asciiTheme="majorHAnsi" w:eastAsia="Times New Roman" w:hAnsiTheme="majorHAnsi" w:cstheme="majorHAnsi"/>
          <w:b/>
          <w:bCs/>
          <w:color w:val="000000" w:themeColor="text1"/>
          <w:sz w:val="26"/>
          <w:szCs w:val="26"/>
          <w:lang w:val="en-US"/>
        </w:rPr>
        <w:lastRenderedPageBreak/>
        <w:t xml:space="preserve">Download </w:t>
      </w:r>
      <w:proofErr w:type="spellStart"/>
      <w:r w:rsidRPr="00734B1F">
        <w:rPr>
          <w:rFonts w:asciiTheme="majorHAnsi" w:eastAsia="Times New Roman" w:hAnsiTheme="majorHAnsi" w:cstheme="majorHAnsi"/>
          <w:b/>
          <w:bCs/>
          <w:color w:val="000000" w:themeColor="text1"/>
          <w:sz w:val="26"/>
          <w:szCs w:val="26"/>
          <w:lang w:val="en-US"/>
        </w:rPr>
        <w:t>phần</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mềm</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chạy</w:t>
      </w:r>
      <w:proofErr w:type="spellEnd"/>
      <w:r w:rsidRPr="00734B1F">
        <w:rPr>
          <w:rFonts w:asciiTheme="majorHAnsi" w:eastAsia="Times New Roman" w:hAnsiTheme="majorHAnsi" w:cstheme="majorHAnsi"/>
          <w:b/>
          <w:bCs/>
          <w:color w:val="000000" w:themeColor="text1"/>
          <w:sz w:val="26"/>
          <w:szCs w:val="26"/>
          <w:lang w:val="en-US"/>
        </w:rPr>
        <w:t xml:space="preserve"> Web Server </w:t>
      </w:r>
      <w:proofErr w:type="spellStart"/>
      <w:r w:rsidRPr="00734B1F">
        <w:rPr>
          <w:rFonts w:asciiTheme="majorHAnsi" w:eastAsia="Times New Roman" w:hAnsiTheme="majorHAnsi" w:cstheme="majorHAnsi"/>
          <w:b/>
          <w:bCs/>
          <w:color w:val="000000" w:themeColor="text1"/>
          <w:sz w:val="26"/>
          <w:szCs w:val="26"/>
          <w:lang w:val="en-US"/>
        </w:rPr>
        <w:t>cho</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máy</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tính</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của</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bạn</w:t>
      </w:r>
      <w:proofErr w:type="spellEnd"/>
      <w:r w:rsidR="00173D68" w:rsidRPr="00734B1F">
        <w:rPr>
          <w:rFonts w:asciiTheme="majorHAnsi" w:eastAsia="Times New Roman" w:hAnsiTheme="majorHAnsi" w:cstheme="majorHAnsi"/>
          <w:b/>
          <w:bCs/>
          <w:color w:val="000000" w:themeColor="text1"/>
          <w:sz w:val="26"/>
          <w:szCs w:val="26"/>
          <w:lang w:val="en-US"/>
        </w:rPr>
        <w:t>:</w:t>
      </w:r>
      <w:r w:rsidR="00173D68" w:rsidRPr="00734B1F">
        <w:rPr>
          <w:rFonts w:asciiTheme="majorHAnsi" w:eastAsia="Times New Roman" w:hAnsiTheme="majorHAnsi" w:cstheme="majorHAnsi"/>
          <w:color w:val="000000" w:themeColor="text1"/>
          <w:sz w:val="26"/>
          <w:szCs w:val="26"/>
          <w:lang w:val="en-US"/>
        </w:rPr>
        <w:t xml:space="preserve"> </w:t>
      </w:r>
      <w:proofErr w:type="spellStart"/>
      <w:r w:rsidR="00173D68" w:rsidRPr="00734B1F">
        <w:rPr>
          <w:rFonts w:asciiTheme="majorHAnsi" w:eastAsia="Times New Roman" w:hAnsiTheme="majorHAnsi" w:cstheme="majorHAnsi"/>
          <w:color w:val="000000" w:themeColor="text1"/>
          <w:sz w:val="26"/>
          <w:szCs w:val="26"/>
          <w:lang w:val="en-US"/>
        </w:rPr>
        <w:t>C</w:t>
      </w:r>
      <w:r w:rsidR="00D57449" w:rsidRPr="00734B1F">
        <w:rPr>
          <w:rFonts w:asciiTheme="majorHAnsi" w:eastAsia="Times New Roman" w:hAnsiTheme="majorHAnsi" w:cstheme="majorHAnsi"/>
          <w:color w:val="000000" w:themeColor="text1"/>
          <w:sz w:val="26"/>
          <w:szCs w:val="26"/>
          <w:lang w:val="en-US"/>
        </w:rPr>
        <w:t>ó</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rất</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nhiều</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phần</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mềm</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nhưng</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nên</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chọn</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X</w:t>
      </w:r>
      <w:r w:rsidR="000D630F" w:rsidRPr="00734B1F">
        <w:rPr>
          <w:rFonts w:asciiTheme="majorHAnsi" w:eastAsia="Times New Roman" w:hAnsiTheme="majorHAnsi" w:cstheme="majorHAnsi"/>
          <w:color w:val="000000" w:themeColor="text1"/>
          <w:sz w:val="26"/>
          <w:szCs w:val="26"/>
          <w:lang w:val="en-US"/>
        </w:rPr>
        <w:t>ampp</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vì</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tương</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nó</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tương</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thích</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với</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nhiều</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hệ</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điều</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hành</w:t>
      </w:r>
      <w:proofErr w:type="spellEnd"/>
      <w:r w:rsidR="00D57449" w:rsidRPr="00734B1F">
        <w:rPr>
          <w:rFonts w:asciiTheme="majorHAnsi" w:eastAsia="Times New Roman" w:hAnsiTheme="majorHAnsi" w:cstheme="majorHAnsi"/>
          <w:color w:val="000000" w:themeColor="text1"/>
          <w:sz w:val="26"/>
          <w:szCs w:val="26"/>
          <w:lang w:val="en-US"/>
        </w:rPr>
        <w:t xml:space="preserve"> </w:t>
      </w:r>
      <w:proofErr w:type="spellStart"/>
      <w:r w:rsidR="00D57449" w:rsidRPr="00734B1F">
        <w:rPr>
          <w:rFonts w:asciiTheme="majorHAnsi" w:eastAsia="Times New Roman" w:hAnsiTheme="majorHAnsi" w:cstheme="majorHAnsi"/>
          <w:color w:val="000000" w:themeColor="text1"/>
          <w:sz w:val="26"/>
          <w:szCs w:val="26"/>
          <w:lang w:val="en-US"/>
        </w:rPr>
        <w:t>hiện</w:t>
      </w:r>
      <w:proofErr w:type="spellEnd"/>
      <w:r w:rsidR="00D57449" w:rsidRPr="00734B1F">
        <w:rPr>
          <w:rFonts w:asciiTheme="majorHAnsi" w:eastAsia="Times New Roman" w:hAnsiTheme="majorHAnsi" w:cstheme="majorHAnsi"/>
          <w:color w:val="000000" w:themeColor="text1"/>
          <w:sz w:val="26"/>
          <w:szCs w:val="26"/>
          <w:lang w:val="en-US"/>
        </w:rPr>
        <w:t xml:space="preserve"> nay.</w:t>
      </w:r>
    </w:p>
    <w:p w14:paraId="75639290" w14:textId="5761ACD5" w:rsidR="003A5060" w:rsidRPr="00734B1F" w:rsidRDefault="003A5060" w:rsidP="00F16FA5">
      <w:pPr>
        <w:numPr>
          <w:ilvl w:val="0"/>
          <w:numId w:val="8"/>
        </w:numPr>
        <w:shd w:val="clear" w:color="auto" w:fill="FFFFFF"/>
        <w:spacing w:before="120" w:after="120" w:line="312" w:lineRule="auto"/>
        <w:ind w:firstLine="45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b/>
          <w:bCs/>
          <w:color w:val="000000" w:themeColor="text1"/>
          <w:sz w:val="26"/>
          <w:szCs w:val="26"/>
          <w:lang w:val="en-US"/>
        </w:rPr>
        <w:t>Cài</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đặt</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phần</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mềm</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chạy</w:t>
      </w:r>
      <w:proofErr w:type="spellEnd"/>
      <w:r w:rsidRPr="00734B1F">
        <w:rPr>
          <w:rFonts w:asciiTheme="majorHAnsi" w:eastAsia="Times New Roman" w:hAnsiTheme="majorHAnsi" w:cstheme="majorHAnsi"/>
          <w:b/>
          <w:bCs/>
          <w:color w:val="000000" w:themeColor="text1"/>
          <w:sz w:val="26"/>
          <w:szCs w:val="26"/>
          <w:lang w:val="en-US"/>
        </w:rPr>
        <w:t xml:space="preserve"> Web Server:</w:t>
      </w:r>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Hãy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chắc</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chắn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rằng</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bạn</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đã</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cài</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đặt</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đầy</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đủ</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cả</w:t>
      </w:r>
      <w:proofErr w:type="spellEnd"/>
      <w:r w:rsidRPr="00734B1F">
        <w:rPr>
          <w:rFonts w:asciiTheme="majorHAnsi" w:eastAsia="Times New Roman" w:hAnsiTheme="majorHAnsi" w:cstheme="majorHAnsi"/>
          <w:color w:val="000000" w:themeColor="text1"/>
          <w:sz w:val="26"/>
          <w:szCs w:val="26"/>
          <w:lang w:val="en-US"/>
        </w:rPr>
        <w:t xml:space="preserve"> Apache </w:t>
      </w:r>
      <w:proofErr w:type="spellStart"/>
      <w:r w:rsidRPr="00734B1F">
        <w:rPr>
          <w:rFonts w:asciiTheme="majorHAnsi" w:eastAsia="Times New Roman" w:hAnsiTheme="majorHAnsi" w:cstheme="majorHAnsi"/>
          <w:color w:val="000000" w:themeColor="text1"/>
          <w:sz w:val="26"/>
          <w:szCs w:val="26"/>
          <w:lang w:val="en-US"/>
        </w:rPr>
        <w:t>và</w:t>
      </w:r>
      <w:proofErr w:type="spellEnd"/>
      <w:r w:rsidRPr="00734B1F">
        <w:rPr>
          <w:rFonts w:asciiTheme="majorHAnsi" w:eastAsia="Times New Roman" w:hAnsiTheme="majorHAnsi" w:cstheme="majorHAnsi"/>
          <w:color w:val="000000" w:themeColor="text1"/>
          <w:sz w:val="26"/>
          <w:szCs w:val="26"/>
          <w:lang w:val="en-US"/>
        </w:rPr>
        <w:t xml:space="preserve"> MySQL</w:t>
      </w:r>
      <w:r w:rsidR="00835584" w:rsidRPr="00734B1F">
        <w:rPr>
          <w:rFonts w:asciiTheme="majorHAnsi" w:eastAsia="Times New Roman" w:hAnsiTheme="majorHAnsi" w:cstheme="majorHAnsi"/>
          <w:color w:val="000000" w:themeColor="text1"/>
          <w:sz w:val="26"/>
          <w:szCs w:val="26"/>
          <w:lang w:val="en-US"/>
        </w:rPr>
        <w:t xml:space="preserve"> </w:t>
      </w:r>
      <w:proofErr w:type="spellStart"/>
      <w:r w:rsidR="00835584" w:rsidRPr="00734B1F">
        <w:rPr>
          <w:rFonts w:asciiTheme="majorHAnsi" w:eastAsia="Times New Roman" w:hAnsiTheme="majorHAnsi" w:cstheme="majorHAnsi"/>
          <w:color w:val="000000" w:themeColor="text1"/>
          <w:sz w:val="26"/>
          <w:szCs w:val="26"/>
          <w:lang w:val="en-US"/>
        </w:rPr>
        <w:t>khi</w:t>
      </w:r>
      <w:proofErr w:type="spellEnd"/>
      <w:r w:rsidR="00835584" w:rsidRPr="00734B1F">
        <w:rPr>
          <w:rFonts w:asciiTheme="majorHAnsi" w:eastAsia="Times New Roman" w:hAnsiTheme="majorHAnsi" w:cstheme="majorHAnsi"/>
          <w:color w:val="000000" w:themeColor="text1"/>
          <w:sz w:val="26"/>
          <w:szCs w:val="26"/>
          <w:lang w:val="en-US"/>
        </w:rPr>
        <w:t xml:space="preserve"> </w:t>
      </w:r>
      <w:proofErr w:type="spellStart"/>
      <w:r w:rsidR="00835584" w:rsidRPr="00734B1F">
        <w:rPr>
          <w:rFonts w:asciiTheme="majorHAnsi" w:eastAsia="Times New Roman" w:hAnsiTheme="majorHAnsi" w:cstheme="majorHAnsi"/>
          <w:color w:val="000000" w:themeColor="text1"/>
          <w:sz w:val="26"/>
          <w:szCs w:val="26"/>
          <w:lang w:val="en-US"/>
        </w:rPr>
        <w:t>cài</w:t>
      </w:r>
      <w:proofErr w:type="spellEnd"/>
      <w:r w:rsidR="00835584" w:rsidRPr="00734B1F">
        <w:rPr>
          <w:rFonts w:asciiTheme="majorHAnsi" w:eastAsia="Times New Roman" w:hAnsiTheme="majorHAnsi" w:cstheme="majorHAnsi"/>
          <w:color w:val="000000" w:themeColor="text1"/>
          <w:sz w:val="26"/>
          <w:szCs w:val="26"/>
          <w:lang w:val="en-US"/>
        </w:rPr>
        <w:t xml:space="preserve"> </w:t>
      </w:r>
      <w:proofErr w:type="spellStart"/>
      <w:r w:rsidR="00835584" w:rsidRPr="00734B1F">
        <w:rPr>
          <w:rFonts w:asciiTheme="majorHAnsi" w:eastAsia="Times New Roman" w:hAnsiTheme="majorHAnsi" w:cstheme="majorHAnsi"/>
          <w:color w:val="000000" w:themeColor="text1"/>
          <w:sz w:val="26"/>
          <w:szCs w:val="26"/>
          <w:lang w:val="en-US"/>
        </w:rPr>
        <w:t>đặt</w:t>
      </w:r>
      <w:proofErr w:type="spellEnd"/>
      <w:r w:rsidR="00835584" w:rsidRPr="00734B1F">
        <w:rPr>
          <w:rFonts w:asciiTheme="majorHAnsi" w:eastAsia="Times New Roman" w:hAnsiTheme="majorHAnsi" w:cstheme="majorHAnsi"/>
          <w:color w:val="000000" w:themeColor="text1"/>
          <w:sz w:val="26"/>
          <w:szCs w:val="26"/>
          <w:lang w:val="en-US"/>
        </w:rPr>
        <w:t xml:space="preserve"> </w:t>
      </w:r>
      <w:proofErr w:type="spellStart"/>
      <w:r w:rsidR="00835584" w:rsidRPr="00734B1F">
        <w:rPr>
          <w:rFonts w:asciiTheme="majorHAnsi" w:eastAsia="Times New Roman" w:hAnsiTheme="majorHAnsi" w:cstheme="majorHAnsi"/>
          <w:color w:val="000000" w:themeColor="text1"/>
          <w:sz w:val="26"/>
          <w:szCs w:val="26"/>
          <w:lang w:val="en-US"/>
        </w:rPr>
        <w:t>X</w:t>
      </w:r>
      <w:r w:rsidR="002473AB" w:rsidRPr="00734B1F">
        <w:rPr>
          <w:rFonts w:asciiTheme="majorHAnsi" w:eastAsia="Times New Roman" w:hAnsiTheme="majorHAnsi" w:cstheme="majorHAnsi"/>
          <w:color w:val="000000" w:themeColor="text1"/>
          <w:sz w:val="26"/>
          <w:szCs w:val="26"/>
          <w:lang w:val="en-US"/>
        </w:rPr>
        <w:t>ampp</w:t>
      </w:r>
      <w:proofErr w:type="spellEnd"/>
      <w:r w:rsidR="00EC51F8" w:rsidRPr="00734B1F">
        <w:rPr>
          <w:rFonts w:asciiTheme="majorHAnsi" w:eastAsia="Times New Roman" w:hAnsiTheme="majorHAnsi" w:cstheme="majorHAnsi"/>
          <w:color w:val="000000" w:themeColor="text1"/>
          <w:sz w:val="26"/>
          <w:szCs w:val="26"/>
          <w:lang w:val="en-US"/>
        </w:rPr>
        <w:t>.</w:t>
      </w:r>
    </w:p>
    <w:p w14:paraId="63202A47" w14:textId="07387B7C" w:rsidR="00990131" w:rsidRPr="00734B1F" w:rsidRDefault="00990131" w:rsidP="00F16FA5">
      <w:pPr>
        <w:numPr>
          <w:ilvl w:val="0"/>
          <w:numId w:val="8"/>
        </w:numPr>
        <w:shd w:val="clear" w:color="auto" w:fill="FFFFFF"/>
        <w:spacing w:before="120" w:after="120" w:line="312" w:lineRule="auto"/>
        <w:ind w:firstLine="45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b/>
          <w:bCs/>
          <w:color w:val="000000" w:themeColor="text1"/>
          <w:sz w:val="26"/>
          <w:szCs w:val="26"/>
          <w:lang w:val="en-US"/>
        </w:rPr>
        <w:t>Chạy</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ứng</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dụng</w:t>
      </w:r>
      <w:proofErr w:type="spellEnd"/>
      <w:r w:rsidRPr="00734B1F">
        <w:rPr>
          <w:rFonts w:asciiTheme="majorHAnsi" w:eastAsia="Times New Roman" w:hAnsiTheme="majorHAnsi" w:cstheme="majorHAnsi"/>
          <w:b/>
          <w:bCs/>
          <w:color w:val="000000" w:themeColor="text1"/>
          <w:sz w:val="26"/>
          <w:szCs w:val="26"/>
          <w:lang w:val="en-US"/>
        </w:rPr>
        <w:t>:</w:t>
      </w:r>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Bật</w:t>
      </w:r>
      <w:proofErr w:type="spellEnd"/>
      <w:r w:rsidRPr="00734B1F">
        <w:rPr>
          <w:rFonts w:asciiTheme="majorHAnsi" w:eastAsia="Times New Roman" w:hAnsiTheme="majorHAnsi" w:cstheme="majorHAnsi"/>
          <w:color w:val="000000" w:themeColor="text1"/>
          <w:sz w:val="26"/>
          <w:szCs w:val="26"/>
          <w:lang w:val="en-US"/>
        </w:rPr>
        <w:t xml:space="preserve"> Apache </w:t>
      </w:r>
      <w:proofErr w:type="spellStart"/>
      <w:r w:rsidRPr="00734B1F">
        <w:rPr>
          <w:rFonts w:asciiTheme="majorHAnsi" w:eastAsia="Times New Roman" w:hAnsiTheme="majorHAnsi" w:cstheme="majorHAnsi"/>
          <w:color w:val="000000" w:themeColor="text1"/>
          <w:sz w:val="26"/>
          <w:szCs w:val="26"/>
          <w:lang w:val="en-US"/>
        </w:rPr>
        <w:t>của</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X</w:t>
      </w:r>
      <w:r w:rsidR="002473AB" w:rsidRPr="00734B1F">
        <w:rPr>
          <w:rFonts w:asciiTheme="majorHAnsi" w:eastAsia="Times New Roman" w:hAnsiTheme="majorHAnsi" w:cstheme="majorHAnsi"/>
          <w:color w:val="000000" w:themeColor="text1"/>
          <w:sz w:val="26"/>
          <w:szCs w:val="26"/>
          <w:lang w:val="en-US"/>
        </w:rPr>
        <w:t>ampp</w:t>
      </w:r>
      <w:proofErr w:type="spellEnd"/>
      <w:r w:rsidRPr="00734B1F">
        <w:rPr>
          <w:rFonts w:asciiTheme="majorHAnsi" w:eastAsia="Times New Roman" w:hAnsiTheme="majorHAnsi" w:cstheme="majorHAnsi"/>
          <w:color w:val="000000" w:themeColor="text1"/>
          <w:sz w:val="26"/>
          <w:szCs w:val="26"/>
          <w:lang w:val="en-US"/>
        </w:rPr>
        <w:t xml:space="preserve"> </w:t>
      </w:r>
      <w:proofErr w:type="spellStart"/>
      <w:r w:rsidRPr="00734B1F">
        <w:rPr>
          <w:rFonts w:asciiTheme="majorHAnsi" w:eastAsia="Times New Roman" w:hAnsiTheme="majorHAnsi" w:cstheme="majorHAnsi"/>
          <w:color w:val="000000" w:themeColor="text1"/>
          <w:sz w:val="26"/>
          <w:szCs w:val="26"/>
          <w:lang w:val="en-US"/>
        </w:rPr>
        <w:t>lên</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Để</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kiểm</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tra</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mọi</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thứ</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đã</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được</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cài</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đặt</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đúng</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thì</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mở</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trình</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duyệt</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và</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nhập</w:t>
      </w:r>
      <w:proofErr w:type="spellEnd"/>
      <w:r w:rsidR="009727F7" w:rsidRPr="00734B1F">
        <w:rPr>
          <w:rFonts w:asciiTheme="majorHAnsi" w:eastAsia="Times New Roman" w:hAnsiTheme="majorHAnsi" w:cstheme="majorHAnsi"/>
          <w:color w:val="000000" w:themeColor="text1"/>
          <w:sz w:val="26"/>
          <w:szCs w:val="26"/>
          <w:lang w:val="en-US"/>
        </w:rPr>
        <w:t xml:space="preserve"> “localhost” </w:t>
      </w:r>
      <w:proofErr w:type="spellStart"/>
      <w:r w:rsidR="009727F7" w:rsidRPr="00734B1F">
        <w:rPr>
          <w:rFonts w:asciiTheme="majorHAnsi" w:eastAsia="Times New Roman" w:hAnsiTheme="majorHAnsi" w:cstheme="majorHAnsi"/>
          <w:color w:val="000000" w:themeColor="text1"/>
          <w:sz w:val="26"/>
          <w:szCs w:val="26"/>
          <w:lang w:val="en-US"/>
        </w:rPr>
        <w:t>vào</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trong</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địa</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chỉ</w:t>
      </w:r>
      <w:proofErr w:type="spellEnd"/>
      <w:r w:rsidR="009727F7" w:rsidRPr="00734B1F">
        <w:rPr>
          <w:rFonts w:asciiTheme="majorHAnsi" w:eastAsia="Times New Roman" w:hAnsiTheme="majorHAnsi" w:cstheme="majorHAnsi"/>
          <w:color w:val="000000" w:themeColor="text1"/>
          <w:sz w:val="26"/>
          <w:szCs w:val="26"/>
          <w:lang w:val="en-US"/>
        </w:rPr>
        <w:t xml:space="preserve"> URL. </w:t>
      </w:r>
      <w:proofErr w:type="spellStart"/>
      <w:r w:rsidR="009727F7" w:rsidRPr="00734B1F">
        <w:rPr>
          <w:rFonts w:asciiTheme="majorHAnsi" w:eastAsia="Times New Roman" w:hAnsiTheme="majorHAnsi" w:cstheme="majorHAnsi"/>
          <w:color w:val="000000" w:themeColor="text1"/>
          <w:sz w:val="26"/>
          <w:szCs w:val="26"/>
          <w:lang w:val="en-US"/>
        </w:rPr>
        <w:t>Nếu</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mọi</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thứ</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đều</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ổn</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thì</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trang</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chào</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mừng</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của</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Xampp</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sẽ</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được</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hiển</w:t>
      </w:r>
      <w:proofErr w:type="spellEnd"/>
      <w:r w:rsidR="009727F7" w:rsidRPr="00734B1F">
        <w:rPr>
          <w:rFonts w:asciiTheme="majorHAnsi" w:eastAsia="Times New Roman" w:hAnsiTheme="majorHAnsi" w:cstheme="majorHAnsi"/>
          <w:color w:val="000000" w:themeColor="text1"/>
          <w:sz w:val="26"/>
          <w:szCs w:val="26"/>
          <w:lang w:val="en-US"/>
        </w:rPr>
        <w:t xml:space="preserve"> </w:t>
      </w:r>
      <w:proofErr w:type="spellStart"/>
      <w:r w:rsidR="009727F7" w:rsidRPr="00734B1F">
        <w:rPr>
          <w:rFonts w:asciiTheme="majorHAnsi" w:eastAsia="Times New Roman" w:hAnsiTheme="majorHAnsi" w:cstheme="majorHAnsi"/>
          <w:color w:val="000000" w:themeColor="text1"/>
          <w:sz w:val="26"/>
          <w:szCs w:val="26"/>
          <w:lang w:val="en-US"/>
        </w:rPr>
        <w:t>thị</w:t>
      </w:r>
      <w:proofErr w:type="spellEnd"/>
      <w:r w:rsidR="009727F7" w:rsidRPr="00734B1F">
        <w:rPr>
          <w:rFonts w:asciiTheme="majorHAnsi" w:eastAsia="Times New Roman" w:hAnsiTheme="majorHAnsi" w:cstheme="majorHAnsi"/>
          <w:color w:val="000000" w:themeColor="text1"/>
          <w:sz w:val="26"/>
          <w:szCs w:val="26"/>
          <w:lang w:val="en-US"/>
        </w:rPr>
        <w:t>.</w:t>
      </w:r>
    </w:p>
    <w:p w14:paraId="6EA3BE68" w14:textId="6EAECF30" w:rsidR="00F16FA5" w:rsidRPr="00734B1F" w:rsidRDefault="00F16FA5" w:rsidP="00F16FA5">
      <w:pPr>
        <w:numPr>
          <w:ilvl w:val="0"/>
          <w:numId w:val="8"/>
        </w:numPr>
        <w:shd w:val="clear" w:color="auto" w:fill="FFFFFF"/>
        <w:spacing w:before="120" w:after="120" w:line="312" w:lineRule="auto"/>
        <w:ind w:firstLine="450"/>
        <w:jc w:val="both"/>
        <w:rPr>
          <w:rFonts w:asciiTheme="majorHAnsi" w:eastAsia="Times New Roman" w:hAnsiTheme="majorHAnsi" w:cstheme="majorHAnsi"/>
          <w:color w:val="000000" w:themeColor="text1"/>
          <w:sz w:val="26"/>
          <w:szCs w:val="26"/>
          <w:lang w:val="en-US"/>
        </w:rPr>
      </w:pPr>
      <w:proofErr w:type="spellStart"/>
      <w:r w:rsidRPr="00734B1F">
        <w:rPr>
          <w:rFonts w:asciiTheme="majorHAnsi" w:eastAsia="Times New Roman" w:hAnsiTheme="majorHAnsi" w:cstheme="majorHAnsi"/>
          <w:b/>
          <w:bCs/>
          <w:color w:val="000000" w:themeColor="text1"/>
          <w:sz w:val="26"/>
          <w:szCs w:val="26"/>
          <w:lang w:val="en-US"/>
        </w:rPr>
        <w:t>Nạp</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và</w:t>
      </w:r>
      <w:proofErr w:type="spellEnd"/>
      <w:r w:rsidRPr="00734B1F">
        <w:rPr>
          <w:rFonts w:asciiTheme="majorHAnsi" w:eastAsia="Times New Roman" w:hAnsiTheme="majorHAnsi" w:cstheme="majorHAnsi"/>
          <w:b/>
          <w:bCs/>
          <w:color w:val="000000" w:themeColor="text1"/>
          <w:sz w:val="26"/>
          <w:szCs w:val="26"/>
          <w:lang w:val="en-US"/>
        </w:rPr>
        <w:t xml:space="preserve"> </w:t>
      </w:r>
      <w:proofErr w:type="spellStart"/>
      <w:r w:rsidRPr="00734B1F">
        <w:rPr>
          <w:rFonts w:asciiTheme="majorHAnsi" w:eastAsia="Times New Roman" w:hAnsiTheme="majorHAnsi" w:cstheme="majorHAnsi"/>
          <w:b/>
          <w:bCs/>
          <w:color w:val="000000" w:themeColor="text1"/>
          <w:sz w:val="26"/>
          <w:szCs w:val="26"/>
          <w:lang w:val="en-US"/>
        </w:rPr>
        <w:t>chạy</w:t>
      </w:r>
      <w:proofErr w:type="spellEnd"/>
      <w:r w:rsidRPr="00734B1F">
        <w:rPr>
          <w:rFonts w:asciiTheme="majorHAnsi" w:eastAsia="Times New Roman" w:hAnsiTheme="majorHAnsi" w:cstheme="majorHAnsi"/>
          <w:b/>
          <w:bCs/>
          <w:color w:val="000000" w:themeColor="text1"/>
          <w:sz w:val="26"/>
          <w:szCs w:val="26"/>
          <w:lang w:val="en-US"/>
        </w:rPr>
        <w:t>:</w:t>
      </w:r>
      <w:r w:rsidR="009727F7" w:rsidRPr="00734B1F">
        <w:rPr>
          <w:rFonts w:asciiTheme="majorHAnsi" w:eastAsia="Times New Roman" w:hAnsiTheme="majorHAnsi" w:cstheme="majorHAnsi"/>
          <w:color w:val="000000" w:themeColor="text1"/>
          <w:sz w:val="26"/>
          <w:szCs w:val="26"/>
          <w:lang w:val="en-US"/>
        </w:rPr>
        <w:t xml:space="preserve"> </w:t>
      </w:r>
      <w:r w:rsidR="00E243E9" w:rsidRPr="00734B1F">
        <w:rPr>
          <w:rFonts w:asciiTheme="majorHAnsi" w:eastAsia="Times New Roman" w:hAnsiTheme="majorHAnsi" w:cstheme="majorHAnsi"/>
          <w:color w:val="000000" w:themeColor="text1"/>
          <w:sz w:val="26"/>
          <w:szCs w:val="26"/>
          <w:lang w:val="en-US"/>
        </w:rPr>
        <w:t xml:space="preserve">Di </w:t>
      </w:r>
      <w:proofErr w:type="spellStart"/>
      <w:r w:rsidR="00E243E9" w:rsidRPr="00734B1F">
        <w:rPr>
          <w:rFonts w:asciiTheme="majorHAnsi" w:eastAsia="Times New Roman" w:hAnsiTheme="majorHAnsi" w:cstheme="majorHAnsi"/>
          <w:color w:val="000000" w:themeColor="text1"/>
          <w:sz w:val="26"/>
          <w:szCs w:val="26"/>
          <w:lang w:val="en-US"/>
        </w:rPr>
        <w:t>chuyển</w:t>
      </w:r>
      <w:proofErr w:type="spellEnd"/>
      <w:r w:rsidR="00E243E9" w:rsidRPr="00734B1F">
        <w:rPr>
          <w:rFonts w:asciiTheme="majorHAnsi" w:eastAsia="Times New Roman" w:hAnsiTheme="majorHAnsi" w:cstheme="majorHAnsi"/>
          <w:color w:val="000000" w:themeColor="text1"/>
          <w:sz w:val="26"/>
          <w:szCs w:val="26"/>
          <w:lang w:val="en-US"/>
        </w:rPr>
        <w:t xml:space="preserve"> file </w:t>
      </w:r>
      <w:proofErr w:type="spellStart"/>
      <w:r w:rsidR="00E243E9" w:rsidRPr="00734B1F">
        <w:rPr>
          <w:rFonts w:asciiTheme="majorHAnsi" w:eastAsia="Times New Roman" w:hAnsiTheme="majorHAnsi" w:cstheme="majorHAnsi"/>
          <w:color w:val="000000" w:themeColor="text1"/>
          <w:sz w:val="26"/>
          <w:szCs w:val="26"/>
          <w:lang w:val="en-US"/>
        </w:rPr>
        <w:t>có</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phần</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mở</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rộng</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php</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đã</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tạo</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trước</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đó</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ví</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dụ</w:t>
      </w:r>
      <w:proofErr w:type="spellEnd"/>
      <w:r w:rsidR="00E243E9" w:rsidRPr="00734B1F">
        <w:rPr>
          <w:rFonts w:asciiTheme="majorHAnsi" w:eastAsia="Times New Roman" w:hAnsiTheme="majorHAnsi" w:cstheme="majorHAnsi"/>
          <w:color w:val="000000" w:themeColor="text1"/>
          <w:sz w:val="26"/>
          <w:szCs w:val="26"/>
          <w:lang w:val="en-US"/>
        </w:rPr>
        <w:t xml:space="preserve"> </w:t>
      </w:r>
      <w:proofErr w:type="spellStart"/>
      <w:r w:rsidR="00E243E9" w:rsidRPr="00734B1F">
        <w:rPr>
          <w:rFonts w:asciiTheme="majorHAnsi" w:eastAsia="Times New Roman" w:hAnsiTheme="majorHAnsi" w:cstheme="majorHAnsi"/>
          <w:color w:val="000000" w:themeColor="text1"/>
          <w:sz w:val="26"/>
          <w:szCs w:val="26"/>
          <w:lang w:val="en-US"/>
        </w:rPr>
        <w:t>index.php</w:t>
      </w:r>
      <w:proofErr w:type="spellEnd"/>
      <w:r w:rsidR="00E243E9" w:rsidRPr="00734B1F">
        <w:rPr>
          <w:rFonts w:asciiTheme="majorHAnsi" w:eastAsia="Times New Roman" w:hAnsiTheme="majorHAnsi" w:cstheme="majorHAnsi"/>
          <w:color w:val="000000" w:themeColor="text1"/>
          <w:sz w:val="26"/>
          <w:szCs w:val="26"/>
          <w:lang w:val="en-US"/>
        </w:rPr>
        <w:t>)</w:t>
      </w:r>
      <w:r w:rsidR="002C3379" w:rsidRPr="00734B1F">
        <w:rPr>
          <w:rFonts w:asciiTheme="majorHAnsi" w:eastAsia="Times New Roman" w:hAnsiTheme="majorHAnsi" w:cstheme="majorHAnsi"/>
          <w:color w:val="000000" w:themeColor="text1"/>
          <w:sz w:val="26"/>
          <w:szCs w:val="26"/>
          <w:lang w:val="en-US"/>
        </w:rPr>
        <w:t xml:space="preserve"> </w:t>
      </w:r>
      <w:proofErr w:type="spellStart"/>
      <w:r w:rsidR="002C3379" w:rsidRPr="00734B1F">
        <w:rPr>
          <w:rFonts w:asciiTheme="majorHAnsi" w:eastAsia="Times New Roman" w:hAnsiTheme="majorHAnsi" w:cstheme="majorHAnsi"/>
          <w:color w:val="000000" w:themeColor="text1"/>
          <w:sz w:val="26"/>
          <w:szCs w:val="26"/>
          <w:lang w:val="en-US"/>
        </w:rPr>
        <w:t>đến</w:t>
      </w:r>
      <w:proofErr w:type="spellEnd"/>
      <w:r w:rsidR="002C3379" w:rsidRPr="00734B1F">
        <w:rPr>
          <w:rFonts w:asciiTheme="majorHAnsi" w:eastAsia="Times New Roman" w:hAnsiTheme="majorHAnsi" w:cstheme="majorHAnsi"/>
          <w:color w:val="000000" w:themeColor="text1"/>
          <w:sz w:val="26"/>
          <w:szCs w:val="26"/>
          <w:lang w:val="en-US"/>
        </w:rPr>
        <w:t xml:space="preserve"> </w:t>
      </w:r>
      <w:proofErr w:type="spellStart"/>
      <w:r w:rsidR="002C3379" w:rsidRPr="00734B1F">
        <w:rPr>
          <w:rFonts w:asciiTheme="majorHAnsi" w:eastAsia="Times New Roman" w:hAnsiTheme="majorHAnsi" w:cstheme="majorHAnsi"/>
          <w:color w:val="000000" w:themeColor="text1"/>
          <w:sz w:val="26"/>
          <w:szCs w:val="26"/>
          <w:lang w:val="en-US"/>
        </w:rPr>
        <w:t>thư</w:t>
      </w:r>
      <w:proofErr w:type="spellEnd"/>
      <w:r w:rsidR="002C3379" w:rsidRPr="00734B1F">
        <w:rPr>
          <w:rFonts w:asciiTheme="majorHAnsi" w:eastAsia="Times New Roman" w:hAnsiTheme="majorHAnsi" w:cstheme="majorHAnsi"/>
          <w:color w:val="000000" w:themeColor="text1"/>
          <w:sz w:val="26"/>
          <w:szCs w:val="26"/>
          <w:lang w:val="en-US"/>
        </w:rPr>
        <w:t xml:space="preserve"> </w:t>
      </w:r>
      <w:proofErr w:type="spellStart"/>
      <w:r w:rsidR="002C3379" w:rsidRPr="00734B1F">
        <w:rPr>
          <w:rFonts w:asciiTheme="majorHAnsi" w:eastAsia="Times New Roman" w:hAnsiTheme="majorHAnsi" w:cstheme="majorHAnsi"/>
          <w:color w:val="000000" w:themeColor="text1"/>
          <w:sz w:val="26"/>
          <w:szCs w:val="26"/>
          <w:lang w:val="en-US"/>
        </w:rPr>
        <w:t>mục</w:t>
      </w:r>
      <w:proofErr w:type="spellEnd"/>
      <w:r w:rsidR="002C3379" w:rsidRPr="00734B1F">
        <w:rPr>
          <w:rFonts w:asciiTheme="majorHAnsi" w:eastAsia="Times New Roman" w:hAnsiTheme="majorHAnsi" w:cstheme="majorHAnsi"/>
          <w:color w:val="000000" w:themeColor="text1"/>
          <w:sz w:val="26"/>
          <w:szCs w:val="26"/>
          <w:lang w:val="en-US"/>
        </w:rPr>
        <w:t xml:space="preserve"> </w:t>
      </w:r>
      <w:proofErr w:type="spellStart"/>
      <w:r w:rsidR="002C3379" w:rsidRPr="00734B1F">
        <w:rPr>
          <w:rFonts w:asciiTheme="majorHAnsi" w:eastAsia="Times New Roman" w:hAnsiTheme="majorHAnsi" w:cstheme="majorHAnsi"/>
          <w:color w:val="000000" w:themeColor="text1"/>
          <w:sz w:val="26"/>
          <w:szCs w:val="26"/>
          <w:lang w:val="en-US"/>
        </w:rPr>
        <w:t>htdocs</w:t>
      </w:r>
      <w:proofErr w:type="spellEnd"/>
      <w:r w:rsidR="002C3379" w:rsidRPr="00734B1F">
        <w:rPr>
          <w:rFonts w:asciiTheme="majorHAnsi" w:eastAsia="Times New Roman" w:hAnsiTheme="majorHAnsi" w:cstheme="majorHAnsi"/>
          <w:color w:val="000000" w:themeColor="text1"/>
          <w:sz w:val="26"/>
          <w:szCs w:val="26"/>
          <w:lang w:val="en-US"/>
        </w:rPr>
        <w:t xml:space="preserve"> </w:t>
      </w:r>
      <w:proofErr w:type="spellStart"/>
      <w:r w:rsidR="002C3379" w:rsidRPr="00734B1F">
        <w:rPr>
          <w:rFonts w:asciiTheme="majorHAnsi" w:eastAsia="Times New Roman" w:hAnsiTheme="majorHAnsi" w:cstheme="majorHAnsi"/>
          <w:color w:val="000000" w:themeColor="text1"/>
          <w:sz w:val="26"/>
          <w:szCs w:val="26"/>
          <w:lang w:val="en-US"/>
        </w:rPr>
        <w:t>của</w:t>
      </w:r>
      <w:proofErr w:type="spellEnd"/>
      <w:r w:rsidR="002C3379" w:rsidRPr="00734B1F">
        <w:rPr>
          <w:rFonts w:asciiTheme="majorHAnsi" w:eastAsia="Times New Roman" w:hAnsiTheme="majorHAnsi" w:cstheme="majorHAnsi"/>
          <w:color w:val="000000" w:themeColor="text1"/>
          <w:sz w:val="26"/>
          <w:szCs w:val="26"/>
          <w:lang w:val="en-US"/>
        </w:rPr>
        <w:t xml:space="preserve"> </w:t>
      </w:r>
      <w:proofErr w:type="spellStart"/>
      <w:r w:rsidR="002C3379" w:rsidRPr="00734B1F">
        <w:rPr>
          <w:rFonts w:asciiTheme="majorHAnsi" w:eastAsia="Times New Roman" w:hAnsiTheme="majorHAnsi" w:cstheme="majorHAnsi"/>
          <w:color w:val="000000" w:themeColor="text1"/>
          <w:sz w:val="26"/>
          <w:szCs w:val="26"/>
          <w:lang w:val="en-US"/>
        </w:rPr>
        <w:t>Xampp</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sau</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đó</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mở</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trình</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duyệt</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lên</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và</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đi</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đến</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địa</w:t>
      </w:r>
      <w:proofErr w:type="spellEnd"/>
      <w:r w:rsidR="00C23F99" w:rsidRPr="00734B1F">
        <w:rPr>
          <w:rFonts w:asciiTheme="majorHAnsi" w:eastAsia="Times New Roman" w:hAnsiTheme="majorHAnsi" w:cstheme="majorHAnsi"/>
          <w:color w:val="000000" w:themeColor="text1"/>
          <w:sz w:val="26"/>
          <w:szCs w:val="26"/>
          <w:lang w:val="en-US"/>
        </w:rPr>
        <w:t xml:space="preserve"> </w:t>
      </w:r>
      <w:proofErr w:type="spellStart"/>
      <w:r w:rsidR="00C23F99" w:rsidRPr="00734B1F">
        <w:rPr>
          <w:rFonts w:asciiTheme="majorHAnsi" w:eastAsia="Times New Roman" w:hAnsiTheme="majorHAnsi" w:cstheme="majorHAnsi"/>
          <w:color w:val="000000" w:themeColor="text1"/>
          <w:sz w:val="26"/>
          <w:szCs w:val="26"/>
          <w:lang w:val="en-US"/>
        </w:rPr>
        <w:t>chỉ</w:t>
      </w:r>
      <w:proofErr w:type="spellEnd"/>
      <w:r w:rsidR="00C23F99" w:rsidRPr="00734B1F">
        <w:rPr>
          <w:rFonts w:asciiTheme="majorHAnsi" w:eastAsia="Times New Roman" w:hAnsiTheme="majorHAnsi" w:cstheme="majorHAnsi"/>
          <w:color w:val="000000" w:themeColor="text1"/>
          <w:sz w:val="26"/>
          <w:szCs w:val="26"/>
          <w:lang w:val="en-US"/>
        </w:rPr>
        <w:t xml:space="preserve"> localhost/</w:t>
      </w:r>
      <w:proofErr w:type="spellStart"/>
      <w:r w:rsidR="00C23F99" w:rsidRPr="00734B1F">
        <w:rPr>
          <w:rFonts w:asciiTheme="majorHAnsi" w:eastAsia="Times New Roman" w:hAnsiTheme="majorHAnsi" w:cstheme="majorHAnsi"/>
          <w:color w:val="000000" w:themeColor="text1"/>
          <w:sz w:val="26"/>
          <w:szCs w:val="26"/>
          <w:lang w:val="en-US"/>
        </w:rPr>
        <w:t>index.php</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và</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kết</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quả</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sẽ</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được</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hiển</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thị</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ngay</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trên</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trình</w:t>
      </w:r>
      <w:proofErr w:type="spellEnd"/>
      <w:r w:rsidR="00B92E72" w:rsidRPr="00734B1F">
        <w:rPr>
          <w:rFonts w:asciiTheme="majorHAnsi" w:eastAsia="Times New Roman" w:hAnsiTheme="majorHAnsi" w:cstheme="majorHAnsi"/>
          <w:color w:val="000000" w:themeColor="text1"/>
          <w:sz w:val="26"/>
          <w:szCs w:val="26"/>
          <w:lang w:val="en-US"/>
        </w:rPr>
        <w:t xml:space="preserve"> </w:t>
      </w:r>
      <w:proofErr w:type="spellStart"/>
      <w:r w:rsidR="00B92E72" w:rsidRPr="00734B1F">
        <w:rPr>
          <w:rFonts w:asciiTheme="majorHAnsi" w:eastAsia="Times New Roman" w:hAnsiTheme="majorHAnsi" w:cstheme="majorHAnsi"/>
          <w:color w:val="000000" w:themeColor="text1"/>
          <w:sz w:val="26"/>
          <w:szCs w:val="26"/>
          <w:lang w:val="en-US"/>
        </w:rPr>
        <w:t>duyệt</w:t>
      </w:r>
      <w:proofErr w:type="spellEnd"/>
      <w:r w:rsidR="00776DA0" w:rsidRPr="00734B1F">
        <w:rPr>
          <w:rFonts w:asciiTheme="majorHAnsi" w:eastAsia="Times New Roman" w:hAnsiTheme="majorHAnsi" w:cstheme="majorHAnsi"/>
          <w:color w:val="000000" w:themeColor="text1"/>
          <w:sz w:val="26"/>
          <w:szCs w:val="26"/>
          <w:lang w:val="en-US"/>
        </w:rPr>
        <w:t>.</w:t>
      </w:r>
    </w:p>
    <w:p w14:paraId="62C11DB2" w14:textId="03C1E6A4" w:rsidR="00F16FA5" w:rsidRPr="00734B1F" w:rsidRDefault="00F16FA5" w:rsidP="00F16FA5">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111" w:name="_Toc60959489"/>
      <w:bookmarkStart w:id="112" w:name="_Toc85194859"/>
      <w:bookmarkStart w:id="113" w:name="_Toc85784653"/>
      <w:bookmarkStart w:id="114" w:name="_Toc85787464"/>
      <w:bookmarkStart w:id="115" w:name="_Toc104936240"/>
      <w:proofErr w:type="spellStart"/>
      <w:r w:rsidRPr="00734B1F">
        <w:rPr>
          <w:rFonts w:asciiTheme="majorHAnsi" w:eastAsia="Calibri" w:hAnsiTheme="majorHAnsi" w:cstheme="majorHAnsi"/>
          <w:b/>
          <w:bCs/>
          <w:color w:val="000000" w:themeColor="text1"/>
          <w:sz w:val="26"/>
          <w:szCs w:val="26"/>
          <w:lang w:val="en-US"/>
        </w:rPr>
        <w:t>Ngôn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ngữ</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lập</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trình</w:t>
      </w:r>
      <w:proofErr w:type="spellEnd"/>
      <w:r w:rsidRPr="00734B1F">
        <w:rPr>
          <w:rFonts w:asciiTheme="majorHAnsi" w:eastAsia="Calibri" w:hAnsiTheme="majorHAnsi" w:cstheme="majorHAnsi"/>
          <w:b/>
          <w:bCs/>
          <w:color w:val="000000" w:themeColor="text1"/>
          <w:sz w:val="26"/>
          <w:szCs w:val="26"/>
          <w:lang w:val="en-US"/>
        </w:rPr>
        <w:t xml:space="preserve"> </w:t>
      </w:r>
      <w:r w:rsidR="00983D32" w:rsidRPr="00734B1F">
        <w:rPr>
          <w:rFonts w:asciiTheme="majorHAnsi" w:eastAsia="Calibri" w:hAnsiTheme="majorHAnsi" w:cstheme="majorHAnsi"/>
          <w:b/>
          <w:bCs/>
          <w:color w:val="000000" w:themeColor="text1"/>
          <w:sz w:val="26"/>
          <w:szCs w:val="26"/>
          <w:lang w:val="en-US"/>
        </w:rPr>
        <w:t>Java</w:t>
      </w:r>
      <w:r w:rsidRPr="00734B1F">
        <w:rPr>
          <w:rFonts w:asciiTheme="majorHAnsi" w:eastAsia="Calibri" w:hAnsiTheme="majorHAnsi" w:cstheme="majorHAnsi"/>
          <w:b/>
          <w:bCs/>
          <w:color w:val="000000" w:themeColor="text1"/>
          <w:sz w:val="26"/>
          <w:szCs w:val="26"/>
          <w:lang w:val="en-US"/>
        </w:rPr>
        <w:t>Script</w:t>
      </w:r>
      <w:bookmarkEnd w:id="111"/>
      <w:bookmarkEnd w:id="112"/>
      <w:bookmarkEnd w:id="113"/>
      <w:bookmarkEnd w:id="114"/>
      <w:bookmarkEnd w:id="115"/>
    </w:p>
    <w:p w14:paraId="259D1B32" w14:textId="1A2D3B51" w:rsidR="00F16FA5" w:rsidRPr="00734B1F" w:rsidRDefault="00F16FA5" w:rsidP="007A2CC5">
      <w:pPr>
        <w:numPr>
          <w:ilvl w:val="0"/>
          <w:numId w:val="14"/>
        </w:numPr>
        <w:spacing w:before="120" w:after="120" w:line="312" w:lineRule="auto"/>
        <w:ind w:left="720" w:hanging="450"/>
        <w:contextualSpacing/>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Giới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thiệu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chung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về</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ngôn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ngữ</w:t>
      </w:r>
      <w:proofErr w:type="spellEnd"/>
      <w:r w:rsidRPr="00734B1F">
        <w:rPr>
          <w:rFonts w:asciiTheme="majorHAnsi" w:eastAsia="Calibri" w:hAnsiTheme="majorHAnsi" w:cstheme="majorHAnsi"/>
          <w:b/>
          <w:bCs/>
          <w:color w:val="000000" w:themeColor="text1"/>
          <w:sz w:val="26"/>
          <w:szCs w:val="26"/>
          <w:lang w:val="en-US"/>
        </w:rPr>
        <w:t xml:space="preserve"> </w:t>
      </w:r>
      <w:r w:rsidR="00A51F25" w:rsidRPr="00734B1F">
        <w:rPr>
          <w:rFonts w:asciiTheme="majorHAnsi" w:eastAsia="Calibri" w:hAnsiTheme="majorHAnsi" w:cstheme="majorHAnsi"/>
          <w:b/>
          <w:bCs/>
          <w:color w:val="000000" w:themeColor="text1"/>
          <w:sz w:val="26"/>
          <w:szCs w:val="26"/>
          <w:lang w:val="en-US"/>
        </w:rPr>
        <w:t>JavaScript</w:t>
      </w:r>
    </w:p>
    <w:p w14:paraId="1BBF7D1B" w14:textId="7EF0AD92" w:rsidR="00F16FA5" w:rsidRPr="00734B1F" w:rsidRDefault="0016547B" w:rsidP="0016547B">
      <w:pPr>
        <w:shd w:val="clear" w:color="auto" w:fill="FFFFFF"/>
        <w:spacing w:before="120" w:after="120" w:line="312" w:lineRule="auto"/>
        <w:ind w:firstLine="720"/>
        <w:jc w:val="both"/>
        <w:rPr>
          <w:rFonts w:asciiTheme="majorHAnsi" w:eastAsia="Times New Roman" w:hAnsiTheme="majorHAnsi" w:cstheme="majorHAnsi"/>
          <w:color w:val="000000" w:themeColor="text1"/>
          <w:spacing w:val="-1"/>
          <w:sz w:val="26"/>
          <w:szCs w:val="26"/>
          <w:lang w:val="en-US"/>
        </w:rPr>
      </w:pPr>
      <w:r w:rsidRPr="00734B1F">
        <w:rPr>
          <w:rFonts w:asciiTheme="majorHAnsi" w:eastAsia="Times New Roman" w:hAnsiTheme="majorHAnsi" w:cstheme="majorHAnsi"/>
          <w:color w:val="000000" w:themeColor="text1"/>
          <w:spacing w:val="-1"/>
          <w:sz w:val="26"/>
          <w:szCs w:val="26"/>
          <w:lang w:val="en-US"/>
        </w:rPr>
        <w:t xml:space="preserve">JavaScript </w:t>
      </w:r>
      <w:proofErr w:type="spellStart"/>
      <w:r w:rsidRPr="00734B1F">
        <w:rPr>
          <w:rFonts w:asciiTheme="majorHAnsi" w:eastAsia="Times New Roman" w:hAnsiTheme="majorHAnsi" w:cstheme="majorHAnsi"/>
          <w:color w:val="000000" w:themeColor="text1"/>
          <w:spacing w:val="-1"/>
          <w:sz w:val="26"/>
          <w:szCs w:val="26"/>
          <w:lang w:val="en-US"/>
        </w:rPr>
        <w:t>là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ngôn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Phần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lớn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trang</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hiện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sử</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dụng</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tất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cả</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duyệt</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hiện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máy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tính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bàn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trò</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bảng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điều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khiển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máy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tính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bảng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điện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thoại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minh</w:t>
      </w:r>
      <w:proofErr w:type="spellEnd"/>
      <w:r w:rsidRPr="00734B1F">
        <w:rPr>
          <w:rFonts w:asciiTheme="majorHAnsi" w:eastAsia="Times New Roman" w:hAnsiTheme="majorHAnsi" w:cstheme="majorHAnsi"/>
          <w:color w:val="000000" w:themeColor="text1"/>
          <w:spacing w:val="-1"/>
          <w:sz w:val="26"/>
          <w:szCs w:val="26"/>
          <w:lang w:val="en-US"/>
        </w:rPr>
        <w:t xml:space="preserve"> bao </w:t>
      </w:r>
      <w:proofErr w:type="spellStart"/>
      <w:r w:rsidRPr="00734B1F">
        <w:rPr>
          <w:rFonts w:asciiTheme="majorHAnsi" w:eastAsia="Times New Roman" w:hAnsiTheme="majorHAnsi" w:cstheme="majorHAnsi"/>
          <w:color w:val="000000" w:themeColor="text1"/>
          <w:spacing w:val="-1"/>
          <w:sz w:val="26"/>
          <w:szCs w:val="26"/>
          <w:lang w:val="en-US"/>
        </w:rPr>
        <w:t>gồm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dịch</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làm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cho</w:t>
      </w:r>
      <w:proofErr w:type="spellEnd"/>
      <w:r w:rsidRPr="00734B1F">
        <w:rPr>
          <w:rFonts w:asciiTheme="majorHAnsi" w:eastAsia="Times New Roman" w:hAnsiTheme="majorHAnsi" w:cstheme="majorHAnsi"/>
          <w:color w:val="000000" w:themeColor="text1"/>
          <w:spacing w:val="-1"/>
          <w:sz w:val="26"/>
          <w:szCs w:val="26"/>
          <w:lang w:val="en-US"/>
        </w:rPr>
        <w:t xml:space="preserve"> Java Script </w:t>
      </w:r>
      <w:proofErr w:type="spellStart"/>
      <w:r w:rsidRPr="00734B1F">
        <w:rPr>
          <w:rFonts w:asciiTheme="majorHAnsi" w:eastAsia="Times New Roman" w:hAnsiTheme="majorHAnsi" w:cstheme="majorHAnsi"/>
          <w:color w:val="000000" w:themeColor="text1"/>
          <w:spacing w:val="-1"/>
          <w:sz w:val="26"/>
          <w:szCs w:val="26"/>
          <w:lang w:val="en-US"/>
        </w:rPr>
        <w:t>trở</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thành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ngôn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phổ</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biến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nhất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trong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lịch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sử</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là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một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phần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bộ</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nghệ</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tất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cả</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phát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triển</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phải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học</w:t>
      </w:r>
      <w:proofErr w:type="spellEnd"/>
      <w:r w:rsidRPr="00734B1F">
        <w:rPr>
          <w:rFonts w:asciiTheme="majorHAnsi" w:eastAsia="Times New Roman" w:hAnsiTheme="majorHAnsi" w:cstheme="majorHAnsi"/>
          <w:color w:val="000000" w:themeColor="text1"/>
          <w:spacing w:val="-1"/>
          <w:sz w:val="26"/>
          <w:szCs w:val="26"/>
          <w:lang w:val="en-US"/>
        </w:rPr>
        <w:t xml:space="preserve">: HTML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chỉ</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định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nội</w:t>
      </w:r>
      <w:proofErr w:type="spellEnd"/>
      <w:r w:rsidRPr="00734B1F">
        <w:rPr>
          <w:rFonts w:asciiTheme="majorHAnsi" w:eastAsia="Times New Roman" w:hAnsiTheme="majorHAnsi" w:cstheme="majorHAnsi"/>
          <w:color w:val="000000" w:themeColor="text1"/>
          <w:spacing w:val="-1"/>
          <w:sz w:val="26"/>
          <w:szCs w:val="26"/>
          <w:lang w:val="en-US"/>
        </w:rPr>
        <w:t xml:space="preserve"> dung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trang</w:t>
      </w:r>
      <w:proofErr w:type="spellEnd"/>
      <w:r w:rsidRPr="00734B1F">
        <w:rPr>
          <w:rFonts w:asciiTheme="majorHAnsi" w:eastAsia="Times New Roman" w:hAnsiTheme="majorHAnsi" w:cstheme="majorHAnsi"/>
          <w:color w:val="000000" w:themeColor="text1"/>
          <w:spacing w:val="-1"/>
          <w:sz w:val="26"/>
          <w:szCs w:val="26"/>
          <w:lang w:val="en-US"/>
        </w:rPr>
        <w:t xml:space="preserve"> web, CSS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chỉ</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định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bày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trang</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chỉ</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định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hoạt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động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trang</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Nếu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đã</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quen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thuộc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với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ngôn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giúp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biết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rằng</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là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một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ngôn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dịch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cấp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cao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động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định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kiểu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rất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phù</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hợp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với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phong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hướng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đối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tượng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chức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năng</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lấy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cú</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pháp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từ</w:t>
      </w:r>
      <w:proofErr w:type="spellEnd"/>
      <w:r w:rsidRPr="00734B1F">
        <w:rPr>
          <w:rFonts w:asciiTheme="majorHAnsi" w:eastAsia="Times New Roman" w:hAnsiTheme="majorHAnsi" w:cstheme="majorHAnsi"/>
          <w:color w:val="000000" w:themeColor="text1"/>
          <w:spacing w:val="-1"/>
          <w:sz w:val="26"/>
          <w:szCs w:val="26"/>
          <w:lang w:val="en-US"/>
        </w:rPr>
        <w:t xml:space="preserve"> Java,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hàm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hạng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nhất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từ</w:t>
      </w:r>
      <w:proofErr w:type="spellEnd"/>
      <w:r w:rsidRPr="00734B1F">
        <w:rPr>
          <w:rFonts w:asciiTheme="majorHAnsi" w:eastAsia="Times New Roman" w:hAnsiTheme="majorHAnsi" w:cstheme="majorHAnsi"/>
          <w:color w:val="000000" w:themeColor="text1"/>
          <w:spacing w:val="-1"/>
          <w:sz w:val="26"/>
          <w:szCs w:val="26"/>
          <w:lang w:val="en-US"/>
        </w:rPr>
        <w:t xml:space="preserve"> Scheme,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kế</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thừa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dựa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nguyên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mẫu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từ</w:t>
      </w:r>
      <w:proofErr w:type="spellEnd"/>
      <w:r w:rsidRPr="00734B1F">
        <w:rPr>
          <w:rFonts w:asciiTheme="majorHAnsi" w:eastAsia="Times New Roman" w:hAnsiTheme="majorHAnsi" w:cstheme="majorHAnsi"/>
          <w:color w:val="000000" w:themeColor="text1"/>
          <w:spacing w:val="-1"/>
          <w:sz w:val="26"/>
          <w:szCs w:val="26"/>
          <w:lang w:val="en-US"/>
        </w:rPr>
        <w:t xml:space="preserve"> Self. </w:t>
      </w:r>
      <w:proofErr w:type="spellStart"/>
      <w:r w:rsidRPr="00734B1F">
        <w:rPr>
          <w:rFonts w:asciiTheme="majorHAnsi" w:eastAsia="Times New Roman" w:hAnsiTheme="majorHAnsi" w:cstheme="majorHAnsi"/>
          <w:color w:val="000000" w:themeColor="text1"/>
          <w:spacing w:val="-1"/>
          <w:sz w:val="26"/>
          <w:szCs w:val="26"/>
          <w:lang w:val="en-US"/>
        </w:rPr>
        <w:t>Nhưng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cần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biết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bất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ngôn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nào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trong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số</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hoặc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làm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quen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với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thuật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sử</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dụng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cuốn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sách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này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học</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Tên</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thực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sự</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gây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hiểu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lầm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Ngoại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trừ</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sự</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giống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nhau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về</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00B66E5A" w:rsidRPr="00734B1F">
        <w:rPr>
          <w:rFonts w:asciiTheme="majorHAnsi" w:eastAsia="Times New Roman" w:hAnsiTheme="majorHAnsi" w:cstheme="majorHAnsi"/>
          <w:color w:val="000000" w:themeColor="text1"/>
          <w:spacing w:val="-1"/>
          <w:sz w:val="26"/>
          <w:szCs w:val="26"/>
          <w:lang w:val="en-US"/>
        </w:rPr>
        <w:t>cú</w:t>
      </w:r>
      <w:proofErr w:type="spellEnd"/>
      <w:r w:rsidR="00B66E5A" w:rsidRPr="00734B1F">
        <w:rPr>
          <w:rFonts w:asciiTheme="majorHAnsi" w:eastAsia="Times New Roman" w:hAnsiTheme="majorHAnsi" w:cstheme="majorHAnsi"/>
          <w:color w:val="000000" w:themeColor="text1"/>
          <w:spacing w:val="-1"/>
          <w:sz w:val="26"/>
          <w:szCs w:val="26"/>
          <w:lang w:val="en-US"/>
        </w:rPr>
        <w:t xml:space="preserve"> </w:t>
      </w:r>
      <w:proofErr w:type="spellStart"/>
      <w:r w:rsidR="00B66E5A" w:rsidRPr="00734B1F">
        <w:rPr>
          <w:rFonts w:asciiTheme="majorHAnsi" w:eastAsia="Times New Roman" w:hAnsiTheme="majorHAnsi" w:cstheme="majorHAnsi"/>
          <w:color w:val="000000" w:themeColor="text1"/>
          <w:spacing w:val="-1"/>
          <w:sz w:val="26"/>
          <w:szCs w:val="26"/>
          <w:lang w:val="en-US"/>
        </w:rPr>
        <w:t>pháp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bề</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ngoài</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hoàn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toàn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với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00ED5118" w:rsidRPr="00734B1F">
        <w:rPr>
          <w:rFonts w:asciiTheme="majorHAnsi" w:eastAsia="Times New Roman" w:hAnsiTheme="majorHAnsi" w:cstheme="majorHAnsi"/>
          <w:color w:val="000000" w:themeColor="text1"/>
          <w:spacing w:val="-1"/>
          <w:sz w:val="26"/>
          <w:szCs w:val="26"/>
          <w:lang w:val="en-US"/>
        </w:rPr>
        <w:t>ngôn</w:t>
      </w:r>
      <w:proofErr w:type="spellEnd"/>
      <w:r w:rsidR="00ED5118" w:rsidRPr="00734B1F">
        <w:rPr>
          <w:rFonts w:asciiTheme="majorHAnsi" w:eastAsia="Times New Roman" w:hAnsiTheme="majorHAnsi" w:cstheme="majorHAnsi"/>
          <w:color w:val="000000" w:themeColor="text1"/>
          <w:spacing w:val="-1"/>
          <w:sz w:val="26"/>
          <w:szCs w:val="26"/>
          <w:lang w:val="en-US"/>
        </w:rPr>
        <w:t xml:space="preserve"> </w:t>
      </w:r>
      <w:proofErr w:type="spellStart"/>
      <w:r w:rsidR="00ED5118" w:rsidRPr="00734B1F">
        <w:rPr>
          <w:rFonts w:asciiTheme="majorHAnsi" w:eastAsia="Times New Roman" w:hAnsiTheme="majorHAnsi" w:cstheme="majorHAnsi"/>
          <w:color w:val="000000" w:themeColor="text1"/>
          <w:spacing w:val="-1"/>
          <w:sz w:val="26"/>
          <w:szCs w:val="26"/>
          <w:lang w:val="en-US"/>
        </w:rPr>
        <w:t>ngữ</w:t>
      </w:r>
      <w:proofErr w:type="spellEnd"/>
      <w:r w:rsidR="00ED5118"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Java.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JavaScript </w:t>
      </w:r>
      <w:proofErr w:type="spellStart"/>
      <w:r w:rsidRPr="00734B1F">
        <w:rPr>
          <w:rFonts w:asciiTheme="majorHAnsi" w:eastAsia="Times New Roman" w:hAnsiTheme="majorHAnsi" w:cstheme="majorHAnsi"/>
          <w:color w:val="000000" w:themeColor="text1"/>
          <w:spacing w:val="-1"/>
          <w:sz w:val="26"/>
          <w:szCs w:val="26"/>
          <w:lang w:val="en-US"/>
        </w:rPr>
        <w:t>từ</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lâu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đã</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phát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triển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nhanh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nguồn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gốc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ngôn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kịch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bản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trở</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thành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một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ngôn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mục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đích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chung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mạnh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mẽ</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hiệu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quả</w:t>
      </w:r>
      <w:proofErr w:type="spellEnd"/>
      <w:r w:rsidRPr="00734B1F">
        <w:rPr>
          <w:rFonts w:asciiTheme="majorHAnsi" w:eastAsia="Times New Roman" w:hAnsiTheme="majorHAnsi" w:cstheme="majorHAnsi"/>
          <w:color w:val="000000" w:themeColor="text1"/>
          <w:spacing w:val="-1"/>
          <w:sz w:val="26"/>
          <w:szCs w:val="26"/>
          <w:lang w:val="en-US"/>
        </w:rPr>
        <w:t xml:space="preserve"> </w:t>
      </w:r>
      <w:r w:rsidR="00F16FA5" w:rsidRPr="00734B1F">
        <w:rPr>
          <w:rFonts w:asciiTheme="majorHAnsi" w:eastAsia="Times New Roman" w:hAnsiTheme="majorHAnsi" w:cstheme="majorHAnsi"/>
          <w:color w:val="000000" w:themeColor="text1"/>
          <w:spacing w:val="-1"/>
          <w:sz w:val="26"/>
          <w:szCs w:val="26"/>
          <w:lang w:val="en-US"/>
        </w:rPr>
        <w:t>[6].</w:t>
      </w:r>
    </w:p>
    <w:p w14:paraId="1C2F30C1" w14:textId="0C04B029"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Tại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sao</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nên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sử</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dụng</w:t>
      </w:r>
      <w:proofErr w:type="spellEnd"/>
      <w:r w:rsidRPr="00734B1F">
        <w:rPr>
          <w:rFonts w:asciiTheme="majorHAnsi" w:eastAsia="Calibri" w:hAnsiTheme="majorHAnsi" w:cstheme="majorHAnsi"/>
          <w:b/>
          <w:bCs/>
          <w:color w:val="000000" w:themeColor="text1"/>
          <w:sz w:val="26"/>
          <w:szCs w:val="26"/>
          <w:lang w:val="en-US"/>
        </w:rPr>
        <w:t xml:space="preserve"> </w:t>
      </w:r>
      <w:r w:rsidR="008C209D" w:rsidRPr="00734B1F">
        <w:rPr>
          <w:rFonts w:asciiTheme="majorHAnsi" w:eastAsia="Calibri" w:hAnsiTheme="majorHAnsi" w:cstheme="majorHAnsi"/>
          <w:b/>
          <w:bCs/>
          <w:color w:val="000000" w:themeColor="text1"/>
          <w:sz w:val="26"/>
          <w:szCs w:val="26"/>
          <w:lang w:val="en-US"/>
        </w:rPr>
        <w:t>JavaScript</w:t>
      </w:r>
    </w:p>
    <w:p w14:paraId="596E1B94" w14:textId="73CB185B" w:rsidR="00F16FA5" w:rsidRPr="00734B1F" w:rsidRDefault="00F16FA5" w:rsidP="007A2CC5">
      <w:pPr>
        <w:numPr>
          <w:ilvl w:val="0"/>
          <w:numId w:val="9"/>
        </w:numPr>
        <w:shd w:val="clear" w:color="auto" w:fill="FFFFFF"/>
        <w:spacing w:before="120" w:after="120" w:line="312" w:lineRule="auto"/>
        <w:ind w:firstLine="360"/>
        <w:jc w:val="both"/>
        <w:rPr>
          <w:rFonts w:asciiTheme="majorHAnsi" w:eastAsia="Times New Roman" w:hAnsiTheme="majorHAnsi" w:cstheme="majorHAnsi"/>
          <w:color w:val="000000" w:themeColor="text1"/>
          <w:spacing w:val="-4"/>
          <w:sz w:val="26"/>
          <w:szCs w:val="26"/>
          <w:lang w:val="en-US"/>
        </w:rPr>
      </w:pPr>
      <w:proofErr w:type="spellStart"/>
      <w:r w:rsidRPr="00734B1F">
        <w:rPr>
          <w:rFonts w:asciiTheme="majorHAnsi" w:eastAsia="Times New Roman" w:hAnsiTheme="majorHAnsi" w:cstheme="majorHAnsi"/>
          <w:b/>
          <w:bCs/>
          <w:color w:val="000000" w:themeColor="text1"/>
          <w:spacing w:val="-4"/>
          <w:sz w:val="26"/>
          <w:szCs w:val="26"/>
          <w:lang w:val="en-US"/>
        </w:rPr>
        <w:t>Dễ</w:t>
      </w:r>
      <w:proofErr w:type="spellEnd"/>
      <w:r w:rsidRPr="00734B1F">
        <w:rPr>
          <w:rFonts w:asciiTheme="majorHAnsi" w:eastAsia="Times New Roman" w:hAnsiTheme="majorHAnsi" w:cstheme="majorHAnsi"/>
          <w:b/>
          <w:bCs/>
          <w:color w:val="000000" w:themeColor="text1"/>
          <w:spacing w:val="-4"/>
          <w:sz w:val="26"/>
          <w:szCs w:val="26"/>
          <w:lang w:val="en-US"/>
        </w:rPr>
        <w:t xml:space="preserve"> </w:t>
      </w:r>
      <w:proofErr w:type="spellStart"/>
      <w:r w:rsidRPr="00734B1F">
        <w:rPr>
          <w:rFonts w:asciiTheme="majorHAnsi" w:eastAsia="Times New Roman" w:hAnsiTheme="majorHAnsi" w:cstheme="majorHAnsi"/>
          <w:b/>
          <w:bCs/>
          <w:color w:val="000000" w:themeColor="text1"/>
          <w:spacing w:val="-4"/>
          <w:sz w:val="26"/>
          <w:szCs w:val="26"/>
          <w:lang w:val="en-US"/>
        </w:rPr>
        <w:t>phát</w:t>
      </w:r>
      <w:proofErr w:type="spellEnd"/>
      <w:r w:rsidRPr="00734B1F">
        <w:rPr>
          <w:rFonts w:asciiTheme="majorHAnsi" w:eastAsia="Times New Roman" w:hAnsiTheme="majorHAnsi" w:cstheme="majorHAnsi"/>
          <w:b/>
          <w:bCs/>
          <w:color w:val="000000" w:themeColor="text1"/>
          <w:spacing w:val="-4"/>
          <w:sz w:val="26"/>
          <w:szCs w:val="26"/>
          <w:lang w:val="en-US"/>
        </w:rPr>
        <w:t xml:space="preserve"> </w:t>
      </w:r>
      <w:proofErr w:type="spellStart"/>
      <w:r w:rsidRPr="00734B1F">
        <w:rPr>
          <w:rFonts w:asciiTheme="majorHAnsi" w:eastAsia="Times New Roman" w:hAnsiTheme="majorHAnsi" w:cstheme="majorHAnsi"/>
          <w:b/>
          <w:bCs/>
          <w:color w:val="000000" w:themeColor="text1"/>
          <w:spacing w:val="-4"/>
          <w:sz w:val="26"/>
          <w:szCs w:val="26"/>
          <w:lang w:val="en-US"/>
        </w:rPr>
        <w:t>triển</w:t>
      </w:r>
      <w:proofErr w:type="spellEnd"/>
      <w:r w:rsidRPr="00734B1F">
        <w:rPr>
          <w:rFonts w:asciiTheme="majorHAnsi" w:eastAsia="Times New Roman" w:hAnsiTheme="majorHAnsi" w:cstheme="majorHAnsi"/>
          <w:b/>
          <w:bCs/>
          <w:color w:val="000000" w:themeColor="text1"/>
          <w:spacing w:val="-4"/>
          <w:sz w:val="26"/>
          <w:szCs w:val="26"/>
          <w:lang w:val="en-US"/>
        </w:rPr>
        <w:t xml:space="preserve"> </w:t>
      </w:r>
      <w:proofErr w:type="spellStart"/>
      <w:r w:rsidRPr="00734B1F">
        <w:rPr>
          <w:rFonts w:asciiTheme="majorHAnsi" w:eastAsia="Times New Roman" w:hAnsiTheme="majorHAnsi" w:cstheme="majorHAnsi"/>
          <w:b/>
          <w:bCs/>
          <w:color w:val="000000" w:themeColor="text1"/>
          <w:spacing w:val="-4"/>
          <w:sz w:val="26"/>
          <w:szCs w:val="26"/>
          <w:lang w:val="en-US"/>
        </w:rPr>
        <w:t>dự</w:t>
      </w:r>
      <w:proofErr w:type="spellEnd"/>
      <w:r w:rsidRPr="00734B1F">
        <w:rPr>
          <w:rFonts w:asciiTheme="majorHAnsi" w:eastAsia="Times New Roman" w:hAnsiTheme="majorHAnsi" w:cstheme="majorHAnsi"/>
          <w:b/>
          <w:bCs/>
          <w:color w:val="000000" w:themeColor="text1"/>
          <w:spacing w:val="-4"/>
          <w:sz w:val="26"/>
          <w:szCs w:val="26"/>
          <w:lang w:val="en-US"/>
        </w:rPr>
        <w:t xml:space="preserve"> </w:t>
      </w:r>
      <w:proofErr w:type="spellStart"/>
      <w:r w:rsidRPr="00734B1F">
        <w:rPr>
          <w:rFonts w:asciiTheme="majorHAnsi" w:eastAsia="Times New Roman" w:hAnsiTheme="majorHAnsi" w:cstheme="majorHAnsi"/>
          <w:b/>
          <w:bCs/>
          <w:color w:val="000000" w:themeColor="text1"/>
          <w:spacing w:val="-4"/>
          <w:sz w:val="26"/>
          <w:szCs w:val="26"/>
          <w:lang w:val="en-US"/>
        </w:rPr>
        <w:t>án</w:t>
      </w:r>
      <w:proofErr w:type="spellEnd"/>
      <w:r w:rsidRPr="00734B1F">
        <w:rPr>
          <w:rFonts w:asciiTheme="majorHAnsi" w:eastAsia="Times New Roman" w:hAnsiTheme="majorHAnsi" w:cstheme="majorHAnsi"/>
          <w:b/>
          <w:bCs/>
          <w:color w:val="000000" w:themeColor="text1"/>
          <w:spacing w:val="-4"/>
          <w:sz w:val="26"/>
          <w:szCs w:val="26"/>
          <w:lang w:val="en-US"/>
        </w:rPr>
        <w:t xml:space="preserve"> </w:t>
      </w:r>
      <w:proofErr w:type="spellStart"/>
      <w:r w:rsidRPr="00734B1F">
        <w:rPr>
          <w:rFonts w:asciiTheme="majorHAnsi" w:eastAsia="Times New Roman" w:hAnsiTheme="majorHAnsi" w:cstheme="majorHAnsi"/>
          <w:b/>
          <w:bCs/>
          <w:color w:val="000000" w:themeColor="text1"/>
          <w:spacing w:val="-4"/>
          <w:sz w:val="26"/>
          <w:szCs w:val="26"/>
          <w:lang w:val="en-US"/>
        </w:rPr>
        <w:t>lớn</w:t>
      </w:r>
      <w:proofErr w:type="spellEnd"/>
      <w:r w:rsidRPr="00734B1F">
        <w:rPr>
          <w:rFonts w:asciiTheme="majorHAnsi" w:eastAsia="Times New Roman" w:hAnsiTheme="majorHAnsi" w:cstheme="majorHAnsi"/>
          <w:b/>
          <w:bCs/>
          <w:color w:val="000000" w:themeColor="text1"/>
          <w:spacing w:val="-4"/>
          <w:sz w:val="26"/>
          <w:szCs w:val="26"/>
          <w:lang w:val="en-US"/>
        </w:rPr>
        <w:t>:</w:t>
      </w:r>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Với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việc</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sử</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dụng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các</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kỹ</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thuật</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mới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nhất</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và</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lập</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trình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hướng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đối</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tượng</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nên</w:t>
      </w:r>
      <w:proofErr w:type="spellEnd"/>
      <w:r w:rsidRPr="00734B1F">
        <w:rPr>
          <w:rFonts w:asciiTheme="majorHAnsi" w:eastAsia="Times New Roman" w:hAnsiTheme="majorHAnsi" w:cstheme="majorHAnsi"/>
          <w:color w:val="000000" w:themeColor="text1"/>
          <w:spacing w:val="-4"/>
          <w:sz w:val="26"/>
          <w:szCs w:val="26"/>
          <w:lang w:val="en-US"/>
        </w:rPr>
        <w:t xml:space="preserve"> </w:t>
      </w:r>
      <w:r w:rsidR="00F55BA0" w:rsidRPr="00734B1F">
        <w:rPr>
          <w:rFonts w:asciiTheme="majorHAnsi" w:eastAsia="Times New Roman" w:hAnsiTheme="majorHAnsi" w:cstheme="majorHAnsi"/>
          <w:color w:val="000000" w:themeColor="text1"/>
          <w:spacing w:val="-4"/>
          <w:sz w:val="26"/>
          <w:szCs w:val="26"/>
          <w:lang w:val="en-US"/>
        </w:rPr>
        <w:t>JavaScript</w:t>
      </w:r>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giúp</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chúng</w:t>
      </w:r>
      <w:proofErr w:type="spellEnd"/>
      <w:r w:rsidRPr="00734B1F">
        <w:rPr>
          <w:rFonts w:asciiTheme="majorHAnsi" w:eastAsia="Times New Roman" w:hAnsiTheme="majorHAnsi" w:cstheme="majorHAnsi"/>
          <w:color w:val="000000" w:themeColor="text1"/>
          <w:spacing w:val="-4"/>
          <w:sz w:val="26"/>
          <w:szCs w:val="26"/>
          <w:lang w:val="en-US"/>
        </w:rPr>
        <w:t xml:space="preserve"> ta </w:t>
      </w:r>
      <w:proofErr w:type="spellStart"/>
      <w:r w:rsidRPr="00734B1F">
        <w:rPr>
          <w:rFonts w:asciiTheme="majorHAnsi" w:eastAsia="Times New Roman" w:hAnsiTheme="majorHAnsi" w:cstheme="majorHAnsi"/>
          <w:color w:val="000000" w:themeColor="text1"/>
          <w:spacing w:val="-4"/>
          <w:sz w:val="26"/>
          <w:szCs w:val="26"/>
          <w:lang w:val="en-US"/>
        </w:rPr>
        <w:t>phát</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triển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các</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dự</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án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lớn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một</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cách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dễ</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dàng</w:t>
      </w:r>
      <w:proofErr w:type="spellEnd"/>
      <w:r w:rsidRPr="00734B1F">
        <w:rPr>
          <w:rFonts w:asciiTheme="majorHAnsi" w:eastAsia="Times New Roman" w:hAnsiTheme="majorHAnsi" w:cstheme="majorHAnsi"/>
          <w:color w:val="000000" w:themeColor="text1"/>
          <w:spacing w:val="-4"/>
          <w:sz w:val="26"/>
          <w:szCs w:val="26"/>
          <w:lang w:val="en-US"/>
        </w:rPr>
        <w:t>.</w:t>
      </w:r>
    </w:p>
    <w:p w14:paraId="7024D0D5" w14:textId="26118BE4" w:rsidR="00F16FA5" w:rsidRPr="00734B1F" w:rsidRDefault="00F16FA5" w:rsidP="007A2CC5">
      <w:pPr>
        <w:numPr>
          <w:ilvl w:val="0"/>
          <w:numId w:val="9"/>
        </w:numPr>
        <w:shd w:val="clear" w:color="auto" w:fill="FFFFFF"/>
        <w:spacing w:before="120" w:after="120" w:line="312" w:lineRule="auto"/>
        <w:ind w:firstLine="360"/>
        <w:jc w:val="both"/>
        <w:rPr>
          <w:rFonts w:asciiTheme="majorHAnsi" w:eastAsia="Times New Roman" w:hAnsiTheme="majorHAnsi" w:cstheme="majorHAnsi"/>
          <w:color w:val="000000" w:themeColor="text1"/>
          <w:spacing w:val="-1"/>
          <w:sz w:val="26"/>
          <w:szCs w:val="26"/>
          <w:lang w:val="en-US"/>
        </w:rPr>
      </w:pPr>
      <w:proofErr w:type="spellStart"/>
      <w:r w:rsidRPr="00734B1F">
        <w:rPr>
          <w:rFonts w:asciiTheme="majorHAnsi" w:eastAsia="Times New Roman" w:hAnsiTheme="majorHAnsi" w:cstheme="majorHAnsi"/>
          <w:b/>
          <w:bCs/>
          <w:color w:val="000000" w:themeColor="text1"/>
          <w:spacing w:val="-1"/>
          <w:sz w:val="26"/>
          <w:szCs w:val="26"/>
          <w:lang w:val="en-US"/>
        </w:rPr>
        <w:lastRenderedPageBreak/>
        <w:t>Nhiều</w:t>
      </w:r>
      <w:proofErr w:type="spellEnd"/>
      <w:r w:rsidRPr="00734B1F">
        <w:rPr>
          <w:rFonts w:asciiTheme="majorHAnsi" w:eastAsia="Times New Roman" w:hAnsiTheme="majorHAnsi" w:cstheme="majorHAnsi"/>
          <w:b/>
          <w:bCs/>
          <w:color w:val="000000" w:themeColor="text1"/>
          <w:spacing w:val="-1"/>
          <w:sz w:val="26"/>
          <w:szCs w:val="26"/>
          <w:lang w:val="en-US"/>
        </w:rPr>
        <w:t xml:space="preserve"> Framework</w:t>
      </w:r>
      <w:r w:rsidR="00822C5D"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00822C5D" w:rsidRPr="00734B1F">
        <w:rPr>
          <w:rFonts w:asciiTheme="majorHAnsi" w:eastAsia="Times New Roman" w:hAnsiTheme="majorHAnsi" w:cstheme="majorHAnsi"/>
          <w:b/>
          <w:bCs/>
          <w:color w:val="000000" w:themeColor="text1"/>
          <w:spacing w:val="-1"/>
          <w:sz w:val="26"/>
          <w:szCs w:val="26"/>
          <w:lang w:val="en-US"/>
        </w:rPr>
        <w:t>và</w:t>
      </w:r>
      <w:proofErr w:type="spellEnd"/>
      <w:r w:rsidR="003238DD"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003238DD" w:rsidRPr="00734B1F">
        <w:rPr>
          <w:rFonts w:asciiTheme="majorHAnsi" w:eastAsia="Times New Roman" w:hAnsiTheme="majorHAnsi" w:cstheme="majorHAnsi"/>
          <w:b/>
          <w:bCs/>
          <w:color w:val="000000" w:themeColor="text1"/>
          <w:spacing w:val="-1"/>
          <w:sz w:val="26"/>
          <w:szCs w:val="26"/>
          <w:lang w:val="en-US"/>
        </w:rPr>
        <w:t>thư</w:t>
      </w:r>
      <w:proofErr w:type="spellEnd"/>
      <w:r w:rsidR="003238DD"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003238DD" w:rsidRPr="00734B1F">
        <w:rPr>
          <w:rFonts w:asciiTheme="majorHAnsi" w:eastAsia="Times New Roman" w:hAnsiTheme="majorHAnsi" w:cstheme="majorHAnsi"/>
          <w:b/>
          <w:bCs/>
          <w:color w:val="000000" w:themeColor="text1"/>
          <w:spacing w:val="-1"/>
          <w:sz w:val="26"/>
          <w:szCs w:val="26"/>
          <w:lang w:val="en-US"/>
        </w:rPr>
        <w:t>viện</w:t>
      </w:r>
      <w:proofErr w:type="spellEnd"/>
      <w:r w:rsidR="003238DD"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003238DD" w:rsidRPr="00734B1F">
        <w:rPr>
          <w:rFonts w:asciiTheme="majorHAnsi" w:eastAsia="Times New Roman" w:hAnsiTheme="majorHAnsi" w:cstheme="majorHAnsi"/>
          <w:b/>
          <w:bCs/>
          <w:color w:val="000000" w:themeColor="text1"/>
          <w:spacing w:val="-1"/>
          <w:sz w:val="26"/>
          <w:szCs w:val="26"/>
          <w:lang w:val="en-US"/>
        </w:rPr>
        <w:t>để</w:t>
      </w:r>
      <w:proofErr w:type="spellEnd"/>
      <w:r w:rsidR="003238DD"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lựa</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chọn</w:t>
      </w:r>
      <w:proofErr w:type="spellEnd"/>
      <w:r w:rsidRPr="00734B1F">
        <w:rPr>
          <w:rFonts w:asciiTheme="majorHAnsi" w:eastAsia="Times New Roman" w:hAnsiTheme="majorHAnsi" w:cstheme="majorHAnsi"/>
          <w:b/>
          <w:bCs/>
          <w:color w:val="000000" w:themeColor="text1"/>
          <w:spacing w:val="-1"/>
          <w:sz w:val="26"/>
          <w:szCs w:val="26"/>
          <w:lang w:val="en-US"/>
        </w:rPr>
        <w:t>:</w:t>
      </w:r>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Hiện</w:t>
      </w:r>
      <w:proofErr w:type="spellEnd"/>
      <w:r w:rsidRPr="00734B1F">
        <w:rPr>
          <w:rFonts w:asciiTheme="majorHAnsi" w:eastAsia="Times New Roman" w:hAnsiTheme="majorHAnsi" w:cstheme="majorHAnsi"/>
          <w:color w:val="000000" w:themeColor="text1"/>
          <w:spacing w:val="-1"/>
          <w:sz w:val="26"/>
          <w:szCs w:val="26"/>
          <w:lang w:val="en-US"/>
        </w:rPr>
        <w:t xml:space="preserve"> nay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00067823" w:rsidRPr="00734B1F">
        <w:rPr>
          <w:rFonts w:asciiTheme="majorHAnsi" w:eastAsia="Times New Roman" w:hAnsiTheme="majorHAnsi" w:cstheme="majorHAnsi"/>
          <w:color w:val="000000" w:themeColor="text1"/>
          <w:spacing w:val="-1"/>
          <w:sz w:val="26"/>
          <w:szCs w:val="26"/>
          <w:lang w:val="en-US"/>
        </w:rPr>
        <w:t xml:space="preserve"> </w:t>
      </w:r>
      <w:proofErr w:type="spellStart"/>
      <w:r w:rsidR="00067823" w:rsidRPr="00734B1F">
        <w:rPr>
          <w:rFonts w:asciiTheme="majorHAnsi" w:eastAsia="Times New Roman" w:hAnsiTheme="majorHAnsi" w:cstheme="majorHAnsi"/>
          <w:color w:val="000000" w:themeColor="text1"/>
          <w:spacing w:val="-1"/>
          <w:sz w:val="26"/>
          <w:szCs w:val="26"/>
          <w:lang w:val="en-US"/>
        </w:rPr>
        <w:t>thư</w:t>
      </w:r>
      <w:proofErr w:type="spellEnd"/>
      <w:r w:rsidR="00067823" w:rsidRPr="00734B1F">
        <w:rPr>
          <w:rFonts w:asciiTheme="majorHAnsi" w:eastAsia="Times New Roman" w:hAnsiTheme="majorHAnsi" w:cstheme="majorHAnsi"/>
          <w:color w:val="000000" w:themeColor="text1"/>
          <w:spacing w:val="-1"/>
          <w:sz w:val="26"/>
          <w:szCs w:val="26"/>
          <w:lang w:val="en-US"/>
        </w:rPr>
        <w:t xml:space="preserve"> </w:t>
      </w:r>
      <w:proofErr w:type="spellStart"/>
      <w:r w:rsidR="00067823" w:rsidRPr="00734B1F">
        <w:rPr>
          <w:rFonts w:asciiTheme="majorHAnsi" w:eastAsia="Times New Roman" w:hAnsiTheme="majorHAnsi" w:cstheme="majorHAnsi"/>
          <w:color w:val="000000" w:themeColor="text1"/>
          <w:spacing w:val="-1"/>
          <w:sz w:val="26"/>
          <w:szCs w:val="26"/>
          <w:lang w:val="en-US"/>
        </w:rPr>
        <w:t>viện</w:t>
      </w:r>
      <w:proofErr w:type="spellEnd"/>
      <w:r w:rsidR="00067823" w:rsidRPr="00734B1F">
        <w:rPr>
          <w:rFonts w:asciiTheme="majorHAnsi" w:eastAsia="Times New Roman" w:hAnsiTheme="majorHAnsi" w:cstheme="majorHAnsi"/>
          <w:color w:val="000000" w:themeColor="text1"/>
          <w:spacing w:val="-1"/>
          <w:sz w:val="26"/>
          <w:szCs w:val="26"/>
          <w:lang w:val="en-US"/>
        </w:rPr>
        <w:t xml:space="preserve"> </w:t>
      </w:r>
      <w:proofErr w:type="spellStart"/>
      <w:r w:rsidR="00067823" w:rsidRPr="00734B1F">
        <w:rPr>
          <w:rFonts w:asciiTheme="majorHAnsi" w:eastAsia="Times New Roman" w:hAnsiTheme="majorHAnsi" w:cstheme="majorHAnsi"/>
          <w:color w:val="000000" w:themeColor="text1"/>
          <w:spacing w:val="-1"/>
          <w:sz w:val="26"/>
          <w:szCs w:val="26"/>
          <w:lang w:val="en-US"/>
        </w:rPr>
        <w:t>và</w:t>
      </w:r>
      <w:proofErr w:type="spellEnd"/>
      <w:r w:rsidR="00067823" w:rsidRPr="00734B1F">
        <w:rPr>
          <w:rFonts w:asciiTheme="majorHAnsi" w:eastAsia="Times New Roman" w:hAnsiTheme="majorHAnsi" w:cstheme="majorHAnsi"/>
          <w:color w:val="000000" w:themeColor="text1"/>
          <w:spacing w:val="-1"/>
          <w:sz w:val="26"/>
          <w:szCs w:val="26"/>
          <w:lang w:val="en-US"/>
        </w:rPr>
        <w:t xml:space="preserve"> f</w:t>
      </w:r>
      <w:r w:rsidRPr="00734B1F">
        <w:rPr>
          <w:rFonts w:asciiTheme="majorHAnsi" w:eastAsia="Times New Roman" w:hAnsiTheme="majorHAnsi" w:cstheme="majorHAnsi"/>
          <w:color w:val="000000" w:themeColor="text1"/>
          <w:spacing w:val="-1"/>
          <w:sz w:val="26"/>
          <w:szCs w:val="26"/>
          <w:lang w:val="en-US"/>
        </w:rPr>
        <w:t>ramework</w:t>
      </w:r>
      <w:r w:rsidR="00067823" w:rsidRPr="00734B1F">
        <w:rPr>
          <w:rFonts w:asciiTheme="majorHAnsi" w:eastAsia="Times New Roman" w:hAnsiTheme="majorHAnsi" w:cstheme="majorHAnsi"/>
          <w:color w:val="000000" w:themeColor="text1"/>
          <w:spacing w:val="-1"/>
          <w:sz w:val="26"/>
          <w:szCs w:val="26"/>
          <w:lang w:val="en-US"/>
        </w:rPr>
        <w:t xml:space="preserve"> </w:t>
      </w:r>
      <w:proofErr w:type="spellStart"/>
      <w:r w:rsidR="00067823" w:rsidRPr="00734B1F">
        <w:rPr>
          <w:rFonts w:asciiTheme="majorHAnsi" w:eastAsia="Times New Roman" w:hAnsiTheme="majorHAnsi" w:cstheme="majorHAnsi"/>
          <w:color w:val="000000" w:themeColor="text1"/>
          <w:spacing w:val="-1"/>
          <w:sz w:val="26"/>
          <w:szCs w:val="26"/>
          <w:lang w:val="en-US"/>
        </w:rPr>
        <w:t>Javascript</w:t>
      </w:r>
      <w:proofErr w:type="spellEnd"/>
      <w:r w:rsidR="007D1BB2" w:rsidRPr="00734B1F">
        <w:rPr>
          <w:rFonts w:asciiTheme="majorHAnsi" w:eastAsia="Times New Roman" w:hAnsiTheme="majorHAnsi" w:cstheme="majorHAnsi"/>
          <w:color w:val="000000" w:themeColor="text1"/>
          <w:spacing w:val="-1"/>
          <w:sz w:val="26"/>
          <w:szCs w:val="26"/>
          <w:lang w:val="en-US"/>
        </w:rPr>
        <w:t xml:space="preserve"> </w:t>
      </w:r>
      <w:proofErr w:type="spellStart"/>
      <w:r w:rsidR="007D1BB2" w:rsidRPr="00734B1F">
        <w:rPr>
          <w:rFonts w:asciiTheme="majorHAnsi" w:eastAsia="Times New Roman" w:hAnsiTheme="majorHAnsi" w:cstheme="majorHAnsi"/>
          <w:color w:val="000000" w:themeColor="text1"/>
          <w:spacing w:val="-1"/>
          <w:sz w:val="26"/>
          <w:szCs w:val="26"/>
          <w:lang w:val="en-US"/>
        </w:rPr>
        <w:t>rất</w:t>
      </w:r>
      <w:proofErr w:type="spellEnd"/>
      <w:r w:rsidR="007D1BB2" w:rsidRPr="00734B1F">
        <w:rPr>
          <w:rFonts w:asciiTheme="majorHAnsi" w:eastAsia="Times New Roman" w:hAnsiTheme="majorHAnsi" w:cstheme="majorHAnsi"/>
          <w:color w:val="000000" w:themeColor="text1"/>
          <w:spacing w:val="-1"/>
          <w:sz w:val="26"/>
          <w:szCs w:val="26"/>
          <w:lang w:val="en-US"/>
        </w:rPr>
        <w:t xml:space="preserve"> </w:t>
      </w:r>
      <w:proofErr w:type="spellStart"/>
      <w:r w:rsidR="007D1BB2" w:rsidRPr="00734B1F">
        <w:rPr>
          <w:rFonts w:asciiTheme="majorHAnsi" w:eastAsia="Times New Roman" w:hAnsiTheme="majorHAnsi" w:cstheme="majorHAnsi"/>
          <w:color w:val="000000" w:themeColor="text1"/>
          <w:spacing w:val="-1"/>
          <w:sz w:val="26"/>
          <w:szCs w:val="26"/>
          <w:lang w:val="en-US"/>
        </w:rPr>
        <w:t>nhiều</w:t>
      </w:r>
      <w:proofErr w:type="spellEnd"/>
      <w:r w:rsidR="007D1BB2" w:rsidRPr="00734B1F">
        <w:rPr>
          <w:rFonts w:asciiTheme="majorHAnsi" w:eastAsia="Times New Roman" w:hAnsiTheme="majorHAnsi" w:cstheme="majorHAnsi"/>
          <w:color w:val="000000" w:themeColor="text1"/>
          <w:spacing w:val="-1"/>
          <w:sz w:val="26"/>
          <w:szCs w:val="26"/>
          <w:lang w:val="en-US"/>
        </w:rPr>
        <w:t xml:space="preserve"> </w:t>
      </w:r>
      <w:proofErr w:type="spellStart"/>
      <w:r w:rsidR="007D1BB2" w:rsidRPr="00734B1F">
        <w:rPr>
          <w:rFonts w:asciiTheme="majorHAnsi" w:eastAsia="Times New Roman" w:hAnsiTheme="majorHAnsi" w:cstheme="majorHAnsi"/>
          <w:color w:val="000000" w:themeColor="text1"/>
          <w:spacing w:val="-1"/>
          <w:sz w:val="26"/>
          <w:szCs w:val="26"/>
          <w:lang w:val="en-US"/>
        </w:rPr>
        <w:t>và</w:t>
      </w:r>
      <w:proofErr w:type="spellEnd"/>
      <w:r w:rsidR="00980C98" w:rsidRPr="00734B1F">
        <w:rPr>
          <w:rFonts w:asciiTheme="majorHAnsi" w:eastAsia="Times New Roman" w:hAnsiTheme="majorHAnsi" w:cstheme="majorHAnsi"/>
          <w:color w:val="000000" w:themeColor="text1"/>
          <w:spacing w:val="-1"/>
          <w:sz w:val="26"/>
          <w:szCs w:val="26"/>
          <w:lang w:val="en-US"/>
        </w:rPr>
        <w:t xml:space="preserve"> </w:t>
      </w:r>
      <w:proofErr w:type="spellStart"/>
      <w:r w:rsidR="00980C98" w:rsidRPr="00734B1F">
        <w:rPr>
          <w:rFonts w:asciiTheme="majorHAnsi" w:eastAsia="Times New Roman" w:hAnsiTheme="majorHAnsi" w:cstheme="majorHAnsi"/>
          <w:color w:val="000000" w:themeColor="text1"/>
          <w:spacing w:val="-1"/>
          <w:sz w:val="26"/>
          <w:szCs w:val="26"/>
          <w:lang w:val="en-US"/>
        </w:rPr>
        <w:t>đã</w:t>
      </w:r>
      <w:proofErr w:type="spellEnd"/>
      <w:r w:rsidR="007D1BB2" w:rsidRPr="00734B1F">
        <w:rPr>
          <w:rFonts w:asciiTheme="majorHAnsi" w:eastAsia="Times New Roman" w:hAnsiTheme="majorHAnsi" w:cstheme="majorHAnsi"/>
          <w:color w:val="000000" w:themeColor="text1"/>
          <w:spacing w:val="-1"/>
          <w:sz w:val="26"/>
          <w:szCs w:val="26"/>
          <w:lang w:val="en-US"/>
        </w:rPr>
        <w:t xml:space="preserve"> </w:t>
      </w:r>
      <w:proofErr w:type="spellStart"/>
      <w:r w:rsidR="007D1BB2" w:rsidRPr="00734B1F">
        <w:rPr>
          <w:rFonts w:asciiTheme="majorHAnsi" w:eastAsia="Times New Roman" w:hAnsiTheme="majorHAnsi" w:cstheme="majorHAnsi"/>
          <w:color w:val="000000" w:themeColor="text1"/>
          <w:spacing w:val="-1"/>
          <w:sz w:val="26"/>
          <w:szCs w:val="26"/>
          <w:lang w:val="en-US"/>
        </w:rPr>
        <w:t>được</w:t>
      </w:r>
      <w:proofErr w:type="spellEnd"/>
      <w:r w:rsidR="00980C98" w:rsidRPr="00734B1F">
        <w:rPr>
          <w:rFonts w:asciiTheme="majorHAnsi" w:eastAsia="Times New Roman" w:hAnsiTheme="majorHAnsi" w:cstheme="majorHAnsi"/>
          <w:color w:val="000000" w:themeColor="text1"/>
          <w:spacing w:val="-1"/>
          <w:sz w:val="26"/>
          <w:szCs w:val="26"/>
          <w:lang w:val="en-US"/>
        </w:rPr>
        <w:t xml:space="preserve"> </w:t>
      </w:r>
      <w:proofErr w:type="spellStart"/>
      <w:r w:rsidR="00980C98" w:rsidRPr="00734B1F">
        <w:rPr>
          <w:rFonts w:asciiTheme="majorHAnsi" w:eastAsia="Times New Roman" w:hAnsiTheme="majorHAnsi" w:cstheme="majorHAnsi"/>
          <w:color w:val="000000" w:themeColor="text1"/>
          <w:spacing w:val="-1"/>
          <w:sz w:val="26"/>
          <w:szCs w:val="26"/>
          <w:lang w:val="en-US"/>
        </w:rPr>
        <w:t>phát</w:t>
      </w:r>
      <w:proofErr w:type="spellEnd"/>
      <w:r w:rsidR="00980C98" w:rsidRPr="00734B1F">
        <w:rPr>
          <w:rFonts w:asciiTheme="majorHAnsi" w:eastAsia="Times New Roman" w:hAnsiTheme="majorHAnsi" w:cstheme="majorHAnsi"/>
          <w:color w:val="000000" w:themeColor="text1"/>
          <w:spacing w:val="-1"/>
          <w:sz w:val="26"/>
          <w:szCs w:val="26"/>
          <w:lang w:val="en-US"/>
        </w:rPr>
        <w:t xml:space="preserve"> </w:t>
      </w:r>
      <w:proofErr w:type="spellStart"/>
      <w:r w:rsidR="00980C98" w:rsidRPr="00734B1F">
        <w:rPr>
          <w:rFonts w:asciiTheme="majorHAnsi" w:eastAsia="Times New Roman" w:hAnsiTheme="majorHAnsi" w:cstheme="majorHAnsi"/>
          <w:color w:val="000000" w:themeColor="text1"/>
          <w:spacing w:val="-1"/>
          <w:sz w:val="26"/>
          <w:szCs w:val="26"/>
          <w:lang w:val="en-US"/>
        </w:rPr>
        <w:t>triển</w:t>
      </w:r>
      <w:proofErr w:type="spellEnd"/>
      <w:r w:rsidR="00980C98" w:rsidRPr="00734B1F">
        <w:rPr>
          <w:rFonts w:asciiTheme="majorHAnsi" w:eastAsia="Times New Roman" w:hAnsiTheme="majorHAnsi" w:cstheme="majorHAnsi"/>
          <w:color w:val="000000" w:themeColor="text1"/>
          <w:spacing w:val="-1"/>
          <w:sz w:val="26"/>
          <w:szCs w:val="26"/>
          <w:lang w:val="en-US"/>
        </w:rPr>
        <w:t xml:space="preserve"> </w:t>
      </w:r>
      <w:proofErr w:type="spellStart"/>
      <w:r w:rsidR="00980C98" w:rsidRPr="00734B1F">
        <w:rPr>
          <w:rFonts w:asciiTheme="majorHAnsi" w:eastAsia="Times New Roman" w:hAnsiTheme="majorHAnsi" w:cstheme="majorHAnsi"/>
          <w:color w:val="000000" w:themeColor="text1"/>
          <w:spacing w:val="-1"/>
          <w:sz w:val="26"/>
          <w:szCs w:val="26"/>
          <w:lang w:val="en-US"/>
        </w:rPr>
        <w:t>sẵn</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có</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thể</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sử</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dụng</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trực</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tiếp</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trong</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quá</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trình</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phát</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triển</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ứng</w:t>
      </w:r>
      <w:proofErr w:type="spellEnd"/>
      <w:r w:rsidR="00F65F50" w:rsidRPr="00734B1F">
        <w:rPr>
          <w:rFonts w:asciiTheme="majorHAnsi" w:eastAsia="Times New Roman" w:hAnsiTheme="majorHAnsi" w:cstheme="majorHAnsi"/>
          <w:color w:val="000000" w:themeColor="text1"/>
          <w:spacing w:val="-1"/>
          <w:sz w:val="26"/>
          <w:szCs w:val="26"/>
          <w:lang w:val="en-US"/>
        </w:rPr>
        <w:t xml:space="preserve"> </w:t>
      </w:r>
      <w:proofErr w:type="spellStart"/>
      <w:r w:rsidR="00F65F50" w:rsidRPr="00734B1F">
        <w:rPr>
          <w:rFonts w:asciiTheme="majorHAnsi" w:eastAsia="Times New Roman" w:hAnsiTheme="majorHAnsi" w:cstheme="majorHAnsi"/>
          <w:color w:val="000000" w:themeColor="text1"/>
          <w:spacing w:val="-1"/>
          <w:sz w:val="26"/>
          <w:szCs w:val="26"/>
          <w:lang w:val="en-US"/>
        </w:rPr>
        <w:t>dụng</w:t>
      </w:r>
      <w:proofErr w:type="spellEnd"/>
      <w:r w:rsidR="00B37CE0" w:rsidRPr="00734B1F">
        <w:rPr>
          <w:rFonts w:asciiTheme="majorHAnsi" w:eastAsia="Times New Roman" w:hAnsiTheme="majorHAnsi" w:cstheme="majorHAnsi"/>
          <w:color w:val="000000" w:themeColor="text1"/>
          <w:spacing w:val="-1"/>
          <w:sz w:val="26"/>
          <w:szCs w:val="26"/>
          <w:lang w:val="en-US"/>
        </w:rPr>
        <w:t xml:space="preserve"> </w:t>
      </w:r>
      <w:proofErr w:type="spellStart"/>
      <w:r w:rsidR="00B37CE0" w:rsidRPr="00734B1F">
        <w:rPr>
          <w:rFonts w:asciiTheme="majorHAnsi" w:eastAsia="Times New Roman" w:hAnsiTheme="majorHAnsi" w:cstheme="majorHAnsi"/>
          <w:color w:val="000000" w:themeColor="text1"/>
          <w:spacing w:val="-1"/>
          <w:sz w:val="26"/>
          <w:szCs w:val="26"/>
          <w:lang w:val="en-US"/>
        </w:rPr>
        <w:t>để</w:t>
      </w:r>
      <w:proofErr w:type="spellEnd"/>
      <w:r w:rsidR="00B37CE0" w:rsidRPr="00734B1F">
        <w:rPr>
          <w:rFonts w:asciiTheme="majorHAnsi" w:eastAsia="Times New Roman" w:hAnsiTheme="majorHAnsi" w:cstheme="majorHAnsi"/>
          <w:color w:val="000000" w:themeColor="text1"/>
          <w:spacing w:val="-1"/>
          <w:sz w:val="26"/>
          <w:szCs w:val="26"/>
          <w:lang w:val="en-US"/>
        </w:rPr>
        <w:t xml:space="preserve"> </w:t>
      </w:r>
      <w:proofErr w:type="spellStart"/>
      <w:r w:rsidR="00B37CE0" w:rsidRPr="00734B1F">
        <w:rPr>
          <w:rFonts w:asciiTheme="majorHAnsi" w:eastAsia="Times New Roman" w:hAnsiTheme="majorHAnsi" w:cstheme="majorHAnsi"/>
          <w:color w:val="000000" w:themeColor="text1"/>
          <w:spacing w:val="-1"/>
          <w:sz w:val="26"/>
          <w:szCs w:val="26"/>
          <w:lang w:val="en-US"/>
        </w:rPr>
        <w:t>tiết</w:t>
      </w:r>
      <w:proofErr w:type="spellEnd"/>
      <w:r w:rsidR="00B37CE0" w:rsidRPr="00734B1F">
        <w:rPr>
          <w:rFonts w:asciiTheme="majorHAnsi" w:eastAsia="Times New Roman" w:hAnsiTheme="majorHAnsi" w:cstheme="majorHAnsi"/>
          <w:color w:val="000000" w:themeColor="text1"/>
          <w:spacing w:val="-1"/>
          <w:sz w:val="26"/>
          <w:szCs w:val="26"/>
          <w:lang w:val="en-US"/>
        </w:rPr>
        <w:t xml:space="preserve"> </w:t>
      </w:r>
      <w:proofErr w:type="spellStart"/>
      <w:r w:rsidR="00B37CE0" w:rsidRPr="00734B1F">
        <w:rPr>
          <w:rFonts w:asciiTheme="majorHAnsi" w:eastAsia="Times New Roman" w:hAnsiTheme="majorHAnsi" w:cstheme="majorHAnsi"/>
          <w:color w:val="000000" w:themeColor="text1"/>
          <w:spacing w:val="-1"/>
          <w:sz w:val="26"/>
          <w:szCs w:val="26"/>
          <w:lang w:val="en-US"/>
        </w:rPr>
        <w:t>kiệm</w:t>
      </w:r>
      <w:proofErr w:type="spellEnd"/>
      <w:r w:rsidR="00B37CE0" w:rsidRPr="00734B1F">
        <w:rPr>
          <w:rFonts w:asciiTheme="majorHAnsi" w:eastAsia="Times New Roman" w:hAnsiTheme="majorHAnsi" w:cstheme="majorHAnsi"/>
          <w:color w:val="000000" w:themeColor="text1"/>
          <w:spacing w:val="-1"/>
          <w:sz w:val="26"/>
          <w:szCs w:val="26"/>
          <w:lang w:val="en-US"/>
        </w:rPr>
        <w:t xml:space="preserve"> </w:t>
      </w:r>
      <w:proofErr w:type="spellStart"/>
      <w:r w:rsidR="00B37CE0" w:rsidRPr="00734B1F">
        <w:rPr>
          <w:rFonts w:asciiTheme="majorHAnsi" w:eastAsia="Times New Roman" w:hAnsiTheme="majorHAnsi" w:cstheme="majorHAnsi"/>
          <w:color w:val="000000" w:themeColor="text1"/>
          <w:spacing w:val="-1"/>
          <w:sz w:val="26"/>
          <w:szCs w:val="26"/>
          <w:lang w:val="en-US"/>
        </w:rPr>
        <w:t>thời</w:t>
      </w:r>
      <w:proofErr w:type="spellEnd"/>
      <w:r w:rsidR="00B37CE0" w:rsidRPr="00734B1F">
        <w:rPr>
          <w:rFonts w:asciiTheme="majorHAnsi" w:eastAsia="Times New Roman" w:hAnsiTheme="majorHAnsi" w:cstheme="majorHAnsi"/>
          <w:color w:val="000000" w:themeColor="text1"/>
          <w:spacing w:val="-1"/>
          <w:sz w:val="26"/>
          <w:szCs w:val="26"/>
          <w:lang w:val="en-US"/>
        </w:rPr>
        <w:t xml:space="preserve"> </w:t>
      </w:r>
      <w:proofErr w:type="spellStart"/>
      <w:r w:rsidR="00B37CE0" w:rsidRPr="00734B1F">
        <w:rPr>
          <w:rFonts w:asciiTheme="majorHAnsi" w:eastAsia="Times New Roman" w:hAnsiTheme="majorHAnsi" w:cstheme="majorHAnsi"/>
          <w:color w:val="000000" w:themeColor="text1"/>
          <w:spacing w:val="-1"/>
          <w:sz w:val="26"/>
          <w:szCs w:val="26"/>
          <w:lang w:val="en-US"/>
        </w:rPr>
        <w:t>gian</w:t>
      </w:r>
      <w:proofErr w:type="spellEnd"/>
      <w:r w:rsidR="00096B19" w:rsidRPr="00734B1F">
        <w:rPr>
          <w:rFonts w:asciiTheme="majorHAnsi" w:eastAsia="Times New Roman" w:hAnsiTheme="majorHAnsi" w:cstheme="majorHAnsi"/>
          <w:color w:val="000000" w:themeColor="text1"/>
          <w:spacing w:val="-1"/>
          <w:sz w:val="26"/>
          <w:szCs w:val="26"/>
          <w:lang w:val="en-US"/>
        </w:rPr>
        <w:t xml:space="preserve"> </w:t>
      </w:r>
      <w:proofErr w:type="spellStart"/>
      <w:r w:rsidR="00096B19" w:rsidRPr="00734B1F">
        <w:rPr>
          <w:rFonts w:asciiTheme="majorHAnsi" w:eastAsia="Times New Roman" w:hAnsiTheme="majorHAnsi" w:cstheme="majorHAnsi"/>
          <w:color w:val="000000" w:themeColor="text1"/>
          <w:spacing w:val="-1"/>
          <w:sz w:val="26"/>
          <w:szCs w:val="26"/>
          <w:lang w:val="en-US"/>
        </w:rPr>
        <w:t>như</w:t>
      </w:r>
      <w:proofErr w:type="spellEnd"/>
      <w:r w:rsidR="00096B19" w:rsidRPr="00734B1F">
        <w:rPr>
          <w:rFonts w:asciiTheme="majorHAnsi" w:eastAsia="Times New Roman" w:hAnsiTheme="majorHAnsi" w:cstheme="majorHAnsi"/>
          <w:color w:val="000000" w:themeColor="text1"/>
          <w:spacing w:val="-1"/>
          <w:sz w:val="26"/>
          <w:szCs w:val="26"/>
          <w:lang w:val="en-US"/>
        </w:rPr>
        <w:t>: AngularJS, ReactJS, jQuery, …</w:t>
      </w:r>
    </w:p>
    <w:p w14:paraId="0A307A01" w14:textId="4A8EAB0B" w:rsidR="00700E59" w:rsidRPr="00734B1F" w:rsidRDefault="00700E59" w:rsidP="007A2CC5">
      <w:pPr>
        <w:numPr>
          <w:ilvl w:val="0"/>
          <w:numId w:val="9"/>
        </w:numPr>
        <w:shd w:val="clear" w:color="auto" w:fill="FFFFFF"/>
        <w:spacing w:before="120" w:after="120" w:line="312" w:lineRule="auto"/>
        <w:ind w:firstLine="360"/>
        <w:jc w:val="both"/>
        <w:rPr>
          <w:rFonts w:asciiTheme="majorHAnsi" w:eastAsia="Times New Roman" w:hAnsiTheme="majorHAnsi" w:cstheme="majorHAnsi"/>
          <w:color w:val="000000" w:themeColor="text1"/>
          <w:spacing w:val="-1"/>
          <w:sz w:val="26"/>
          <w:szCs w:val="26"/>
          <w:lang w:val="en-US"/>
        </w:rPr>
      </w:pPr>
      <w:proofErr w:type="spellStart"/>
      <w:r w:rsidRPr="00734B1F">
        <w:rPr>
          <w:rFonts w:asciiTheme="majorHAnsi" w:eastAsia="Times New Roman" w:hAnsiTheme="majorHAnsi" w:cstheme="majorHAnsi"/>
          <w:b/>
          <w:bCs/>
          <w:color w:val="000000" w:themeColor="text1"/>
          <w:spacing w:val="-1"/>
          <w:sz w:val="26"/>
          <w:szCs w:val="26"/>
          <w:lang w:val="en-US"/>
        </w:rPr>
        <w:t>Javascript</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có</w:t>
      </w:r>
      <w:proofErr w:type="spellEnd"/>
      <w:r w:rsidRPr="00734B1F">
        <w:rPr>
          <w:rFonts w:asciiTheme="majorHAnsi" w:eastAsia="Times New Roman" w:hAnsiTheme="majorHAnsi" w:cstheme="majorHAnsi"/>
          <w:b/>
          <w:bCs/>
          <w:color w:val="000000" w:themeColor="text1"/>
          <w:spacing w:val="-1"/>
          <w:sz w:val="26"/>
          <w:szCs w:val="26"/>
          <w:lang w:val="en-US"/>
        </w:rPr>
        <w:t xml:space="preserve"> ở </w:t>
      </w:r>
      <w:proofErr w:type="spellStart"/>
      <w:r w:rsidRPr="00734B1F">
        <w:rPr>
          <w:rFonts w:asciiTheme="majorHAnsi" w:eastAsia="Times New Roman" w:hAnsiTheme="majorHAnsi" w:cstheme="majorHAnsi"/>
          <w:b/>
          <w:bCs/>
          <w:color w:val="000000" w:themeColor="text1"/>
          <w:spacing w:val="-1"/>
          <w:sz w:val="26"/>
          <w:szCs w:val="26"/>
          <w:lang w:val="en-US"/>
        </w:rPr>
        <w:t>khắp</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mọi</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nơi</w:t>
      </w:r>
      <w:proofErr w:type="spellEnd"/>
      <w:r w:rsidRPr="00734B1F">
        <w:rPr>
          <w:rFonts w:asciiTheme="majorHAnsi" w:eastAsia="Times New Roman" w:hAnsiTheme="majorHAnsi" w:cstheme="majorHAnsi"/>
          <w:b/>
          <w:bCs/>
          <w:color w:val="000000" w:themeColor="text1"/>
          <w:spacing w:val="-1"/>
          <w:sz w:val="26"/>
          <w:szCs w:val="26"/>
          <w:lang w:val="en-US"/>
        </w:rPr>
        <w:t>:</w:t>
      </w:r>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được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tích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hợp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sẵn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mọi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duyệt</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hiện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thực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sự</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cần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bất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thiết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môi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trường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đặc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biệt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nào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Ví</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dụ</w:t>
      </w:r>
      <w:proofErr w:type="spellEnd"/>
      <w:r w:rsidRPr="00734B1F">
        <w:rPr>
          <w:rFonts w:asciiTheme="majorHAnsi" w:eastAsia="Times New Roman" w:hAnsiTheme="majorHAnsi" w:cstheme="majorHAnsi"/>
          <w:color w:val="000000" w:themeColor="text1"/>
          <w:spacing w:val="-1"/>
          <w:sz w:val="26"/>
          <w:szCs w:val="26"/>
          <w:lang w:val="en-US"/>
        </w:rPr>
        <w:t xml:space="preserve">: Chrome, Mozilla Firefox, Safari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mọi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duyệt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00F201D1" w:rsidRPr="00734B1F">
        <w:rPr>
          <w:rFonts w:asciiTheme="majorHAnsi" w:eastAsia="Times New Roman" w:hAnsiTheme="majorHAnsi" w:cstheme="majorHAnsi"/>
          <w:color w:val="000000" w:themeColor="text1"/>
          <w:spacing w:val="-1"/>
          <w:sz w:val="26"/>
          <w:szCs w:val="26"/>
          <w:lang w:val="en-US"/>
        </w:rPr>
        <w:t>phổ</w:t>
      </w:r>
      <w:proofErr w:type="spellEnd"/>
      <w:r w:rsidR="00F201D1" w:rsidRPr="00734B1F">
        <w:rPr>
          <w:rFonts w:asciiTheme="majorHAnsi" w:eastAsia="Times New Roman" w:hAnsiTheme="majorHAnsi" w:cstheme="majorHAnsi"/>
          <w:color w:val="000000" w:themeColor="text1"/>
          <w:spacing w:val="-1"/>
          <w:sz w:val="26"/>
          <w:szCs w:val="26"/>
          <w:lang w:val="en-US"/>
        </w:rPr>
        <w:t xml:space="preserve"> </w:t>
      </w:r>
      <w:proofErr w:type="spellStart"/>
      <w:r w:rsidR="00F201D1" w:rsidRPr="00734B1F">
        <w:rPr>
          <w:rFonts w:asciiTheme="majorHAnsi" w:eastAsia="Times New Roman" w:hAnsiTheme="majorHAnsi" w:cstheme="majorHAnsi"/>
          <w:color w:val="000000" w:themeColor="text1"/>
          <w:spacing w:val="-1"/>
          <w:sz w:val="26"/>
          <w:szCs w:val="26"/>
          <w:lang w:val="en-US"/>
        </w:rPr>
        <w:t>biến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đến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ngày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hôm</w:t>
      </w:r>
      <w:proofErr w:type="spellEnd"/>
      <w:r w:rsidRPr="00734B1F">
        <w:rPr>
          <w:rFonts w:asciiTheme="majorHAnsi" w:eastAsia="Times New Roman" w:hAnsiTheme="majorHAnsi" w:cstheme="majorHAnsi"/>
          <w:color w:val="000000" w:themeColor="text1"/>
          <w:spacing w:val="-1"/>
          <w:sz w:val="26"/>
          <w:szCs w:val="26"/>
          <w:lang w:val="en-US"/>
        </w:rPr>
        <w:t xml:space="preserve"> nay, </w:t>
      </w:r>
      <w:proofErr w:type="spellStart"/>
      <w:r w:rsidRPr="00734B1F">
        <w:rPr>
          <w:rFonts w:asciiTheme="majorHAnsi" w:eastAsia="Times New Roman" w:hAnsiTheme="majorHAnsi" w:cstheme="majorHAnsi"/>
          <w:color w:val="000000" w:themeColor="text1"/>
          <w:spacing w:val="-1"/>
          <w:sz w:val="26"/>
          <w:szCs w:val="26"/>
          <w:lang w:val="en-US"/>
        </w:rPr>
        <w:t>đều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hỗ</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trợ</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Javascript</w:t>
      </w:r>
      <w:proofErr w:type="spellEnd"/>
      <w:r w:rsidRPr="00734B1F">
        <w:rPr>
          <w:rFonts w:asciiTheme="majorHAnsi" w:eastAsia="Times New Roman" w:hAnsiTheme="majorHAnsi" w:cstheme="majorHAnsi"/>
          <w:color w:val="000000" w:themeColor="text1"/>
          <w:spacing w:val="-1"/>
          <w:sz w:val="26"/>
          <w:szCs w:val="26"/>
          <w:lang w:val="en-US"/>
        </w:rPr>
        <w:t>.</w:t>
      </w:r>
    </w:p>
    <w:p w14:paraId="5E44A893" w14:textId="7D4F560C" w:rsidR="00E25375" w:rsidRPr="00734B1F" w:rsidRDefault="008A1EC9" w:rsidP="007A2CC5">
      <w:pPr>
        <w:numPr>
          <w:ilvl w:val="0"/>
          <w:numId w:val="9"/>
        </w:numPr>
        <w:shd w:val="clear" w:color="auto" w:fill="FFFFFF"/>
        <w:spacing w:before="120" w:after="120" w:line="312" w:lineRule="auto"/>
        <w:ind w:firstLine="360"/>
        <w:jc w:val="both"/>
        <w:rPr>
          <w:rFonts w:asciiTheme="majorHAnsi" w:eastAsia="Times New Roman" w:hAnsiTheme="majorHAnsi" w:cstheme="majorHAnsi"/>
          <w:color w:val="000000" w:themeColor="text1"/>
          <w:spacing w:val="-1"/>
          <w:sz w:val="26"/>
          <w:szCs w:val="26"/>
          <w:lang w:val="en-US"/>
        </w:rPr>
      </w:pPr>
      <w:proofErr w:type="spellStart"/>
      <w:r w:rsidRPr="00734B1F">
        <w:rPr>
          <w:rFonts w:asciiTheme="majorHAnsi" w:eastAsia="Times New Roman" w:hAnsiTheme="majorHAnsi" w:cstheme="majorHAnsi"/>
          <w:b/>
          <w:bCs/>
          <w:color w:val="000000" w:themeColor="text1"/>
          <w:spacing w:val="-1"/>
          <w:sz w:val="26"/>
          <w:szCs w:val="26"/>
          <w:lang w:val="en-US"/>
        </w:rPr>
        <w:t>Javascript</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có</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cộng</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đồng</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Pr="00734B1F">
        <w:rPr>
          <w:rFonts w:asciiTheme="majorHAnsi" w:eastAsia="Times New Roman" w:hAnsiTheme="majorHAnsi" w:cstheme="majorHAnsi"/>
          <w:b/>
          <w:bCs/>
          <w:color w:val="000000" w:themeColor="text1"/>
          <w:spacing w:val="-1"/>
          <w:sz w:val="26"/>
          <w:szCs w:val="26"/>
          <w:lang w:val="en-US"/>
        </w:rPr>
        <w:t>lớn</w:t>
      </w:r>
      <w:proofErr w:type="spellEnd"/>
      <w:r w:rsidRPr="00734B1F">
        <w:rPr>
          <w:rFonts w:asciiTheme="majorHAnsi" w:eastAsia="Times New Roman" w:hAnsiTheme="majorHAnsi" w:cstheme="majorHAnsi"/>
          <w:b/>
          <w:bCs/>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StackOverflow</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là</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một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trang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web </w:t>
      </w:r>
      <w:proofErr w:type="spellStart"/>
      <w:r w:rsidR="00BA19D9" w:rsidRPr="00734B1F">
        <w:rPr>
          <w:rFonts w:asciiTheme="majorHAnsi" w:eastAsia="Times New Roman" w:hAnsiTheme="majorHAnsi" w:cstheme="majorHAnsi"/>
          <w:color w:val="000000" w:themeColor="text1"/>
          <w:spacing w:val="-1"/>
          <w:sz w:val="26"/>
          <w:szCs w:val="26"/>
          <w:lang w:val="en-US"/>
        </w:rPr>
        <w:t>Hỏi</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Đáp</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về</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lập</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trình</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rất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phổ</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biến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hiện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nay. </w:t>
      </w:r>
      <w:proofErr w:type="spellStart"/>
      <w:r w:rsidR="00BA19D9" w:rsidRPr="00734B1F">
        <w:rPr>
          <w:rFonts w:asciiTheme="majorHAnsi" w:eastAsia="Times New Roman" w:hAnsiTheme="majorHAnsi" w:cstheme="majorHAnsi"/>
          <w:color w:val="000000" w:themeColor="text1"/>
          <w:spacing w:val="-1"/>
          <w:sz w:val="26"/>
          <w:szCs w:val="26"/>
          <w:lang w:val="en-US"/>
        </w:rPr>
        <w:t>Javascript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đã</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vượt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qua Java </w:t>
      </w:r>
      <w:proofErr w:type="spellStart"/>
      <w:r w:rsidR="00BA19D9" w:rsidRPr="00734B1F">
        <w:rPr>
          <w:rFonts w:asciiTheme="majorHAnsi" w:eastAsia="Times New Roman" w:hAnsiTheme="majorHAnsi" w:cstheme="majorHAnsi"/>
          <w:color w:val="000000" w:themeColor="text1"/>
          <w:spacing w:val="-1"/>
          <w:sz w:val="26"/>
          <w:szCs w:val="26"/>
          <w:lang w:val="en-US"/>
        </w:rPr>
        <w:t>về</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quy</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mô</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cộng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đồng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và</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có</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khả</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năng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nó</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sẽ</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tiếp</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tục</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phát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triển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Một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trong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những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điều</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mà</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các</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nhà</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phát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triển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Javascript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thích</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nhất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là</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cộng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đồng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Javascript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liên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tục</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đổi</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mới</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các</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công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cụ</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tiện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lợi</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có</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thể</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rất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thú</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vị</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và</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vui</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nhộn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Có</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hơn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3100 </w:t>
      </w:r>
      <w:proofErr w:type="spellStart"/>
      <w:r w:rsidR="00BA19D9" w:rsidRPr="00734B1F">
        <w:rPr>
          <w:rFonts w:asciiTheme="majorHAnsi" w:eastAsia="Times New Roman" w:hAnsiTheme="majorHAnsi" w:cstheme="majorHAnsi"/>
          <w:color w:val="000000" w:themeColor="text1"/>
          <w:spacing w:val="-1"/>
          <w:sz w:val="26"/>
          <w:szCs w:val="26"/>
          <w:lang w:val="en-US"/>
        </w:rPr>
        <w:t>dự</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án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GitHub </w:t>
      </w:r>
      <w:proofErr w:type="spellStart"/>
      <w:r w:rsidR="00BA19D9" w:rsidRPr="00734B1F">
        <w:rPr>
          <w:rFonts w:asciiTheme="majorHAnsi" w:eastAsia="Times New Roman" w:hAnsiTheme="majorHAnsi" w:cstheme="majorHAnsi"/>
          <w:color w:val="000000" w:themeColor="text1"/>
          <w:spacing w:val="-1"/>
          <w:sz w:val="26"/>
          <w:szCs w:val="26"/>
          <w:lang w:val="en-US"/>
        </w:rPr>
        <w:t>với</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hơn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500 </w:t>
      </w:r>
      <w:proofErr w:type="spellStart"/>
      <w:r w:rsidR="00BA19D9" w:rsidRPr="00734B1F">
        <w:rPr>
          <w:rFonts w:asciiTheme="majorHAnsi" w:eastAsia="Times New Roman" w:hAnsiTheme="majorHAnsi" w:cstheme="majorHAnsi"/>
          <w:color w:val="000000" w:themeColor="text1"/>
          <w:spacing w:val="-1"/>
          <w:sz w:val="26"/>
          <w:szCs w:val="26"/>
          <w:lang w:val="en-US"/>
        </w:rPr>
        <w:t>sao</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Tuy</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nhiên</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nhiều</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công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cụ</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cũng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có</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tốc</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độ</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khuấy</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cao</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vì</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vậy</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theo</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kịp</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tất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cả</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những</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điều</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mới</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có</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thể</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hơi</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mệt</w:t>
      </w:r>
      <w:proofErr w:type="spellEnd"/>
      <w:r w:rsidR="00BA19D9" w:rsidRPr="00734B1F">
        <w:rPr>
          <w:rFonts w:asciiTheme="majorHAnsi" w:eastAsia="Times New Roman" w:hAnsiTheme="majorHAnsi" w:cstheme="majorHAnsi"/>
          <w:color w:val="000000" w:themeColor="text1"/>
          <w:spacing w:val="-1"/>
          <w:sz w:val="26"/>
          <w:szCs w:val="26"/>
          <w:lang w:val="en-US"/>
        </w:rPr>
        <w:t xml:space="preserve"> </w:t>
      </w:r>
      <w:proofErr w:type="spellStart"/>
      <w:r w:rsidR="00BA19D9" w:rsidRPr="00734B1F">
        <w:rPr>
          <w:rFonts w:asciiTheme="majorHAnsi" w:eastAsia="Times New Roman" w:hAnsiTheme="majorHAnsi" w:cstheme="majorHAnsi"/>
          <w:color w:val="000000" w:themeColor="text1"/>
          <w:spacing w:val="-1"/>
          <w:sz w:val="26"/>
          <w:szCs w:val="26"/>
          <w:lang w:val="en-US"/>
        </w:rPr>
        <w:t>mỏi</w:t>
      </w:r>
      <w:proofErr w:type="spellEnd"/>
    </w:p>
    <w:p w14:paraId="198582B9" w14:textId="7C378158"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Những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ưu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điểm</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Pr="00734B1F">
        <w:rPr>
          <w:rFonts w:asciiTheme="majorHAnsi" w:eastAsia="Calibri" w:hAnsiTheme="majorHAnsi" w:cstheme="majorHAnsi"/>
          <w:b/>
          <w:bCs/>
          <w:color w:val="000000" w:themeColor="text1"/>
          <w:sz w:val="26"/>
          <w:szCs w:val="26"/>
          <w:lang w:val="en-US"/>
        </w:rPr>
        <w:t xml:space="preserve"> </w:t>
      </w:r>
      <w:r w:rsidR="00E11B51" w:rsidRPr="00734B1F">
        <w:rPr>
          <w:rFonts w:asciiTheme="majorHAnsi" w:eastAsia="Calibri" w:hAnsiTheme="majorHAnsi" w:cstheme="majorHAnsi"/>
          <w:b/>
          <w:bCs/>
          <w:color w:val="000000" w:themeColor="text1"/>
          <w:sz w:val="26"/>
          <w:szCs w:val="26"/>
          <w:lang w:val="en-US"/>
        </w:rPr>
        <w:t>Java</w:t>
      </w:r>
      <w:r w:rsidRPr="00734B1F">
        <w:rPr>
          <w:rFonts w:asciiTheme="majorHAnsi" w:eastAsia="Calibri" w:hAnsiTheme="majorHAnsi" w:cstheme="majorHAnsi"/>
          <w:b/>
          <w:bCs/>
          <w:color w:val="000000" w:themeColor="text1"/>
          <w:sz w:val="26"/>
          <w:szCs w:val="26"/>
          <w:lang w:val="en-US"/>
        </w:rPr>
        <w:t>Script </w:t>
      </w:r>
    </w:p>
    <w:p w14:paraId="31F4A6FC" w14:textId="7B60A9D9" w:rsidR="00F16FA5" w:rsidRPr="00734B1F" w:rsidRDefault="00766043" w:rsidP="007A2CC5">
      <w:pPr>
        <w:numPr>
          <w:ilvl w:val="0"/>
          <w:numId w:val="15"/>
        </w:numPr>
        <w:spacing w:before="120" w:after="120" w:line="312" w:lineRule="auto"/>
        <w:ind w:firstLine="27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Ít</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tương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với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máy</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chủ</w:t>
      </w:r>
      <w:proofErr w:type="spellEnd"/>
    </w:p>
    <w:p w14:paraId="11B6D8BB" w14:textId="283F3750" w:rsidR="00F16FA5" w:rsidRPr="00734B1F" w:rsidRDefault="00A03338" w:rsidP="00F16FA5">
      <w:pPr>
        <w:spacing w:before="120" w:after="120" w:line="312" w:lineRule="auto"/>
        <w:ind w:firstLine="720"/>
        <w:jc w:val="both"/>
        <w:rPr>
          <w:rFonts w:asciiTheme="majorHAnsi" w:eastAsia="Times New Roman" w:hAnsiTheme="majorHAnsi" w:cstheme="majorHAnsi"/>
          <w:color w:val="000000" w:themeColor="text1"/>
          <w:spacing w:val="-1"/>
          <w:sz w:val="26"/>
          <w:szCs w:val="26"/>
          <w:lang w:val="en-US"/>
        </w:rPr>
      </w:pPr>
      <w:proofErr w:type="spellStart"/>
      <w:r w:rsidRPr="00734B1F">
        <w:rPr>
          <w:rFonts w:asciiTheme="majorHAnsi" w:eastAsia="Times New Roman" w:hAnsiTheme="majorHAnsi" w:cstheme="majorHAnsi"/>
          <w:color w:val="000000" w:themeColor="text1"/>
          <w:spacing w:val="-1"/>
          <w:sz w:val="26"/>
          <w:szCs w:val="26"/>
          <w:lang w:val="en-US"/>
        </w:rPr>
        <w:t>Bạn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xác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thực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đầu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người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dùng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trước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gửi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dữ</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liệu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đến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máy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chủ</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Điều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này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giúp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tiết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kiệm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lưu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lượng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máy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chủ</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nghĩa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tải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ít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máy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chủ</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bạn</w:t>
      </w:r>
      <w:proofErr w:type="spellEnd"/>
      <w:r w:rsidRPr="00734B1F">
        <w:rPr>
          <w:rFonts w:asciiTheme="majorHAnsi" w:eastAsia="Times New Roman" w:hAnsiTheme="majorHAnsi" w:cstheme="majorHAnsi"/>
          <w:color w:val="000000" w:themeColor="text1"/>
          <w:spacing w:val="-1"/>
          <w:sz w:val="26"/>
          <w:szCs w:val="26"/>
          <w:lang w:val="en-US"/>
        </w:rPr>
        <w:t xml:space="preserve">. </w:t>
      </w:r>
      <w:r w:rsidR="00F16FA5" w:rsidRPr="00734B1F">
        <w:rPr>
          <w:rFonts w:asciiTheme="majorHAnsi" w:eastAsia="Calibri" w:hAnsiTheme="majorHAnsi" w:cstheme="majorHAnsi"/>
          <w:color w:val="000000" w:themeColor="text1"/>
          <w:spacing w:val="-1"/>
          <w:sz w:val="26"/>
          <w:szCs w:val="26"/>
          <w:lang w:val="en-US"/>
        </w:rPr>
        <w:t>[6].</w:t>
      </w:r>
    </w:p>
    <w:p w14:paraId="2EA546D7" w14:textId="4F51DDFB" w:rsidR="00F16FA5" w:rsidRPr="00734B1F" w:rsidRDefault="00751670" w:rsidP="007A2CC5">
      <w:pPr>
        <w:numPr>
          <w:ilvl w:val="0"/>
          <w:numId w:val="15"/>
        </w:numPr>
        <w:spacing w:before="120" w:after="120" w:line="312" w:lineRule="auto"/>
        <w:ind w:firstLine="27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Phản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hồi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ngay</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lập</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tức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cho</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khách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truy</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cập</w:t>
      </w:r>
      <w:proofErr w:type="spellEnd"/>
    </w:p>
    <w:p w14:paraId="1AAFB1D3" w14:textId="436AB445" w:rsidR="009026AE" w:rsidRPr="00734B1F" w:rsidRDefault="009026AE" w:rsidP="00080377">
      <w:pPr>
        <w:spacing w:before="120" w:after="120" w:line="312" w:lineRule="auto"/>
        <w:ind w:firstLine="720"/>
        <w:jc w:val="both"/>
        <w:rPr>
          <w:rFonts w:asciiTheme="majorHAnsi" w:eastAsia="Calibri" w:hAnsiTheme="majorHAnsi" w:cstheme="majorHAnsi"/>
          <w:color w:val="000000" w:themeColor="text1"/>
          <w:spacing w:val="-1"/>
          <w:sz w:val="26"/>
          <w:szCs w:val="26"/>
          <w:lang w:val="en-US"/>
        </w:rPr>
      </w:pPr>
      <w:proofErr w:type="spellStart"/>
      <w:r w:rsidRPr="00734B1F">
        <w:rPr>
          <w:rFonts w:asciiTheme="majorHAnsi" w:eastAsia="Times New Roman" w:hAnsiTheme="majorHAnsi" w:cstheme="majorHAnsi"/>
          <w:color w:val="000000" w:themeColor="text1"/>
          <w:spacing w:val="-1"/>
          <w:sz w:val="26"/>
          <w:szCs w:val="26"/>
          <w:lang w:val="en-US"/>
        </w:rPr>
        <w:t>Họ</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phải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đợi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tải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trang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000949D7" w:rsidRPr="00734B1F">
        <w:rPr>
          <w:rFonts w:asciiTheme="majorHAnsi" w:eastAsia="Times New Roman" w:hAnsiTheme="majorHAnsi" w:cstheme="majorHAnsi"/>
          <w:color w:val="000000" w:themeColor="text1"/>
          <w:spacing w:val="-1"/>
          <w:sz w:val="26"/>
          <w:szCs w:val="26"/>
          <w:lang w:val="en-US"/>
        </w:rPr>
        <w:t>kiểm</w:t>
      </w:r>
      <w:proofErr w:type="spellEnd"/>
      <w:r w:rsidR="000949D7" w:rsidRPr="00734B1F">
        <w:rPr>
          <w:rFonts w:asciiTheme="majorHAnsi" w:eastAsia="Times New Roman" w:hAnsiTheme="majorHAnsi" w:cstheme="majorHAnsi"/>
          <w:color w:val="000000" w:themeColor="text1"/>
          <w:spacing w:val="-1"/>
          <w:sz w:val="26"/>
          <w:szCs w:val="26"/>
          <w:lang w:val="en-US"/>
        </w:rPr>
        <w:t xml:space="preserve"> </w:t>
      </w:r>
      <w:proofErr w:type="spellStart"/>
      <w:r w:rsidR="000949D7" w:rsidRPr="00734B1F">
        <w:rPr>
          <w:rFonts w:asciiTheme="majorHAnsi" w:eastAsia="Times New Roman" w:hAnsiTheme="majorHAnsi" w:cstheme="majorHAnsi"/>
          <w:color w:val="000000" w:themeColor="text1"/>
          <w:spacing w:val="-1"/>
          <w:sz w:val="26"/>
          <w:szCs w:val="26"/>
          <w:lang w:val="en-US"/>
        </w:rPr>
        <w:t>tra</w:t>
      </w:r>
      <w:proofErr w:type="spellEnd"/>
      <w:r w:rsidR="000949D7" w:rsidRPr="00734B1F">
        <w:rPr>
          <w:rFonts w:asciiTheme="majorHAnsi" w:eastAsia="Times New Roman" w:hAnsiTheme="majorHAnsi" w:cstheme="majorHAnsi"/>
          <w:color w:val="000000" w:themeColor="text1"/>
          <w:spacing w:val="-1"/>
          <w:sz w:val="26"/>
          <w:szCs w:val="26"/>
          <w:lang w:val="en-US"/>
        </w:rPr>
        <w:t xml:space="preserve"> </w:t>
      </w:r>
      <w:proofErr w:type="spellStart"/>
      <w:r w:rsidR="000949D7" w:rsidRPr="00734B1F">
        <w:rPr>
          <w:rFonts w:asciiTheme="majorHAnsi" w:eastAsia="Times New Roman" w:hAnsiTheme="majorHAnsi" w:cstheme="majorHAnsi"/>
          <w:color w:val="000000" w:themeColor="text1"/>
          <w:spacing w:val="-1"/>
          <w:sz w:val="26"/>
          <w:szCs w:val="26"/>
          <w:lang w:val="en-US"/>
        </w:rPr>
        <w:t>xem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họ</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quên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nội</w:t>
      </w:r>
      <w:proofErr w:type="spellEnd"/>
      <w:r w:rsidRPr="00734B1F">
        <w:rPr>
          <w:rFonts w:asciiTheme="majorHAnsi" w:eastAsia="Times New Roman" w:hAnsiTheme="majorHAnsi" w:cstheme="majorHAnsi"/>
          <w:color w:val="000000" w:themeColor="text1"/>
          <w:spacing w:val="-1"/>
          <w:sz w:val="26"/>
          <w:szCs w:val="26"/>
          <w:lang w:val="en-US"/>
        </w:rPr>
        <w:t xml:space="preserve"> dung </w:t>
      </w:r>
      <w:proofErr w:type="spellStart"/>
      <w:r w:rsidRPr="00734B1F">
        <w:rPr>
          <w:rFonts w:asciiTheme="majorHAnsi" w:eastAsia="Times New Roman" w:hAnsiTheme="majorHAnsi" w:cstheme="majorHAnsi"/>
          <w:color w:val="000000" w:themeColor="text1"/>
          <w:spacing w:val="-1"/>
          <w:sz w:val="26"/>
          <w:szCs w:val="26"/>
          <w:lang w:val="en-US"/>
        </w:rPr>
        <w:t>nào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không</w:t>
      </w:r>
      <w:proofErr w:type="spellEnd"/>
      <w:r w:rsidR="003E672C" w:rsidRPr="00734B1F">
        <w:rPr>
          <w:rFonts w:asciiTheme="majorHAnsi" w:eastAsia="Times New Roman" w:hAnsiTheme="majorHAnsi" w:cstheme="majorHAnsi"/>
          <w:color w:val="000000" w:themeColor="text1"/>
          <w:spacing w:val="-1"/>
          <w:sz w:val="26"/>
          <w:szCs w:val="26"/>
          <w:lang w:val="en-US"/>
        </w:rPr>
        <w:t xml:space="preserve"> </w:t>
      </w:r>
      <w:proofErr w:type="spellStart"/>
      <w:r w:rsidR="003E672C" w:rsidRPr="00734B1F">
        <w:rPr>
          <w:rFonts w:asciiTheme="majorHAnsi" w:eastAsia="Times New Roman" w:hAnsiTheme="majorHAnsi" w:cstheme="majorHAnsi"/>
          <w:color w:val="000000" w:themeColor="text1"/>
          <w:spacing w:val="-1"/>
          <w:sz w:val="26"/>
          <w:szCs w:val="26"/>
          <w:lang w:val="en-US"/>
        </w:rPr>
        <w:t>mà</w:t>
      </w:r>
      <w:proofErr w:type="spellEnd"/>
      <w:r w:rsidR="003E672C" w:rsidRPr="00734B1F">
        <w:rPr>
          <w:rFonts w:asciiTheme="majorHAnsi" w:eastAsia="Times New Roman" w:hAnsiTheme="majorHAnsi" w:cstheme="majorHAnsi"/>
          <w:color w:val="000000" w:themeColor="text1"/>
          <w:spacing w:val="-1"/>
          <w:sz w:val="26"/>
          <w:szCs w:val="26"/>
          <w:lang w:val="en-US"/>
        </w:rPr>
        <w:t xml:space="preserve"> </w:t>
      </w:r>
      <w:proofErr w:type="spellStart"/>
      <w:r w:rsidR="003E672C" w:rsidRPr="00734B1F">
        <w:rPr>
          <w:rFonts w:asciiTheme="majorHAnsi" w:eastAsia="Times New Roman" w:hAnsiTheme="majorHAnsi" w:cstheme="majorHAnsi"/>
          <w:color w:val="000000" w:themeColor="text1"/>
          <w:spacing w:val="-1"/>
          <w:sz w:val="26"/>
          <w:szCs w:val="26"/>
          <w:lang w:val="en-US"/>
        </w:rPr>
        <w:t>nó</w:t>
      </w:r>
      <w:proofErr w:type="spellEnd"/>
      <w:r w:rsidR="003E672C" w:rsidRPr="00734B1F">
        <w:rPr>
          <w:rFonts w:asciiTheme="majorHAnsi" w:eastAsia="Times New Roman" w:hAnsiTheme="majorHAnsi" w:cstheme="majorHAnsi"/>
          <w:color w:val="000000" w:themeColor="text1"/>
          <w:spacing w:val="-1"/>
          <w:sz w:val="26"/>
          <w:szCs w:val="26"/>
          <w:lang w:val="en-US"/>
        </w:rPr>
        <w:t xml:space="preserve"> </w:t>
      </w:r>
      <w:proofErr w:type="spellStart"/>
      <w:r w:rsidR="003E672C" w:rsidRPr="00734B1F">
        <w:rPr>
          <w:rFonts w:asciiTheme="majorHAnsi" w:eastAsia="Times New Roman" w:hAnsiTheme="majorHAnsi" w:cstheme="majorHAnsi"/>
          <w:color w:val="000000" w:themeColor="text1"/>
          <w:spacing w:val="-1"/>
          <w:sz w:val="26"/>
          <w:szCs w:val="26"/>
          <w:lang w:val="en-US"/>
        </w:rPr>
        <w:t>sẽ</w:t>
      </w:r>
      <w:proofErr w:type="spellEnd"/>
      <w:r w:rsidR="003E672C" w:rsidRPr="00734B1F">
        <w:rPr>
          <w:rFonts w:asciiTheme="majorHAnsi" w:eastAsia="Times New Roman" w:hAnsiTheme="majorHAnsi" w:cstheme="majorHAnsi"/>
          <w:color w:val="000000" w:themeColor="text1"/>
          <w:spacing w:val="-1"/>
          <w:sz w:val="26"/>
          <w:szCs w:val="26"/>
          <w:lang w:val="en-US"/>
        </w:rPr>
        <w:t xml:space="preserve"> </w:t>
      </w:r>
      <w:proofErr w:type="spellStart"/>
      <w:r w:rsidR="003E672C" w:rsidRPr="00734B1F">
        <w:rPr>
          <w:rFonts w:asciiTheme="majorHAnsi" w:eastAsia="Times New Roman" w:hAnsiTheme="majorHAnsi" w:cstheme="majorHAnsi"/>
          <w:color w:val="000000" w:themeColor="text1"/>
          <w:spacing w:val="-1"/>
          <w:sz w:val="26"/>
          <w:szCs w:val="26"/>
          <w:lang w:val="en-US"/>
        </w:rPr>
        <w:t>hiển</w:t>
      </w:r>
      <w:proofErr w:type="spellEnd"/>
      <w:r w:rsidR="003E672C" w:rsidRPr="00734B1F">
        <w:rPr>
          <w:rFonts w:asciiTheme="majorHAnsi" w:eastAsia="Times New Roman" w:hAnsiTheme="majorHAnsi" w:cstheme="majorHAnsi"/>
          <w:color w:val="000000" w:themeColor="text1"/>
          <w:spacing w:val="-1"/>
          <w:sz w:val="26"/>
          <w:szCs w:val="26"/>
          <w:lang w:val="en-US"/>
        </w:rPr>
        <w:t xml:space="preserve"> </w:t>
      </w:r>
      <w:proofErr w:type="spellStart"/>
      <w:r w:rsidR="003E672C" w:rsidRPr="00734B1F">
        <w:rPr>
          <w:rFonts w:asciiTheme="majorHAnsi" w:eastAsia="Times New Roman" w:hAnsiTheme="majorHAnsi" w:cstheme="majorHAnsi"/>
          <w:color w:val="000000" w:themeColor="text1"/>
          <w:spacing w:val="-1"/>
          <w:sz w:val="26"/>
          <w:szCs w:val="26"/>
          <w:lang w:val="en-US"/>
        </w:rPr>
        <w:t>thị</w:t>
      </w:r>
      <w:proofErr w:type="spellEnd"/>
      <w:r w:rsidR="003E672C" w:rsidRPr="00734B1F">
        <w:rPr>
          <w:rFonts w:asciiTheme="majorHAnsi" w:eastAsia="Times New Roman" w:hAnsiTheme="majorHAnsi" w:cstheme="majorHAnsi"/>
          <w:color w:val="000000" w:themeColor="text1"/>
          <w:spacing w:val="-1"/>
          <w:sz w:val="26"/>
          <w:szCs w:val="26"/>
          <w:lang w:val="en-US"/>
        </w:rPr>
        <w:t xml:space="preserve"> </w:t>
      </w:r>
      <w:proofErr w:type="spellStart"/>
      <w:r w:rsidR="003E672C" w:rsidRPr="00734B1F">
        <w:rPr>
          <w:rFonts w:asciiTheme="majorHAnsi" w:eastAsia="Times New Roman" w:hAnsiTheme="majorHAnsi" w:cstheme="majorHAnsi"/>
          <w:color w:val="000000" w:themeColor="text1"/>
          <w:spacing w:val="-1"/>
          <w:sz w:val="26"/>
          <w:szCs w:val="26"/>
          <w:lang w:val="en-US"/>
        </w:rPr>
        <w:t>ngay</w:t>
      </w:r>
      <w:proofErr w:type="spellEnd"/>
      <w:r w:rsidR="003E672C" w:rsidRPr="00734B1F">
        <w:rPr>
          <w:rFonts w:asciiTheme="majorHAnsi" w:eastAsia="Times New Roman" w:hAnsiTheme="majorHAnsi" w:cstheme="majorHAnsi"/>
          <w:color w:val="000000" w:themeColor="text1"/>
          <w:spacing w:val="-1"/>
          <w:sz w:val="26"/>
          <w:szCs w:val="26"/>
          <w:lang w:val="en-US"/>
        </w:rPr>
        <w:t xml:space="preserve"> </w:t>
      </w:r>
      <w:proofErr w:type="spellStart"/>
      <w:r w:rsidR="003E672C" w:rsidRPr="00734B1F">
        <w:rPr>
          <w:rFonts w:asciiTheme="majorHAnsi" w:eastAsia="Times New Roman" w:hAnsiTheme="majorHAnsi" w:cstheme="majorHAnsi"/>
          <w:color w:val="000000" w:themeColor="text1"/>
          <w:spacing w:val="-1"/>
          <w:sz w:val="26"/>
          <w:szCs w:val="26"/>
          <w:lang w:val="en-US"/>
        </w:rPr>
        <w:t>lập</w:t>
      </w:r>
      <w:proofErr w:type="spellEnd"/>
      <w:r w:rsidR="003E672C" w:rsidRPr="00734B1F">
        <w:rPr>
          <w:rFonts w:asciiTheme="majorHAnsi" w:eastAsia="Times New Roman" w:hAnsiTheme="majorHAnsi" w:cstheme="majorHAnsi"/>
          <w:color w:val="000000" w:themeColor="text1"/>
          <w:spacing w:val="-1"/>
          <w:sz w:val="26"/>
          <w:szCs w:val="26"/>
          <w:lang w:val="en-US"/>
        </w:rPr>
        <w:t xml:space="preserve"> </w:t>
      </w:r>
      <w:proofErr w:type="spellStart"/>
      <w:r w:rsidR="003E672C" w:rsidRPr="00734B1F">
        <w:rPr>
          <w:rFonts w:asciiTheme="majorHAnsi" w:eastAsia="Times New Roman" w:hAnsiTheme="majorHAnsi" w:cstheme="majorHAnsi"/>
          <w:color w:val="000000" w:themeColor="text1"/>
          <w:spacing w:val="-1"/>
          <w:sz w:val="26"/>
          <w:szCs w:val="26"/>
          <w:lang w:val="en-US"/>
        </w:rPr>
        <w:t>tức</w:t>
      </w:r>
      <w:proofErr w:type="spellEnd"/>
      <w:r w:rsidRPr="00734B1F">
        <w:rPr>
          <w:rFonts w:asciiTheme="majorHAnsi" w:eastAsia="Calibri" w:hAnsiTheme="majorHAnsi" w:cstheme="majorHAnsi"/>
          <w:color w:val="000000" w:themeColor="text1"/>
          <w:spacing w:val="-1"/>
          <w:sz w:val="26"/>
          <w:szCs w:val="26"/>
          <w:lang w:val="en-US"/>
        </w:rPr>
        <w:t xml:space="preserve"> </w:t>
      </w:r>
      <w:r w:rsidR="00F16FA5" w:rsidRPr="00734B1F">
        <w:rPr>
          <w:rFonts w:asciiTheme="majorHAnsi" w:eastAsia="Calibri" w:hAnsiTheme="majorHAnsi" w:cstheme="majorHAnsi"/>
          <w:color w:val="000000" w:themeColor="text1"/>
          <w:spacing w:val="-1"/>
          <w:sz w:val="26"/>
          <w:szCs w:val="26"/>
          <w:lang w:val="en-US"/>
        </w:rPr>
        <w:t>[6].</w:t>
      </w:r>
    </w:p>
    <w:p w14:paraId="6F928B2A" w14:textId="77777777" w:rsidR="00080377" w:rsidRPr="00734B1F" w:rsidRDefault="00080377" w:rsidP="00080377">
      <w:pPr>
        <w:spacing w:before="120" w:after="120" w:line="312" w:lineRule="auto"/>
        <w:ind w:firstLine="720"/>
        <w:jc w:val="both"/>
        <w:rPr>
          <w:rFonts w:asciiTheme="majorHAnsi" w:eastAsia="Calibri" w:hAnsiTheme="majorHAnsi" w:cstheme="majorHAnsi"/>
          <w:color w:val="000000" w:themeColor="text1"/>
          <w:spacing w:val="-1"/>
          <w:sz w:val="26"/>
          <w:szCs w:val="26"/>
          <w:lang w:val="en-US"/>
        </w:rPr>
      </w:pPr>
    </w:p>
    <w:p w14:paraId="08042A0C" w14:textId="079BEB53" w:rsidR="00F16FA5" w:rsidRPr="00734B1F" w:rsidRDefault="00E0517E" w:rsidP="007A2CC5">
      <w:pPr>
        <w:numPr>
          <w:ilvl w:val="0"/>
          <w:numId w:val="15"/>
        </w:numPr>
        <w:spacing w:before="120" w:after="120" w:line="312" w:lineRule="auto"/>
        <w:ind w:firstLine="270"/>
        <w:contextualSpacing/>
        <w:jc w:val="both"/>
        <w:rPr>
          <w:rFonts w:asciiTheme="majorHAnsi" w:eastAsia="Calibri" w:hAnsiTheme="majorHAnsi" w:cstheme="majorHAnsi"/>
          <w:b/>
          <w:bCs/>
          <w:color w:val="000000" w:themeColor="text1"/>
          <w:sz w:val="26"/>
          <w:szCs w:val="26"/>
          <w:lang w:val="en-US"/>
        </w:rPr>
      </w:pPr>
      <w:r w:rsidRPr="00734B1F">
        <w:rPr>
          <w:rFonts w:asciiTheme="majorHAnsi" w:eastAsia="Calibri" w:hAnsiTheme="majorHAnsi" w:cstheme="majorHAnsi"/>
          <w:b/>
          <w:bCs/>
          <w:color w:val="000000" w:themeColor="text1"/>
          <w:sz w:val="26"/>
          <w:szCs w:val="26"/>
          <w:lang w:val="en-US"/>
        </w:rPr>
        <w:t xml:space="preserve">Giao </w:t>
      </w:r>
      <w:proofErr w:type="spellStart"/>
      <w:r w:rsidRPr="00734B1F">
        <w:rPr>
          <w:rFonts w:asciiTheme="majorHAnsi" w:eastAsia="Calibri" w:hAnsiTheme="majorHAnsi" w:cstheme="majorHAnsi"/>
          <w:b/>
          <w:bCs/>
          <w:color w:val="000000" w:themeColor="text1"/>
          <w:sz w:val="26"/>
          <w:szCs w:val="26"/>
          <w:lang w:val="en-US"/>
        </w:rPr>
        <w:t>diện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phong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phú</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hơn</w:t>
      </w:r>
      <w:proofErr w:type="spellEnd"/>
    </w:p>
    <w:p w14:paraId="22CDD4A5" w14:textId="1D371FD1" w:rsidR="00F16FA5" w:rsidRPr="00734B1F" w:rsidRDefault="00326E10" w:rsidP="00F16FA5">
      <w:pPr>
        <w:spacing w:before="120" w:after="120" w:line="312" w:lineRule="auto"/>
        <w:ind w:firstLine="720"/>
        <w:jc w:val="both"/>
        <w:rPr>
          <w:rFonts w:asciiTheme="majorHAnsi" w:eastAsia="Times New Roman" w:hAnsiTheme="majorHAnsi" w:cstheme="majorHAnsi"/>
          <w:color w:val="000000" w:themeColor="text1"/>
          <w:spacing w:val="-4"/>
          <w:sz w:val="26"/>
          <w:szCs w:val="26"/>
          <w:lang w:val="en-US"/>
        </w:rPr>
      </w:pPr>
      <w:proofErr w:type="spellStart"/>
      <w:r w:rsidRPr="00734B1F">
        <w:rPr>
          <w:rFonts w:asciiTheme="majorHAnsi" w:eastAsia="Times New Roman" w:hAnsiTheme="majorHAnsi" w:cstheme="majorHAnsi"/>
          <w:color w:val="000000" w:themeColor="text1"/>
          <w:spacing w:val="-4"/>
          <w:sz w:val="26"/>
          <w:szCs w:val="26"/>
          <w:lang w:val="en-US"/>
        </w:rPr>
        <w:t>Bạn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có</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thể</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sử</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dụng</w:t>
      </w:r>
      <w:proofErr w:type="spellEnd"/>
      <w:r w:rsidRPr="00734B1F">
        <w:rPr>
          <w:rFonts w:asciiTheme="majorHAnsi" w:eastAsia="Times New Roman" w:hAnsiTheme="majorHAnsi" w:cstheme="majorHAnsi"/>
          <w:color w:val="000000" w:themeColor="text1"/>
          <w:spacing w:val="-4"/>
          <w:sz w:val="26"/>
          <w:szCs w:val="26"/>
          <w:lang w:val="en-US"/>
        </w:rPr>
        <w:t xml:space="preserve"> JavaScript </w:t>
      </w:r>
      <w:proofErr w:type="spellStart"/>
      <w:r w:rsidRPr="00734B1F">
        <w:rPr>
          <w:rFonts w:asciiTheme="majorHAnsi" w:eastAsia="Times New Roman" w:hAnsiTheme="majorHAnsi" w:cstheme="majorHAnsi"/>
          <w:color w:val="000000" w:themeColor="text1"/>
          <w:spacing w:val="-4"/>
          <w:sz w:val="26"/>
          <w:szCs w:val="26"/>
          <w:lang w:val="en-US"/>
        </w:rPr>
        <w:t>để</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kéo</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thả</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các</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thành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phần</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để</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tạo</w:t>
      </w:r>
      <w:proofErr w:type="spellEnd"/>
      <w:r w:rsidRPr="00734B1F">
        <w:rPr>
          <w:rFonts w:asciiTheme="majorHAnsi" w:eastAsia="Times New Roman" w:hAnsiTheme="majorHAnsi" w:cstheme="majorHAnsi"/>
          <w:color w:val="000000" w:themeColor="text1"/>
          <w:spacing w:val="-4"/>
          <w:sz w:val="26"/>
          <w:szCs w:val="26"/>
          <w:lang w:val="en-US"/>
        </w:rPr>
        <w:t xml:space="preserve"> slider, ... </w:t>
      </w:r>
      <w:proofErr w:type="spellStart"/>
      <w:r w:rsidRPr="00734B1F">
        <w:rPr>
          <w:rFonts w:asciiTheme="majorHAnsi" w:eastAsia="Times New Roman" w:hAnsiTheme="majorHAnsi" w:cstheme="majorHAnsi"/>
          <w:color w:val="000000" w:themeColor="text1"/>
          <w:spacing w:val="-4"/>
          <w:sz w:val="26"/>
          <w:szCs w:val="26"/>
          <w:lang w:val="en-US"/>
        </w:rPr>
        <w:t>cho</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khách</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truy</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cập</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trang</w:t>
      </w:r>
      <w:proofErr w:type="spellEnd"/>
      <w:r w:rsidRPr="00734B1F">
        <w:rPr>
          <w:rFonts w:asciiTheme="majorHAnsi" w:eastAsia="Times New Roman" w:hAnsiTheme="majorHAnsi" w:cstheme="majorHAnsi"/>
          <w:color w:val="000000" w:themeColor="text1"/>
          <w:spacing w:val="-4"/>
          <w:sz w:val="26"/>
          <w:szCs w:val="26"/>
          <w:lang w:val="en-US"/>
        </w:rPr>
        <w:t xml:space="preserve"> web </w:t>
      </w:r>
      <w:proofErr w:type="spellStart"/>
      <w:r w:rsidRPr="00734B1F">
        <w:rPr>
          <w:rFonts w:asciiTheme="majorHAnsi" w:eastAsia="Times New Roman" w:hAnsiTheme="majorHAnsi" w:cstheme="majorHAnsi"/>
          <w:color w:val="000000" w:themeColor="text1"/>
          <w:spacing w:val="-4"/>
          <w:sz w:val="26"/>
          <w:szCs w:val="26"/>
          <w:lang w:val="en-US"/>
        </w:rPr>
        <w:t>của</w:t>
      </w:r>
      <w:proofErr w:type="spellEnd"/>
      <w:r w:rsidRPr="00734B1F">
        <w:rPr>
          <w:rFonts w:asciiTheme="majorHAnsi" w:eastAsia="Times New Roman" w:hAnsiTheme="majorHAnsi" w:cstheme="majorHAnsi"/>
          <w:color w:val="000000" w:themeColor="text1"/>
          <w:spacing w:val="-4"/>
          <w:sz w:val="26"/>
          <w:szCs w:val="26"/>
          <w:lang w:val="en-US"/>
        </w:rPr>
        <w:t xml:space="preserve"> </w:t>
      </w:r>
      <w:proofErr w:type="spellStart"/>
      <w:r w:rsidRPr="00734B1F">
        <w:rPr>
          <w:rFonts w:asciiTheme="majorHAnsi" w:eastAsia="Times New Roman" w:hAnsiTheme="majorHAnsi" w:cstheme="majorHAnsi"/>
          <w:color w:val="000000" w:themeColor="text1"/>
          <w:spacing w:val="-4"/>
          <w:sz w:val="26"/>
          <w:szCs w:val="26"/>
          <w:lang w:val="en-US"/>
        </w:rPr>
        <w:t>bạn</w:t>
      </w:r>
      <w:proofErr w:type="spellEnd"/>
      <w:r w:rsidRPr="00734B1F">
        <w:rPr>
          <w:rFonts w:asciiTheme="majorHAnsi" w:eastAsia="Times New Roman" w:hAnsiTheme="majorHAnsi" w:cstheme="majorHAnsi"/>
          <w:color w:val="000000" w:themeColor="text1"/>
          <w:spacing w:val="-4"/>
          <w:sz w:val="26"/>
          <w:szCs w:val="26"/>
          <w:lang w:val="en-US"/>
        </w:rPr>
        <w:t>.</w:t>
      </w:r>
      <w:r w:rsidRPr="00734B1F">
        <w:rPr>
          <w:rFonts w:asciiTheme="majorHAnsi" w:eastAsia="Calibri" w:hAnsiTheme="majorHAnsi" w:cstheme="majorHAnsi"/>
          <w:color w:val="000000" w:themeColor="text1"/>
          <w:spacing w:val="-4"/>
          <w:sz w:val="26"/>
          <w:szCs w:val="26"/>
          <w:lang w:val="en-US"/>
        </w:rPr>
        <w:t xml:space="preserve"> </w:t>
      </w:r>
      <w:r w:rsidR="00F16FA5" w:rsidRPr="00734B1F">
        <w:rPr>
          <w:rFonts w:asciiTheme="majorHAnsi" w:eastAsia="Calibri" w:hAnsiTheme="majorHAnsi" w:cstheme="majorHAnsi"/>
          <w:color w:val="000000" w:themeColor="text1"/>
          <w:spacing w:val="-4"/>
          <w:sz w:val="26"/>
          <w:szCs w:val="26"/>
          <w:lang w:val="en-US"/>
        </w:rPr>
        <w:t>[6].</w:t>
      </w:r>
    </w:p>
    <w:p w14:paraId="7D308E73" w14:textId="02883C64" w:rsidR="00F16FA5" w:rsidRPr="00734B1F" w:rsidRDefault="00EC3357" w:rsidP="007A2CC5">
      <w:pPr>
        <w:numPr>
          <w:ilvl w:val="0"/>
          <w:numId w:val="15"/>
        </w:numPr>
        <w:spacing w:before="120" w:after="120" w:line="312" w:lineRule="auto"/>
        <w:ind w:firstLine="27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Tăng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tính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tương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tác</w:t>
      </w:r>
      <w:proofErr w:type="spellEnd"/>
    </w:p>
    <w:p w14:paraId="4AD5D7AD" w14:textId="4364C220" w:rsidR="00F16FA5" w:rsidRPr="00734B1F" w:rsidRDefault="00BE14CE" w:rsidP="00F16FA5">
      <w:pPr>
        <w:spacing w:before="120" w:after="120" w:line="312" w:lineRule="auto"/>
        <w:ind w:firstLine="720"/>
        <w:jc w:val="both"/>
        <w:rPr>
          <w:rFonts w:asciiTheme="majorHAnsi" w:eastAsia="Times New Roman" w:hAnsiTheme="majorHAnsi" w:cstheme="majorHAnsi"/>
          <w:color w:val="000000" w:themeColor="text1"/>
          <w:spacing w:val="-1"/>
          <w:sz w:val="26"/>
          <w:szCs w:val="26"/>
          <w:lang w:val="en-US"/>
        </w:rPr>
      </w:pPr>
      <w:proofErr w:type="spellStart"/>
      <w:r w:rsidRPr="00734B1F">
        <w:rPr>
          <w:rFonts w:asciiTheme="majorHAnsi" w:eastAsia="Times New Roman" w:hAnsiTheme="majorHAnsi" w:cstheme="majorHAnsi"/>
          <w:color w:val="000000" w:themeColor="text1"/>
          <w:spacing w:val="-1"/>
          <w:sz w:val="26"/>
          <w:szCs w:val="26"/>
          <w:lang w:val="en-US"/>
        </w:rPr>
        <w:t>Bạn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tạo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giao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diện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tương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người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dùng</w:t>
      </w:r>
      <w:proofErr w:type="spellEnd"/>
      <w:r w:rsidRPr="00734B1F">
        <w:rPr>
          <w:rFonts w:asciiTheme="majorHAnsi" w:eastAsia="Times New Roman" w:hAnsiTheme="majorHAnsi" w:cstheme="majorHAnsi"/>
          <w:color w:val="000000" w:themeColor="text1"/>
          <w:spacing w:val="-1"/>
          <w:sz w:val="26"/>
          <w:szCs w:val="26"/>
          <w:lang w:val="en-US"/>
        </w:rPr>
        <w:t xml:space="preserve"> di </w:t>
      </w:r>
      <w:proofErr w:type="spellStart"/>
      <w:r w:rsidRPr="00734B1F">
        <w:rPr>
          <w:rFonts w:asciiTheme="majorHAnsi" w:eastAsia="Times New Roman" w:hAnsiTheme="majorHAnsi" w:cstheme="majorHAnsi"/>
          <w:color w:val="000000" w:themeColor="text1"/>
          <w:spacing w:val="-1"/>
          <w:sz w:val="26"/>
          <w:szCs w:val="26"/>
          <w:lang w:val="en-US"/>
        </w:rPr>
        <w:t>chuột</w:t>
      </w:r>
      <w:proofErr w:type="spellEnd"/>
      <w:r w:rsidRPr="00734B1F">
        <w:rPr>
          <w:rFonts w:asciiTheme="majorHAnsi" w:eastAsia="Times New Roman" w:hAnsiTheme="majorHAnsi" w:cstheme="majorHAnsi"/>
          <w:color w:val="000000" w:themeColor="text1"/>
          <w:spacing w:val="-1"/>
          <w:sz w:val="26"/>
          <w:szCs w:val="26"/>
          <w:lang w:val="en-US"/>
        </w:rPr>
        <w:t xml:space="preserve"> qua </w:t>
      </w:r>
      <w:proofErr w:type="spellStart"/>
      <w:r w:rsidRPr="00734B1F">
        <w:rPr>
          <w:rFonts w:asciiTheme="majorHAnsi" w:eastAsia="Times New Roman" w:hAnsiTheme="majorHAnsi" w:cstheme="majorHAnsi"/>
          <w:color w:val="000000" w:themeColor="text1"/>
          <w:spacing w:val="-1"/>
          <w:sz w:val="26"/>
          <w:szCs w:val="26"/>
          <w:lang w:val="en-US"/>
        </w:rPr>
        <w:t>chúng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hoặc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kích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hoạt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chúng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thông</w:t>
      </w:r>
      <w:proofErr w:type="spellEnd"/>
      <w:r w:rsidRPr="00734B1F">
        <w:rPr>
          <w:rFonts w:asciiTheme="majorHAnsi" w:eastAsia="Times New Roman" w:hAnsiTheme="majorHAnsi" w:cstheme="majorHAnsi"/>
          <w:color w:val="000000" w:themeColor="text1"/>
          <w:spacing w:val="-1"/>
          <w:sz w:val="26"/>
          <w:szCs w:val="26"/>
          <w:lang w:val="en-US"/>
        </w:rPr>
        <w:t xml:space="preserve"> qua </w:t>
      </w:r>
      <w:proofErr w:type="spellStart"/>
      <w:r w:rsidRPr="00734B1F">
        <w:rPr>
          <w:rFonts w:asciiTheme="majorHAnsi" w:eastAsia="Times New Roman" w:hAnsiTheme="majorHAnsi" w:cstheme="majorHAnsi"/>
          <w:color w:val="000000" w:themeColor="text1"/>
          <w:spacing w:val="-1"/>
          <w:sz w:val="26"/>
          <w:szCs w:val="26"/>
          <w:lang w:val="en-US"/>
        </w:rPr>
        <w:t>bàn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phím</w:t>
      </w:r>
      <w:proofErr w:type="spellEnd"/>
      <w:r w:rsidRPr="00734B1F">
        <w:rPr>
          <w:rFonts w:asciiTheme="majorHAnsi" w:eastAsia="Times New Roman" w:hAnsiTheme="majorHAnsi" w:cstheme="majorHAnsi"/>
          <w:color w:val="000000" w:themeColor="text1"/>
          <w:spacing w:val="-1"/>
          <w:sz w:val="26"/>
          <w:szCs w:val="26"/>
          <w:lang w:val="en-US"/>
        </w:rPr>
        <w:t>.</w:t>
      </w:r>
    </w:p>
    <w:p w14:paraId="08BFD21B" w14:textId="01E13628" w:rsidR="00F16FA5" w:rsidRPr="00734B1F" w:rsidRDefault="00F16FA5" w:rsidP="007A2CC5">
      <w:pPr>
        <w:numPr>
          <w:ilvl w:val="0"/>
          <w:numId w:val="15"/>
        </w:numPr>
        <w:spacing w:before="120" w:after="120" w:line="312" w:lineRule="auto"/>
        <w:ind w:firstLine="27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T</w:t>
      </w:r>
      <w:r w:rsidR="00356882" w:rsidRPr="00734B1F">
        <w:rPr>
          <w:rFonts w:asciiTheme="majorHAnsi" w:eastAsia="Calibri" w:hAnsiTheme="majorHAnsi" w:cstheme="majorHAnsi"/>
          <w:b/>
          <w:bCs/>
          <w:color w:val="000000" w:themeColor="text1"/>
          <w:sz w:val="26"/>
          <w:szCs w:val="26"/>
          <w:lang w:val="en-US"/>
        </w:rPr>
        <w:t>ương</w:t>
      </w:r>
      <w:proofErr w:type="spellEnd"/>
      <w:r w:rsidR="00356882" w:rsidRPr="00734B1F">
        <w:rPr>
          <w:rFonts w:asciiTheme="majorHAnsi" w:eastAsia="Calibri" w:hAnsiTheme="majorHAnsi" w:cstheme="majorHAnsi"/>
          <w:b/>
          <w:bCs/>
          <w:color w:val="000000" w:themeColor="text1"/>
          <w:sz w:val="26"/>
          <w:szCs w:val="26"/>
          <w:lang w:val="en-US"/>
        </w:rPr>
        <w:t xml:space="preserve"> </w:t>
      </w:r>
      <w:proofErr w:type="spellStart"/>
      <w:r w:rsidR="00356882" w:rsidRPr="00734B1F">
        <w:rPr>
          <w:rFonts w:asciiTheme="majorHAnsi" w:eastAsia="Calibri" w:hAnsiTheme="majorHAnsi" w:cstheme="majorHAnsi"/>
          <w:b/>
          <w:bCs/>
          <w:color w:val="000000" w:themeColor="text1"/>
          <w:sz w:val="26"/>
          <w:szCs w:val="26"/>
          <w:lang w:val="en-US"/>
        </w:rPr>
        <w:t>đối</w:t>
      </w:r>
      <w:proofErr w:type="spellEnd"/>
      <w:r w:rsidR="00356882" w:rsidRPr="00734B1F">
        <w:rPr>
          <w:rFonts w:asciiTheme="majorHAnsi" w:eastAsia="Calibri" w:hAnsiTheme="majorHAnsi" w:cstheme="majorHAnsi"/>
          <w:b/>
          <w:bCs/>
          <w:color w:val="000000" w:themeColor="text1"/>
          <w:sz w:val="26"/>
          <w:szCs w:val="26"/>
          <w:lang w:val="en-US"/>
        </w:rPr>
        <w:t xml:space="preserve"> </w:t>
      </w:r>
      <w:proofErr w:type="spellStart"/>
      <w:r w:rsidR="00356882" w:rsidRPr="00734B1F">
        <w:rPr>
          <w:rFonts w:asciiTheme="majorHAnsi" w:eastAsia="Calibri" w:hAnsiTheme="majorHAnsi" w:cstheme="majorHAnsi"/>
          <w:b/>
          <w:bCs/>
          <w:color w:val="000000" w:themeColor="text1"/>
          <w:sz w:val="26"/>
          <w:szCs w:val="26"/>
          <w:lang w:val="en-US"/>
        </w:rPr>
        <w:t>nhanh</w:t>
      </w:r>
      <w:proofErr w:type="spellEnd"/>
      <w:r w:rsidR="00356882" w:rsidRPr="00734B1F">
        <w:rPr>
          <w:rFonts w:asciiTheme="majorHAnsi" w:eastAsia="Calibri" w:hAnsiTheme="majorHAnsi" w:cstheme="majorHAnsi"/>
          <w:b/>
          <w:bCs/>
          <w:color w:val="000000" w:themeColor="text1"/>
          <w:sz w:val="26"/>
          <w:szCs w:val="26"/>
          <w:lang w:val="en-US"/>
        </w:rPr>
        <w:t xml:space="preserve"> </w:t>
      </w:r>
      <w:proofErr w:type="spellStart"/>
      <w:r w:rsidR="00356882" w:rsidRPr="00734B1F">
        <w:rPr>
          <w:rFonts w:asciiTheme="majorHAnsi" w:eastAsia="Calibri" w:hAnsiTheme="majorHAnsi" w:cstheme="majorHAnsi"/>
          <w:b/>
          <w:bCs/>
          <w:color w:val="000000" w:themeColor="text1"/>
          <w:sz w:val="26"/>
          <w:szCs w:val="26"/>
          <w:lang w:val="en-US"/>
        </w:rPr>
        <w:t>với</w:t>
      </w:r>
      <w:proofErr w:type="spellEnd"/>
      <w:r w:rsidR="00356882" w:rsidRPr="00734B1F">
        <w:rPr>
          <w:rFonts w:asciiTheme="majorHAnsi" w:eastAsia="Calibri" w:hAnsiTheme="majorHAnsi" w:cstheme="majorHAnsi"/>
          <w:b/>
          <w:bCs/>
          <w:color w:val="000000" w:themeColor="text1"/>
          <w:sz w:val="26"/>
          <w:szCs w:val="26"/>
          <w:lang w:val="en-US"/>
        </w:rPr>
        <w:t xml:space="preserve"> </w:t>
      </w:r>
      <w:proofErr w:type="spellStart"/>
      <w:r w:rsidR="00356882" w:rsidRPr="00734B1F">
        <w:rPr>
          <w:rFonts w:asciiTheme="majorHAnsi" w:eastAsia="Calibri" w:hAnsiTheme="majorHAnsi" w:cstheme="majorHAnsi"/>
          <w:b/>
          <w:bCs/>
          <w:color w:val="000000" w:themeColor="text1"/>
          <w:sz w:val="26"/>
          <w:szCs w:val="26"/>
          <w:lang w:val="en-US"/>
        </w:rPr>
        <w:t>người</w:t>
      </w:r>
      <w:proofErr w:type="spellEnd"/>
      <w:r w:rsidR="00356882" w:rsidRPr="00734B1F">
        <w:rPr>
          <w:rFonts w:asciiTheme="majorHAnsi" w:eastAsia="Calibri" w:hAnsiTheme="majorHAnsi" w:cstheme="majorHAnsi"/>
          <w:b/>
          <w:bCs/>
          <w:color w:val="000000" w:themeColor="text1"/>
          <w:sz w:val="26"/>
          <w:szCs w:val="26"/>
          <w:lang w:val="en-US"/>
        </w:rPr>
        <w:t xml:space="preserve"> </w:t>
      </w:r>
      <w:proofErr w:type="spellStart"/>
      <w:r w:rsidR="00356882" w:rsidRPr="00734B1F">
        <w:rPr>
          <w:rFonts w:asciiTheme="majorHAnsi" w:eastAsia="Calibri" w:hAnsiTheme="majorHAnsi" w:cstheme="majorHAnsi"/>
          <w:b/>
          <w:bCs/>
          <w:color w:val="000000" w:themeColor="text1"/>
          <w:sz w:val="26"/>
          <w:szCs w:val="26"/>
          <w:lang w:val="en-US"/>
        </w:rPr>
        <w:t>dùng</w:t>
      </w:r>
      <w:proofErr w:type="spellEnd"/>
      <w:r w:rsidR="00356882" w:rsidRPr="00734B1F">
        <w:rPr>
          <w:rFonts w:asciiTheme="majorHAnsi" w:eastAsia="Calibri" w:hAnsiTheme="majorHAnsi" w:cstheme="majorHAnsi"/>
          <w:b/>
          <w:bCs/>
          <w:color w:val="000000" w:themeColor="text1"/>
          <w:sz w:val="26"/>
          <w:szCs w:val="26"/>
          <w:lang w:val="en-US"/>
        </w:rPr>
        <w:t xml:space="preserve"> </w:t>
      </w:r>
      <w:proofErr w:type="spellStart"/>
      <w:r w:rsidR="00356882" w:rsidRPr="00734B1F">
        <w:rPr>
          <w:rFonts w:asciiTheme="majorHAnsi" w:eastAsia="Calibri" w:hAnsiTheme="majorHAnsi" w:cstheme="majorHAnsi"/>
          <w:b/>
          <w:bCs/>
          <w:color w:val="000000" w:themeColor="text1"/>
          <w:sz w:val="26"/>
          <w:szCs w:val="26"/>
          <w:lang w:val="en-US"/>
        </w:rPr>
        <w:t>cuối</w:t>
      </w:r>
      <w:proofErr w:type="spellEnd"/>
    </w:p>
    <w:p w14:paraId="41EC0982" w14:textId="2EF2FF0D" w:rsidR="00F16FA5" w:rsidRPr="00734B1F" w:rsidRDefault="00CB0A21" w:rsidP="00F16FA5">
      <w:pPr>
        <w:spacing w:before="120" w:after="120" w:line="312" w:lineRule="auto"/>
        <w:ind w:firstLine="720"/>
        <w:jc w:val="both"/>
        <w:rPr>
          <w:rFonts w:asciiTheme="majorHAnsi" w:eastAsia="Times New Roman" w:hAnsiTheme="majorHAnsi" w:cstheme="majorHAnsi"/>
          <w:color w:val="000000" w:themeColor="text1"/>
          <w:spacing w:val="-1"/>
          <w:sz w:val="26"/>
          <w:szCs w:val="26"/>
          <w:lang w:val="en-US"/>
        </w:rPr>
      </w:pPr>
      <w:r w:rsidRPr="00734B1F">
        <w:rPr>
          <w:rFonts w:asciiTheme="majorHAnsi" w:eastAsia="Times New Roman" w:hAnsiTheme="majorHAnsi" w:cstheme="majorHAnsi"/>
          <w:color w:val="000000" w:themeColor="text1"/>
          <w:spacing w:val="-1"/>
          <w:sz w:val="26"/>
          <w:szCs w:val="26"/>
          <w:lang w:val="en-US"/>
        </w:rPr>
        <w:t xml:space="preserve">Khi </w:t>
      </w:r>
      <w:proofErr w:type="spellStart"/>
      <w:r w:rsidRPr="00734B1F">
        <w:rPr>
          <w:rFonts w:asciiTheme="majorHAnsi" w:eastAsia="Times New Roman" w:hAnsiTheme="majorHAnsi" w:cstheme="majorHAnsi"/>
          <w:color w:val="000000" w:themeColor="text1"/>
          <w:spacing w:val="-1"/>
          <w:sz w:val="26"/>
          <w:szCs w:val="26"/>
          <w:lang w:val="en-US"/>
        </w:rPr>
        <w:t>mã</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được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thực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hiện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máy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tính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người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dùng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kết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quả</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quá</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trình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xử</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lý</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được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hoàn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thành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hầu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như</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ngay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lập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tức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tùy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thuộc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nhiệm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vụ</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nhiệm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vụ</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trong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javascript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trang</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lastRenderedPageBreak/>
        <w:t>thường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rất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giản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tránh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bị</w:t>
      </w:r>
      <w:proofErr w:type="spellEnd"/>
      <w:r w:rsidRPr="00734B1F">
        <w:rPr>
          <w:rFonts w:asciiTheme="majorHAnsi" w:eastAsia="Times New Roman" w:hAnsiTheme="majorHAnsi" w:cstheme="majorHAnsi"/>
          <w:color w:val="000000" w:themeColor="text1"/>
          <w:spacing w:val="-1"/>
          <w:sz w:val="26"/>
          <w:szCs w:val="26"/>
          <w:lang w:val="en-US"/>
        </w:rPr>
        <w:t xml:space="preserve"> hog </w:t>
      </w:r>
      <w:proofErr w:type="spellStart"/>
      <w:r w:rsidRPr="00734B1F">
        <w:rPr>
          <w:rFonts w:asciiTheme="majorHAnsi" w:eastAsia="Times New Roman" w:hAnsiTheme="majorHAnsi" w:cstheme="majorHAnsi"/>
          <w:color w:val="000000" w:themeColor="text1"/>
          <w:spacing w:val="-1"/>
          <w:sz w:val="26"/>
          <w:szCs w:val="26"/>
          <w:lang w:val="en-US"/>
        </w:rPr>
        <w:t>bộ</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nhớ</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cần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phải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được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xử</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lý</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trong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máy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chủ</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trang</w:t>
      </w:r>
      <w:proofErr w:type="spellEnd"/>
      <w:r w:rsidRPr="00734B1F">
        <w:rPr>
          <w:rFonts w:asciiTheme="majorHAnsi" w:eastAsia="Times New Roman" w:hAnsiTheme="majorHAnsi" w:cstheme="majorHAnsi"/>
          <w:color w:val="000000" w:themeColor="text1"/>
          <w:spacing w:val="-1"/>
          <w:sz w:val="26"/>
          <w:szCs w:val="26"/>
          <w:lang w:val="en-US"/>
        </w:rPr>
        <w:t xml:space="preserve"> web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gửi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lại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người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dùng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tiêu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tốn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băng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thông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của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địa</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phương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cũng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như</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máy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chủ</w:t>
      </w:r>
      <w:proofErr w:type="spellEnd"/>
      <w:r w:rsidRPr="00734B1F">
        <w:rPr>
          <w:rFonts w:asciiTheme="majorHAnsi" w:eastAsia="Times New Roman" w:hAnsiTheme="majorHAnsi" w:cstheme="majorHAnsi"/>
          <w:color w:val="000000" w:themeColor="text1"/>
          <w:spacing w:val="-1"/>
          <w:sz w:val="26"/>
          <w:szCs w:val="26"/>
          <w:lang w:val="en-US"/>
        </w:rPr>
        <w:t>.</w:t>
      </w:r>
    </w:p>
    <w:p w14:paraId="1735A6CE" w14:textId="78319A6A" w:rsidR="00F16FA5" w:rsidRPr="00734B1F" w:rsidRDefault="00353CE1" w:rsidP="007A2CC5">
      <w:pPr>
        <w:numPr>
          <w:ilvl w:val="0"/>
          <w:numId w:val="15"/>
        </w:numPr>
        <w:spacing w:before="120" w:after="120" w:line="312" w:lineRule="auto"/>
        <w:ind w:firstLine="27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Khá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dễ</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dàng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cho</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việc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tìm</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hiểu</w:t>
      </w:r>
      <w:proofErr w:type="spellEnd"/>
    </w:p>
    <w:p w14:paraId="004CF9DE" w14:textId="4FD5645E" w:rsidR="00F16FA5" w:rsidRPr="00734B1F" w:rsidRDefault="00A16178" w:rsidP="00F16FA5">
      <w:pPr>
        <w:spacing w:before="120" w:after="120" w:line="312" w:lineRule="auto"/>
        <w:ind w:firstLine="720"/>
        <w:jc w:val="both"/>
        <w:rPr>
          <w:rFonts w:asciiTheme="majorHAnsi" w:eastAsia="Times New Roman" w:hAnsiTheme="majorHAnsi" w:cstheme="majorHAnsi"/>
          <w:color w:val="000000" w:themeColor="text1"/>
          <w:spacing w:val="-1"/>
          <w:sz w:val="26"/>
          <w:szCs w:val="26"/>
          <w:lang w:val="en-US"/>
        </w:rPr>
      </w:pPr>
      <w:proofErr w:type="spellStart"/>
      <w:r w:rsidRPr="00734B1F">
        <w:rPr>
          <w:rFonts w:asciiTheme="majorHAnsi" w:eastAsia="Times New Roman" w:hAnsiTheme="majorHAnsi" w:cstheme="majorHAnsi"/>
          <w:color w:val="000000" w:themeColor="text1"/>
          <w:spacing w:val="-1"/>
          <w:sz w:val="26"/>
          <w:szCs w:val="26"/>
          <w:lang w:val="en-US"/>
        </w:rPr>
        <w:t>Javascript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tương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đối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dễ</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dàng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tìm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hiểu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và</w:t>
      </w:r>
      <w:proofErr w:type="spellEnd"/>
      <w:r w:rsidRPr="00734B1F">
        <w:rPr>
          <w:rFonts w:asciiTheme="majorHAnsi" w:eastAsia="Times New Roman" w:hAnsiTheme="majorHAnsi" w:cstheme="majorHAnsi"/>
          <w:color w:val="000000" w:themeColor="text1"/>
          <w:spacing w:val="-1"/>
          <w:sz w:val="26"/>
          <w:szCs w:val="26"/>
          <w:lang w:val="en-US"/>
        </w:rPr>
        <w:t xml:space="preserve"> bao </w:t>
      </w:r>
      <w:proofErr w:type="spellStart"/>
      <w:r w:rsidRPr="00734B1F">
        <w:rPr>
          <w:rFonts w:asciiTheme="majorHAnsi" w:eastAsia="Times New Roman" w:hAnsiTheme="majorHAnsi" w:cstheme="majorHAnsi"/>
          <w:color w:val="000000" w:themeColor="text1"/>
          <w:spacing w:val="-1"/>
          <w:sz w:val="26"/>
          <w:szCs w:val="26"/>
          <w:lang w:val="en-US"/>
        </w:rPr>
        <w:t>gồm</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cú</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pháp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là</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gần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tiếng</w:t>
      </w:r>
      <w:proofErr w:type="spellEnd"/>
      <w:r w:rsidRPr="00734B1F">
        <w:rPr>
          <w:rFonts w:asciiTheme="majorHAnsi" w:eastAsia="Times New Roman" w:hAnsiTheme="majorHAnsi" w:cstheme="majorHAnsi"/>
          <w:color w:val="000000" w:themeColor="text1"/>
          <w:spacing w:val="-1"/>
          <w:sz w:val="26"/>
          <w:szCs w:val="26"/>
          <w:lang w:val="en-US"/>
        </w:rPr>
        <w:t xml:space="preserve"> Anh. </w:t>
      </w:r>
      <w:proofErr w:type="spellStart"/>
      <w:r w:rsidRPr="00734B1F">
        <w:rPr>
          <w:rFonts w:asciiTheme="majorHAnsi" w:eastAsia="Times New Roman" w:hAnsiTheme="majorHAnsi" w:cstheme="majorHAnsi"/>
          <w:color w:val="000000" w:themeColor="text1"/>
          <w:spacing w:val="-1"/>
          <w:sz w:val="26"/>
          <w:szCs w:val="26"/>
          <w:lang w:val="en-US"/>
        </w:rPr>
        <w:t>Nó</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sử</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dụng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mô</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hình</w:t>
      </w:r>
      <w:proofErr w:type="spellEnd"/>
      <w:r w:rsidRPr="00734B1F">
        <w:rPr>
          <w:rFonts w:asciiTheme="majorHAnsi" w:eastAsia="Times New Roman" w:hAnsiTheme="majorHAnsi" w:cstheme="majorHAnsi"/>
          <w:color w:val="000000" w:themeColor="text1"/>
          <w:spacing w:val="-1"/>
          <w:sz w:val="26"/>
          <w:szCs w:val="26"/>
          <w:lang w:val="en-US"/>
        </w:rPr>
        <w:t xml:space="preserve"> DOM </w:t>
      </w:r>
      <w:proofErr w:type="spellStart"/>
      <w:r w:rsidRPr="00734B1F">
        <w:rPr>
          <w:rFonts w:asciiTheme="majorHAnsi" w:eastAsia="Times New Roman" w:hAnsiTheme="majorHAnsi" w:cstheme="majorHAnsi"/>
          <w:color w:val="000000" w:themeColor="text1"/>
          <w:spacing w:val="-1"/>
          <w:sz w:val="26"/>
          <w:szCs w:val="26"/>
          <w:lang w:val="en-US"/>
        </w:rPr>
        <w:t>cung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cấp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nhiều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tính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năng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được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viết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sẵn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cho</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đối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tượng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khác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nhau</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trên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các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trang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giúp</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bạn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dễ</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dàng</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phát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triển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một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kịch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bản</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để</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giải</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quyết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một</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mục</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đích</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tùy</w:t>
      </w:r>
      <w:proofErr w:type="spellEnd"/>
      <w:r w:rsidRPr="00734B1F">
        <w:rPr>
          <w:rFonts w:asciiTheme="majorHAnsi" w:eastAsia="Times New Roman" w:hAnsiTheme="majorHAnsi" w:cstheme="majorHAnsi"/>
          <w:color w:val="000000" w:themeColor="text1"/>
          <w:spacing w:val="-1"/>
          <w:sz w:val="26"/>
          <w:szCs w:val="26"/>
          <w:lang w:val="en-US"/>
        </w:rPr>
        <w:t xml:space="preserve"> </w:t>
      </w:r>
      <w:proofErr w:type="spellStart"/>
      <w:r w:rsidRPr="00734B1F">
        <w:rPr>
          <w:rFonts w:asciiTheme="majorHAnsi" w:eastAsia="Times New Roman" w:hAnsiTheme="majorHAnsi" w:cstheme="majorHAnsi"/>
          <w:color w:val="000000" w:themeColor="text1"/>
          <w:spacing w:val="-1"/>
          <w:sz w:val="26"/>
          <w:szCs w:val="26"/>
          <w:lang w:val="en-US"/>
        </w:rPr>
        <w:t>chỉnh</w:t>
      </w:r>
      <w:proofErr w:type="spellEnd"/>
      <w:r w:rsidRPr="00734B1F">
        <w:rPr>
          <w:rFonts w:asciiTheme="majorHAnsi" w:eastAsia="Times New Roman" w:hAnsiTheme="majorHAnsi" w:cstheme="majorHAnsi"/>
          <w:color w:val="000000" w:themeColor="text1"/>
          <w:spacing w:val="-1"/>
          <w:sz w:val="26"/>
          <w:szCs w:val="26"/>
          <w:lang w:val="en-US"/>
        </w:rPr>
        <w:t>.</w:t>
      </w:r>
    </w:p>
    <w:p w14:paraId="6D8300B1" w14:textId="1CB50BFD"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nhược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điểm</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còn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tồn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tại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Pr="00734B1F">
        <w:rPr>
          <w:rFonts w:asciiTheme="majorHAnsi" w:eastAsia="Calibri" w:hAnsiTheme="majorHAnsi" w:cstheme="majorHAnsi"/>
          <w:b/>
          <w:bCs/>
          <w:color w:val="000000" w:themeColor="text1"/>
          <w:sz w:val="26"/>
          <w:szCs w:val="26"/>
          <w:lang w:val="en-US"/>
        </w:rPr>
        <w:t xml:space="preserve"> </w:t>
      </w:r>
      <w:r w:rsidR="008F249D" w:rsidRPr="00734B1F">
        <w:rPr>
          <w:rFonts w:asciiTheme="majorHAnsi" w:eastAsia="Calibri" w:hAnsiTheme="majorHAnsi" w:cstheme="majorHAnsi"/>
          <w:b/>
          <w:bCs/>
          <w:color w:val="000000" w:themeColor="text1"/>
          <w:sz w:val="26"/>
          <w:szCs w:val="26"/>
          <w:lang w:val="en-US"/>
        </w:rPr>
        <w:t>Java</w:t>
      </w:r>
      <w:r w:rsidRPr="00734B1F">
        <w:rPr>
          <w:rFonts w:asciiTheme="majorHAnsi" w:eastAsia="Calibri" w:hAnsiTheme="majorHAnsi" w:cstheme="majorHAnsi"/>
          <w:b/>
          <w:bCs/>
          <w:color w:val="000000" w:themeColor="text1"/>
          <w:sz w:val="26"/>
          <w:szCs w:val="26"/>
          <w:lang w:val="en-US"/>
        </w:rPr>
        <w:t>Script</w:t>
      </w:r>
    </w:p>
    <w:p w14:paraId="47DCE4CF" w14:textId="55DCA828" w:rsidR="00DE0D55" w:rsidRPr="00734B1F" w:rsidRDefault="00D041C3" w:rsidP="007A2CC5">
      <w:pPr>
        <w:numPr>
          <w:ilvl w:val="0"/>
          <w:numId w:val="15"/>
        </w:numPr>
        <w:spacing w:before="120" w:after="120" w:line="312" w:lineRule="auto"/>
        <w:ind w:firstLine="27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vấn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đề</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về</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bảo</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mật</w:t>
      </w:r>
      <w:proofErr w:type="spellEnd"/>
    </w:p>
    <w:p w14:paraId="539F6805" w14:textId="64B04794" w:rsidR="00DE0D55" w:rsidRPr="00734B1F" w:rsidRDefault="00DD6FB9" w:rsidP="00DD6FB9">
      <w:pPr>
        <w:spacing w:before="120" w:after="120" w:line="312" w:lineRule="auto"/>
        <w:ind w:firstLine="720"/>
        <w:contextualSpacing/>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đoạn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Javascript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nối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thực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chủ</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ngay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do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khai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Mặc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số</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chế</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định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thiết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bởi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chuẩn</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đại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duyệt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độc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hại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vẫn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tuân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thủ</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định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hạn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chế</w:t>
      </w:r>
      <w:proofErr w:type="spellEnd"/>
      <w:r w:rsidRPr="00734B1F">
        <w:rPr>
          <w:rFonts w:asciiTheme="majorHAnsi" w:eastAsia="Calibri" w:hAnsiTheme="majorHAnsi" w:cstheme="majorHAnsi"/>
          <w:color w:val="000000" w:themeColor="text1"/>
          <w:sz w:val="26"/>
          <w:szCs w:val="26"/>
          <w:lang w:val="en-US"/>
        </w:rPr>
        <w:t>.</w:t>
      </w:r>
    </w:p>
    <w:p w14:paraId="59B6E94F" w14:textId="3A376ADD" w:rsidR="00DD6FB9" w:rsidRPr="00734B1F" w:rsidRDefault="00DD6FB9" w:rsidP="007A2CC5">
      <w:pPr>
        <w:numPr>
          <w:ilvl w:val="0"/>
          <w:numId w:val="15"/>
        </w:numPr>
        <w:spacing w:before="120" w:after="120" w:line="312" w:lineRule="auto"/>
        <w:ind w:firstLine="270"/>
        <w:contextualSpacing/>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Thiếu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các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tính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năng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quan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trọng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sau</w:t>
      </w:r>
      <w:proofErr w:type="spellEnd"/>
    </w:p>
    <w:p w14:paraId="7B0B7DDE" w14:textId="0217485F" w:rsidR="00DD6FB9" w:rsidRPr="00734B1F" w:rsidRDefault="00DD6FB9" w:rsidP="00DD6FB9">
      <w:pPr>
        <w:spacing w:before="120" w:after="120" w:line="312" w:lineRule="auto"/>
        <w:ind w:firstLine="720"/>
        <w:contextualSpacing/>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JavaScript </w:t>
      </w:r>
      <w:proofErr w:type="spellStart"/>
      <w:r w:rsidRPr="00734B1F">
        <w:rPr>
          <w:rFonts w:asciiTheme="majorHAnsi" w:eastAsia="Calibri" w:hAnsiTheme="majorHAnsi" w:cstheme="majorHAnsi"/>
          <w:color w:val="000000" w:themeColor="text1"/>
          <w:sz w:val="26"/>
          <w:szCs w:val="26"/>
          <w:lang w:val="en-US"/>
        </w:rPr>
        <w:t>phía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máy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phép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đọc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hoặc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ghi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tệp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vì</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lý</w:t>
      </w:r>
      <w:proofErr w:type="spellEnd"/>
      <w:r w:rsidRPr="00734B1F">
        <w:rPr>
          <w:rFonts w:asciiTheme="majorHAnsi" w:eastAsia="Calibri" w:hAnsiTheme="majorHAnsi" w:cstheme="majorHAnsi"/>
          <w:color w:val="000000" w:themeColor="text1"/>
          <w:sz w:val="26"/>
          <w:szCs w:val="26"/>
          <w:lang w:val="en-US"/>
        </w:rPr>
        <w:t xml:space="preserve"> do </w:t>
      </w:r>
      <w:proofErr w:type="gramStart"/>
      <w:r w:rsidRPr="00734B1F">
        <w:rPr>
          <w:rFonts w:asciiTheme="majorHAnsi" w:eastAsia="Calibri" w:hAnsiTheme="majorHAnsi" w:cstheme="majorHAnsi"/>
          <w:color w:val="000000" w:themeColor="text1"/>
          <w:sz w:val="26"/>
          <w:szCs w:val="26"/>
          <w:lang w:val="en-US"/>
        </w:rPr>
        <w:t>an</w:t>
      </w:r>
      <w:proofErr w:type="gram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ninh</w:t>
      </w:r>
      <w:proofErr w:type="spellEnd"/>
      <w:r w:rsidRPr="00734B1F">
        <w:rPr>
          <w:rFonts w:asciiTheme="majorHAnsi" w:eastAsia="Calibri" w:hAnsiTheme="majorHAnsi" w:cstheme="majorHAnsi"/>
          <w:color w:val="000000" w:themeColor="text1"/>
          <w:sz w:val="26"/>
          <w:szCs w:val="26"/>
          <w:lang w:val="en-US"/>
        </w:rPr>
        <w:t>.</w:t>
      </w:r>
    </w:p>
    <w:p w14:paraId="52400A46" w14:textId="47E89707" w:rsidR="00DD6FB9" w:rsidRPr="00734B1F" w:rsidRDefault="00DD6FB9" w:rsidP="00DD6FB9">
      <w:pPr>
        <w:spacing w:before="120" w:after="120" w:line="312" w:lineRule="auto"/>
        <w:ind w:firstLine="720"/>
        <w:contextualSpacing/>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JavaScript </w:t>
      </w:r>
      <w:proofErr w:type="spellStart"/>
      <w:r w:rsidRPr="00734B1F">
        <w:rPr>
          <w:rFonts w:asciiTheme="majorHAnsi" w:eastAsia="Calibri" w:hAnsiTheme="majorHAnsi" w:cstheme="majorHAnsi"/>
          <w:color w:val="000000" w:themeColor="text1"/>
          <w:sz w:val="26"/>
          <w:szCs w:val="26"/>
          <w:lang w:val="en-US"/>
        </w:rPr>
        <w:t>không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vì</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hỗ</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như</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vậy</w:t>
      </w:r>
      <w:proofErr w:type="spellEnd"/>
      <w:r w:rsidRPr="00734B1F">
        <w:rPr>
          <w:rFonts w:asciiTheme="majorHAnsi" w:eastAsia="Calibri" w:hAnsiTheme="majorHAnsi" w:cstheme="majorHAnsi"/>
          <w:color w:val="000000" w:themeColor="text1"/>
          <w:sz w:val="26"/>
          <w:szCs w:val="26"/>
          <w:lang w:val="en-US"/>
        </w:rPr>
        <w:t>.</w:t>
      </w:r>
    </w:p>
    <w:p w14:paraId="5DF2CCC6" w14:textId="46A69F72" w:rsidR="009050C8" w:rsidRPr="00734B1F" w:rsidRDefault="00DD6FB9" w:rsidP="009050C8">
      <w:pPr>
        <w:spacing w:before="120" w:after="120" w:line="312" w:lineRule="auto"/>
        <w:ind w:firstLine="720"/>
        <w:contextualSpacing/>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JavaScript </w:t>
      </w:r>
      <w:proofErr w:type="spellStart"/>
      <w:r w:rsidRPr="00734B1F">
        <w:rPr>
          <w:rFonts w:asciiTheme="majorHAnsi" w:eastAsia="Calibri" w:hAnsiTheme="majorHAnsi" w:cstheme="majorHAnsi"/>
          <w:color w:val="000000" w:themeColor="text1"/>
          <w:sz w:val="26"/>
          <w:szCs w:val="26"/>
          <w:lang w:val="en-US"/>
        </w:rPr>
        <w:t>không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bất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năng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luồng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hoặc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nào</w:t>
      </w:r>
      <w:proofErr w:type="spellEnd"/>
      <w:r w:rsidRPr="00734B1F">
        <w:rPr>
          <w:rFonts w:asciiTheme="majorHAnsi" w:eastAsia="Calibri" w:hAnsiTheme="majorHAnsi" w:cstheme="majorHAnsi"/>
          <w:color w:val="000000" w:themeColor="text1"/>
          <w:sz w:val="26"/>
          <w:szCs w:val="26"/>
          <w:lang w:val="en-US"/>
        </w:rPr>
        <w:t>.</w:t>
      </w:r>
    </w:p>
    <w:p w14:paraId="57BE7BFA" w14:textId="1F1F7A98" w:rsidR="00F16FA5" w:rsidRPr="00734B1F" w:rsidRDefault="00F16FA5" w:rsidP="008625ED">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116" w:name="_Toc85787465"/>
      <w:bookmarkStart w:id="117" w:name="_Toc104936241"/>
      <w:proofErr w:type="spellStart"/>
      <w:r w:rsidRPr="00734B1F">
        <w:rPr>
          <w:rFonts w:asciiTheme="majorHAnsi" w:eastAsia="Calibri" w:hAnsiTheme="majorHAnsi" w:cstheme="majorHAnsi"/>
          <w:b/>
          <w:bCs/>
          <w:color w:val="000000" w:themeColor="text1"/>
          <w:sz w:val="26"/>
          <w:szCs w:val="26"/>
          <w:lang w:val="en-US"/>
        </w:rPr>
        <w:t>Tổng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quan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về</w:t>
      </w:r>
      <w:proofErr w:type="spellEnd"/>
      <w:r w:rsidRPr="00734B1F">
        <w:rPr>
          <w:rFonts w:asciiTheme="majorHAnsi" w:eastAsia="Calibri" w:hAnsiTheme="majorHAnsi" w:cstheme="majorHAnsi"/>
          <w:b/>
          <w:bCs/>
          <w:color w:val="000000" w:themeColor="text1"/>
          <w:sz w:val="26"/>
          <w:szCs w:val="26"/>
          <w:lang w:val="en-US"/>
        </w:rPr>
        <w:t xml:space="preserve"> </w:t>
      </w:r>
      <w:r w:rsidR="00326AFD" w:rsidRPr="00734B1F">
        <w:rPr>
          <w:rFonts w:asciiTheme="majorHAnsi" w:eastAsia="Calibri" w:hAnsiTheme="majorHAnsi" w:cstheme="majorHAnsi"/>
          <w:b/>
          <w:bCs/>
          <w:color w:val="000000" w:themeColor="text1"/>
          <w:sz w:val="26"/>
          <w:szCs w:val="26"/>
          <w:lang w:val="en-US"/>
        </w:rPr>
        <w:t xml:space="preserve">Laravel </w:t>
      </w:r>
      <w:r w:rsidRPr="00734B1F">
        <w:rPr>
          <w:rFonts w:asciiTheme="majorHAnsi" w:eastAsia="Calibri" w:hAnsiTheme="majorHAnsi" w:cstheme="majorHAnsi"/>
          <w:b/>
          <w:bCs/>
          <w:color w:val="000000" w:themeColor="text1"/>
          <w:sz w:val="26"/>
          <w:szCs w:val="26"/>
          <w:lang w:val="en-US"/>
        </w:rPr>
        <w:t>Framework</w:t>
      </w:r>
      <w:bookmarkEnd w:id="116"/>
      <w:bookmarkEnd w:id="117"/>
    </w:p>
    <w:p w14:paraId="41A71949" w14:textId="1C0ACE25"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Tổng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quan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về</w:t>
      </w:r>
      <w:proofErr w:type="spellEnd"/>
      <w:r w:rsidRPr="00734B1F">
        <w:rPr>
          <w:rFonts w:asciiTheme="majorHAnsi" w:eastAsia="Calibri" w:hAnsiTheme="majorHAnsi" w:cstheme="majorHAnsi"/>
          <w:b/>
          <w:bCs/>
          <w:color w:val="000000" w:themeColor="text1"/>
          <w:sz w:val="26"/>
          <w:szCs w:val="26"/>
          <w:lang w:val="en-US"/>
        </w:rPr>
        <w:t xml:space="preserve"> </w:t>
      </w:r>
      <w:r w:rsidR="00326AFD" w:rsidRPr="00734B1F">
        <w:rPr>
          <w:rFonts w:asciiTheme="majorHAnsi" w:eastAsia="Calibri" w:hAnsiTheme="majorHAnsi" w:cstheme="majorHAnsi"/>
          <w:b/>
          <w:bCs/>
          <w:color w:val="000000" w:themeColor="text1"/>
          <w:sz w:val="26"/>
          <w:szCs w:val="26"/>
          <w:lang w:val="en-US"/>
        </w:rPr>
        <w:t>Laravel</w:t>
      </w:r>
    </w:p>
    <w:p w14:paraId="556DE9EA" w14:textId="11661659" w:rsidR="00326AFD" w:rsidRPr="00734B1F" w:rsidRDefault="00D8305D" w:rsidP="008C5F20">
      <w:pPr>
        <w:spacing w:before="100" w:beforeAutospacing="1" w:after="100" w:afterAutospacing="1" w:line="240" w:lineRule="auto"/>
        <w:ind w:left="360"/>
        <w:rPr>
          <w:rFonts w:asciiTheme="majorHAnsi" w:hAnsiTheme="majorHAnsi" w:cstheme="majorHAnsi"/>
          <w:color w:val="000000" w:themeColor="text1"/>
          <w:sz w:val="26"/>
          <w:szCs w:val="26"/>
        </w:rPr>
      </w:pPr>
      <w:hyperlink r:id="rId34" w:anchor="gid=69851113" w:tgtFrame="_blank" w:history="1">
        <w:r w:rsidR="00326AFD" w:rsidRPr="00734B1F">
          <w:rPr>
            <w:rStyle w:val="Hyperlink"/>
            <w:rFonts w:asciiTheme="majorHAnsi" w:hAnsiTheme="majorHAnsi" w:cstheme="majorHAnsi"/>
            <w:color w:val="000000" w:themeColor="text1"/>
            <w:sz w:val="26"/>
            <w:szCs w:val="26"/>
            <w:u w:val="none"/>
          </w:rPr>
          <w:t>Laravel là PHP Web Framework miễn phí, mã nguồn mở, dành cho việc phát triển các ứng dụng web theo mô hình kiến trúc mô hình MVC và dựa trên Symfony PHP Framework. Một số tính năng của Laravel như là sử dụng hệ thống đóng gói module, quản lý package (Composer), hỗ trợ nhiều hệ quản trị CSDL quan hệ (MySQL, MariaDB, SQLite, PostgreSQL,…), các tiện ích hỗ trợ triển khai và bảo trì ứng dụng.</w:t>
        </w:r>
      </w:hyperlink>
    </w:p>
    <w:p w14:paraId="74B38BF3" w14:textId="77777777" w:rsidR="00326AFD" w:rsidRPr="00734B1F" w:rsidRDefault="00326AFD" w:rsidP="008C5F20">
      <w:pPr>
        <w:spacing w:before="100" w:beforeAutospacing="1" w:after="100" w:afterAutospacing="1" w:line="240" w:lineRule="auto"/>
        <w:ind w:left="360"/>
        <w:rPr>
          <w:rFonts w:asciiTheme="majorHAnsi" w:hAnsiTheme="majorHAnsi" w:cstheme="majorHAnsi"/>
          <w:color w:val="000000" w:themeColor="text1"/>
          <w:sz w:val="26"/>
          <w:szCs w:val="26"/>
        </w:rPr>
      </w:pPr>
      <w:r w:rsidRPr="00734B1F">
        <w:rPr>
          <w:rStyle w:val="jsgrdq"/>
          <w:rFonts w:asciiTheme="majorHAnsi" w:hAnsiTheme="majorHAnsi" w:cstheme="majorHAnsi"/>
          <w:color w:val="000000" w:themeColor="text1"/>
          <w:sz w:val="26"/>
          <w:szCs w:val="26"/>
        </w:rPr>
        <w:t>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chuộc và được cộng đồng sử dụng nhiều nhất khi phát triển web với PHP.</w:t>
      </w:r>
    </w:p>
    <w:p w14:paraId="4575A224" w14:textId="77777777" w:rsidR="00326AFD" w:rsidRDefault="00326AFD" w:rsidP="00F16FA5">
      <w:pPr>
        <w:spacing w:before="120" w:after="120" w:line="312" w:lineRule="auto"/>
        <w:ind w:firstLine="720"/>
        <w:jc w:val="both"/>
        <w:rPr>
          <w:rFonts w:asciiTheme="majorHAnsi" w:eastAsia="Times New Roman" w:hAnsiTheme="majorHAnsi" w:cstheme="majorHAnsi"/>
          <w:color w:val="000000" w:themeColor="text1"/>
          <w:spacing w:val="-1"/>
          <w:sz w:val="26"/>
          <w:szCs w:val="26"/>
          <w:lang w:val="en-US"/>
        </w:rPr>
      </w:pPr>
    </w:p>
    <w:p w14:paraId="0A7B5F5F" w14:textId="2666F49E" w:rsidR="0088180B" w:rsidRDefault="0088180B" w:rsidP="00F16FA5">
      <w:pPr>
        <w:spacing w:before="120" w:after="120" w:line="312" w:lineRule="auto"/>
        <w:ind w:firstLine="720"/>
        <w:jc w:val="both"/>
        <w:rPr>
          <w:rFonts w:asciiTheme="majorHAnsi" w:eastAsia="Times New Roman" w:hAnsiTheme="majorHAnsi" w:cstheme="majorHAnsi"/>
          <w:color w:val="000000" w:themeColor="text1"/>
          <w:spacing w:val="-1"/>
          <w:sz w:val="26"/>
          <w:szCs w:val="26"/>
          <w:lang w:val="en-US"/>
        </w:rPr>
      </w:pPr>
    </w:p>
    <w:p w14:paraId="56C30D7D" w14:textId="77777777" w:rsidR="0088180B" w:rsidRPr="00734B1F" w:rsidRDefault="0088180B" w:rsidP="00F16FA5">
      <w:pPr>
        <w:spacing w:before="120" w:after="120" w:line="312" w:lineRule="auto"/>
        <w:ind w:firstLine="720"/>
        <w:jc w:val="both"/>
        <w:rPr>
          <w:rFonts w:asciiTheme="majorHAnsi" w:eastAsia="Times New Roman" w:hAnsiTheme="majorHAnsi" w:cstheme="majorHAnsi"/>
          <w:color w:val="000000" w:themeColor="text1"/>
          <w:spacing w:val="-1"/>
          <w:sz w:val="26"/>
          <w:szCs w:val="26"/>
          <w:lang w:val="en-US"/>
        </w:rPr>
      </w:pPr>
    </w:p>
    <w:p w14:paraId="2F322277" w14:textId="694848AE" w:rsidR="00F16FA5" w:rsidRPr="00734B1F" w:rsidRDefault="00F16FA5" w:rsidP="00F16FA5">
      <w:pPr>
        <w:spacing w:before="120" w:after="120" w:line="312" w:lineRule="auto"/>
        <w:ind w:firstLine="720"/>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lastRenderedPageBreak/>
        <w:t>Những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thuận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lợi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00326AFD" w:rsidRPr="00734B1F">
        <w:rPr>
          <w:rFonts w:asciiTheme="majorHAnsi" w:eastAsia="Calibri" w:hAnsiTheme="majorHAnsi" w:cstheme="majorHAnsi"/>
          <w:b/>
          <w:bCs/>
          <w:color w:val="000000" w:themeColor="text1"/>
          <w:sz w:val="26"/>
          <w:szCs w:val="26"/>
          <w:lang w:val="en-US"/>
        </w:rPr>
        <w:t xml:space="preserve"> Laravel</w:t>
      </w:r>
    </w:p>
    <w:p w14:paraId="0E74D1F1" w14:textId="2F9F77AF" w:rsidR="00F16FA5" w:rsidRPr="00734B1F" w:rsidRDefault="00F16FA5" w:rsidP="007A2CC5">
      <w:pPr>
        <w:numPr>
          <w:ilvl w:val="0"/>
          <w:numId w:val="16"/>
        </w:numPr>
        <w:spacing w:before="120" w:after="120" w:line="312" w:lineRule="auto"/>
        <w:ind w:firstLine="360"/>
        <w:jc w:val="both"/>
        <w:outlineLvl w:val="4"/>
        <w:rPr>
          <w:rFonts w:asciiTheme="majorHAnsi" w:eastAsia="Calibri" w:hAnsiTheme="majorHAnsi" w:cstheme="majorHAnsi"/>
          <w:b/>
          <w:bCs/>
          <w:color w:val="000000" w:themeColor="text1"/>
          <w:sz w:val="26"/>
          <w:szCs w:val="26"/>
          <w:lang w:val="en-US"/>
        </w:rPr>
      </w:pPr>
      <w:bookmarkStart w:id="118" w:name="_Toc85194860"/>
      <w:bookmarkStart w:id="119" w:name="_Toc85195694"/>
      <w:bookmarkStart w:id="120" w:name="_Toc85784654"/>
      <w:proofErr w:type="spellStart"/>
      <w:r w:rsidRPr="00734B1F">
        <w:rPr>
          <w:rFonts w:asciiTheme="majorHAnsi" w:eastAsia="Calibri" w:hAnsiTheme="majorHAnsi" w:cstheme="majorHAnsi"/>
          <w:b/>
          <w:bCs/>
          <w:color w:val="000000" w:themeColor="text1"/>
          <w:sz w:val="26"/>
          <w:szCs w:val="26"/>
          <w:lang w:val="en-US"/>
        </w:rPr>
        <w:t>Lợi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ích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Pr="00734B1F">
        <w:rPr>
          <w:rFonts w:asciiTheme="majorHAnsi" w:eastAsia="Calibri" w:hAnsiTheme="majorHAnsi" w:cstheme="majorHAnsi"/>
          <w:b/>
          <w:bCs/>
          <w:color w:val="000000" w:themeColor="text1"/>
          <w:sz w:val="26"/>
          <w:szCs w:val="26"/>
          <w:lang w:val="en-US"/>
        </w:rPr>
        <w:t xml:space="preserve"> </w:t>
      </w:r>
      <w:bookmarkEnd w:id="118"/>
      <w:bookmarkEnd w:id="119"/>
      <w:bookmarkEnd w:id="120"/>
      <w:r w:rsidR="00326AFD" w:rsidRPr="00734B1F">
        <w:rPr>
          <w:rFonts w:asciiTheme="majorHAnsi" w:eastAsia="Calibri" w:hAnsiTheme="majorHAnsi" w:cstheme="majorHAnsi"/>
          <w:b/>
          <w:bCs/>
          <w:color w:val="000000" w:themeColor="text1"/>
          <w:sz w:val="26"/>
          <w:szCs w:val="26"/>
          <w:lang w:val="en-US"/>
        </w:rPr>
        <w:t>Laravel</w:t>
      </w:r>
    </w:p>
    <w:p w14:paraId="4BDB8277" w14:textId="14740D21" w:rsidR="00A11B19" w:rsidRPr="00734B1F" w:rsidRDefault="00D8305D" w:rsidP="00A11B19">
      <w:pPr>
        <w:spacing w:before="100" w:beforeAutospacing="1" w:after="100" w:afterAutospacing="1" w:line="240" w:lineRule="auto"/>
        <w:ind w:left="360"/>
        <w:rPr>
          <w:rFonts w:asciiTheme="majorHAnsi" w:hAnsiTheme="majorHAnsi" w:cstheme="majorHAnsi"/>
          <w:color w:val="000000" w:themeColor="text1"/>
          <w:sz w:val="26"/>
          <w:szCs w:val="26"/>
        </w:rPr>
      </w:pPr>
      <w:hyperlink r:id="rId35" w:anchor="gid=69851113" w:tgtFrame="_blank" w:history="1">
        <w:r w:rsidR="00A11B19" w:rsidRPr="00734B1F">
          <w:rPr>
            <w:rStyle w:val="Hyperlink"/>
            <w:rFonts w:asciiTheme="majorHAnsi" w:hAnsiTheme="majorHAnsi" w:cstheme="majorHAnsi"/>
            <w:color w:val="000000" w:themeColor="text1"/>
            <w:sz w:val="26"/>
            <w:szCs w:val="26"/>
            <w:u w:val="none"/>
          </w:rPr>
          <w:t>Nguồn tài nguyên vô cùng lớn và sẵn có: nguồn tài nguyên của Laravel rất thân thiện với các lập trình viên với đa dạng tài liệu khác nhau để tham khảo. Các phiên bản được phát hành đều có nguồn tài liệu phù hợp với ứng dụng của mình.</w:t>
        </w:r>
      </w:hyperlink>
    </w:p>
    <w:p w14:paraId="3F28FC67" w14:textId="432878B0" w:rsidR="00A11B19" w:rsidRPr="00734B1F" w:rsidRDefault="00D8305D" w:rsidP="00A11B19">
      <w:pPr>
        <w:spacing w:before="100" w:beforeAutospacing="1" w:after="100" w:afterAutospacing="1" w:line="240" w:lineRule="auto"/>
        <w:ind w:left="360"/>
        <w:rPr>
          <w:rFonts w:asciiTheme="majorHAnsi" w:hAnsiTheme="majorHAnsi" w:cstheme="majorHAnsi"/>
          <w:color w:val="000000" w:themeColor="text1"/>
          <w:sz w:val="26"/>
          <w:szCs w:val="26"/>
        </w:rPr>
      </w:pPr>
      <w:hyperlink r:id="rId36" w:anchor="gid=69851113" w:tgtFrame="_blank" w:history="1">
        <w:r w:rsidR="00A11B19" w:rsidRPr="00734B1F">
          <w:rPr>
            <w:rStyle w:val="Hyperlink"/>
            <w:rFonts w:asciiTheme="majorHAnsi" w:hAnsiTheme="majorHAnsi" w:cstheme="majorHAnsi"/>
            <w:color w:val="000000" w:themeColor="text1"/>
            <w:sz w:val="26"/>
            <w:szCs w:val="26"/>
            <w:u w:val="none"/>
          </w:rPr>
          <w:t>Tích hợp với dịch vụ mail: Lavarel là framework được trang bị API sạch trên thư viện SwiftMailer, do đó, bạn có thể gửi thư qua các dịch vụ dựa trên nền tảng đám mây hoặc local.</w:t>
        </w:r>
      </w:hyperlink>
    </w:p>
    <w:p w14:paraId="2267C7D9" w14:textId="02AADFA4" w:rsidR="00A11B19" w:rsidRPr="00734B1F" w:rsidRDefault="00D8305D" w:rsidP="00A11B19">
      <w:pPr>
        <w:spacing w:before="100" w:beforeAutospacing="1" w:after="100" w:afterAutospacing="1" w:line="240" w:lineRule="auto"/>
        <w:ind w:left="360"/>
        <w:rPr>
          <w:rFonts w:asciiTheme="majorHAnsi" w:hAnsiTheme="majorHAnsi" w:cstheme="majorHAnsi"/>
          <w:color w:val="000000" w:themeColor="text1"/>
          <w:sz w:val="26"/>
          <w:szCs w:val="26"/>
        </w:rPr>
      </w:pPr>
      <w:hyperlink r:id="rId37" w:anchor="gid=69851113" w:tgtFrame="_blank" w:history="1">
        <w:r w:rsidR="00A11B19" w:rsidRPr="00734B1F">
          <w:rPr>
            <w:rStyle w:val="Hyperlink"/>
            <w:rFonts w:asciiTheme="majorHAnsi" w:hAnsiTheme="majorHAnsi" w:cstheme="majorHAnsi"/>
            <w:color w:val="000000" w:themeColor="text1"/>
            <w:sz w:val="26"/>
            <w:szCs w:val="26"/>
            <w:u w:val="none"/>
          </w:rPr>
          <w:t>Tốc độ xử lý nhanh: Laravel hỗ trợ hiệu quả cho việc tạo lập website hay các dự án lớn trong thời gian ngắn. Vì vậy, nó được các công ty công nghệ và lập trình viên sử dụng rộng rãi để phát triển các sản phẩm của họ.</w:t>
        </w:r>
      </w:hyperlink>
    </w:p>
    <w:p w14:paraId="026A8DCD" w14:textId="70525909" w:rsidR="00A11B19" w:rsidRPr="00734B1F" w:rsidRDefault="00D8305D" w:rsidP="00A11B19">
      <w:pPr>
        <w:spacing w:before="100" w:beforeAutospacing="1" w:after="100" w:afterAutospacing="1" w:line="240" w:lineRule="auto"/>
        <w:ind w:left="360"/>
        <w:rPr>
          <w:rFonts w:asciiTheme="majorHAnsi" w:hAnsiTheme="majorHAnsi" w:cstheme="majorHAnsi"/>
          <w:color w:val="000000" w:themeColor="text1"/>
          <w:sz w:val="26"/>
          <w:szCs w:val="26"/>
        </w:rPr>
      </w:pPr>
      <w:hyperlink r:id="rId38" w:anchor="gid=69851113" w:tgtFrame="_blank" w:history="1">
        <w:r w:rsidR="00A11B19" w:rsidRPr="00734B1F">
          <w:rPr>
            <w:rStyle w:val="Hyperlink"/>
            <w:rFonts w:asciiTheme="majorHAnsi" w:hAnsiTheme="majorHAnsi" w:cstheme="majorHAnsi"/>
            <w:color w:val="000000" w:themeColor="text1"/>
            <w:sz w:val="26"/>
            <w:szCs w:val="26"/>
            <w:u w:val="none"/>
          </w:rPr>
          <w:t>Dễ sử dụng: Laravel được đón nhận và trở nên sử dụng phổ biến vì nó rất d sử dụng. Thường chỉ mất vài giờ, bạn có thể bắt đầu thực hiện một dự án nhỏ với vốn kiến thức cơ bản nhất về lập trình với PHP.</w:t>
        </w:r>
      </w:hyperlink>
    </w:p>
    <w:p w14:paraId="4CCEAD44" w14:textId="15AA3F75" w:rsidR="00A11B19" w:rsidRPr="00734B1F" w:rsidRDefault="00D8305D" w:rsidP="00A11B19">
      <w:pPr>
        <w:spacing w:before="100" w:beforeAutospacing="1" w:after="100" w:afterAutospacing="1" w:line="240" w:lineRule="auto"/>
        <w:ind w:left="360"/>
        <w:rPr>
          <w:rFonts w:asciiTheme="majorHAnsi" w:hAnsiTheme="majorHAnsi" w:cstheme="majorHAnsi"/>
          <w:color w:val="000000" w:themeColor="text1"/>
          <w:sz w:val="26"/>
          <w:szCs w:val="26"/>
        </w:rPr>
      </w:pPr>
      <w:hyperlink r:id="rId39" w:anchor="gid=69851113" w:tgtFrame="_blank" w:history="1">
        <w:r w:rsidR="00A11B19" w:rsidRPr="00734B1F">
          <w:rPr>
            <w:rStyle w:val="Hyperlink"/>
            <w:rFonts w:asciiTheme="majorHAnsi" w:hAnsiTheme="majorHAnsi" w:cstheme="majorHAnsi"/>
            <w:color w:val="000000" w:themeColor="text1"/>
            <w:sz w:val="26"/>
            <w:szCs w:val="26"/>
            <w:u w:val="none"/>
          </w:rPr>
          <w:t>Tính bảo mật cao: Laravel cung cấp sẵn cho người dùng các tính năng bảo mật mạnh mẽ để người dùng hoàn toàn tập trung vào việc phát triển sản phẩm của mình</w:t>
        </w:r>
      </w:hyperlink>
    </w:p>
    <w:p w14:paraId="381BCE28" w14:textId="55F6A01F" w:rsidR="00D63C9B" w:rsidRPr="00734B1F" w:rsidRDefault="00F16FA5" w:rsidP="007A2CC5">
      <w:pPr>
        <w:numPr>
          <w:ilvl w:val="0"/>
          <w:numId w:val="16"/>
        </w:numPr>
        <w:spacing w:before="120" w:after="120" w:line="312" w:lineRule="auto"/>
        <w:ind w:firstLine="360"/>
        <w:contextualSpacing/>
        <w:jc w:val="both"/>
        <w:outlineLvl w:val="4"/>
        <w:rPr>
          <w:rFonts w:asciiTheme="majorHAnsi" w:eastAsia="Calibri" w:hAnsiTheme="majorHAnsi" w:cstheme="majorHAnsi"/>
          <w:b/>
          <w:bCs/>
          <w:color w:val="000000" w:themeColor="text1"/>
          <w:sz w:val="26"/>
          <w:szCs w:val="26"/>
          <w:lang w:val="en-US"/>
        </w:rPr>
      </w:pPr>
      <w:bookmarkStart w:id="121" w:name="_Toc85194861"/>
      <w:bookmarkStart w:id="122" w:name="_Toc85195695"/>
      <w:bookmarkStart w:id="123" w:name="_Toc85784655"/>
      <w:proofErr w:type="spellStart"/>
      <w:r w:rsidRPr="00734B1F">
        <w:rPr>
          <w:rFonts w:asciiTheme="majorHAnsi" w:eastAsia="Calibri" w:hAnsiTheme="majorHAnsi" w:cstheme="majorHAnsi"/>
          <w:b/>
          <w:bCs/>
          <w:color w:val="000000" w:themeColor="text1"/>
          <w:sz w:val="26"/>
          <w:szCs w:val="26"/>
          <w:lang w:val="en-US"/>
        </w:rPr>
        <w:t>Những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tính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năng</w:t>
      </w:r>
      <w:proofErr w:type="spellEnd"/>
      <w:r w:rsidR="00805297" w:rsidRPr="00734B1F">
        <w:rPr>
          <w:rFonts w:asciiTheme="majorHAnsi" w:eastAsia="Calibri" w:hAnsiTheme="majorHAnsi" w:cstheme="majorHAnsi"/>
          <w:b/>
          <w:bCs/>
          <w:color w:val="000000" w:themeColor="text1"/>
          <w:sz w:val="26"/>
          <w:szCs w:val="26"/>
          <w:lang w:val="en-US"/>
        </w:rPr>
        <w:t xml:space="preserve"> </w:t>
      </w:r>
      <w:proofErr w:type="spellStart"/>
      <w:r w:rsidR="00805297" w:rsidRPr="00734B1F">
        <w:rPr>
          <w:rFonts w:asciiTheme="majorHAnsi" w:eastAsia="Calibri" w:hAnsiTheme="majorHAnsi" w:cstheme="majorHAnsi"/>
          <w:b/>
          <w:bCs/>
          <w:color w:val="000000" w:themeColor="text1"/>
          <w:sz w:val="26"/>
          <w:szCs w:val="26"/>
          <w:lang w:val="en-US"/>
        </w:rPr>
        <w:t>đặc</w:t>
      </w:r>
      <w:proofErr w:type="spellEnd"/>
      <w:r w:rsidR="00805297" w:rsidRPr="00734B1F">
        <w:rPr>
          <w:rFonts w:asciiTheme="majorHAnsi" w:eastAsia="Calibri" w:hAnsiTheme="majorHAnsi" w:cstheme="majorHAnsi"/>
          <w:b/>
          <w:bCs/>
          <w:color w:val="000000" w:themeColor="text1"/>
          <w:sz w:val="26"/>
          <w:szCs w:val="26"/>
          <w:lang w:val="en-US"/>
        </w:rPr>
        <w:t xml:space="preserve"> </w:t>
      </w:r>
      <w:proofErr w:type="spellStart"/>
      <w:r w:rsidR="00805297" w:rsidRPr="00734B1F">
        <w:rPr>
          <w:rFonts w:asciiTheme="majorHAnsi" w:eastAsia="Calibri" w:hAnsiTheme="majorHAnsi" w:cstheme="majorHAnsi"/>
          <w:b/>
          <w:bCs/>
          <w:color w:val="000000" w:themeColor="text1"/>
          <w:sz w:val="26"/>
          <w:szCs w:val="26"/>
          <w:lang w:val="en-US"/>
        </w:rPr>
        <w:t>biệt</w:t>
      </w:r>
      <w:proofErr w:type="spellEnd"/>
      <w:r w:rsidR="00805297" w:rsidRPr="00734B1F">
        <w:rPr>
          <w:rFonts w:asciiTheme="majorHAnsi" w:eastAsia="Calibri" w:hAnsiTheme="majorHAnsi" w:cstheme="majorHAnsi"/>
          <w:b/>
          <w:bCs/>
          <w:color w:val="000000" w:themeColor="text1"/>
          <w:sz w:val="26"/>
          <w:szCs w:val="26"/>
          <w:lang w:val="en-US"/>
        </w:rPr>
        <w:t xml:space="preserve"> </w:t>
      </w:r>
      <w:proofErr w:type="spellStart"/>
      <w:r w:rsidR="00805297" w:rsidRPr="00734B1F">
        <w:rPr>
          <w:rFonts w:asciiTheme="majorHAnsi" w:eastAsia="Calibri" w:hAnsiTheme="majorHAnsi" w:cstheme="majorHAnsi"/>
          <w:b/>
          <w:bCs/>
          <w:color w:val="000000" w:themeColor="text1"/>
          <w:sz w:val="26"/>
          <w:szCs w:val="26"/>
          <w:lang w:val="en-US"/>
        </w:rPr>
        <w:t>khi</w:t>
      </w:r>
      <w:proofErr w:type="spellEnd"/>
      <w:r w:rsidR="00805297" w:rsidRPr="00734B1F">
        <w:rPr>
          <w:rFonts w:asciiTheme="majorHAnsi" w:eastAsia="Calibri" w:hAnsiTheme="majorHAnsi" w:cstheme="majorHAnsi"/>
          <w:b/>
          <w:bCs/>
          <w:color w:val="000000" w:themeColor="text1"/>
          <w:sz w:val="26"/>
          <w:szCs w:val="26"/>
          <w:lang w:val="en-US"/>
        </w:rPr>
        <w:t xml:space="preserve"> </w:t>
      </w:r>
      <w:proofErr w:type="spellStart"/>
      <w:r w:rsidR="00A11B19" w:rsidRPr="00734B1F">
        <w:rPr>
          <w:rFonts w:asciiTheme="majorHAnsi" w:eastAsia="Calibri" w:hAnsiTheme="majorHAnsi" w:cstheme="majorHAnsi"/>
          <w:b/>
          <w:bCs/>
          <w:color w:val="000000" w:themeColor="text1"/>
          <w:sz w:val="26"/>
          <w:szCs w:val="26"/>
          <w:lang w:val="en-US"/>
        </w:rPr>
        <w:t>sử</w:t>
      </w:r>
      <w:proofErr w:type="spellEnd"/>
      <w:r w:rsidR="00A11B19" w:rsidRPr="00734B1F">
        <w:rPr>
          <w:rFonts w:asciiTheme="majorHAnsi" w:eastAsia="Calibri" w:hAnsiTheme="majorHAnsi" w:cstheme="majorHAnsi"/>
          <w:b/>
          <w:bCs/>
          <w:color w:val="000000" w:themeColor="text1"/>
          <w:sz w:val="26"/>
          <w:szCs w:val="26"/>
          <w:lang w:val="en-US"/>
        </w:rPr>
        <w:t xml:space="preserve"> </w:t>
      </w:r>
      <w:proofErr w:type="spellStart"/>
      <w:r w:rsidR="00805297" w:rsidRPr="00734B1F">
        <w:rPr>
          <w:rFonts w:asciiTheme="majorHAnsi" w:eastAsia="Calibri" w:hAnsiTheme="majorHAnsi" w:cstheme="majorHAnsi"/>
          <w:b/>
          <w:bCs/>
          <w:color w:val="000000" w:themeColor="text1"/>
          <w:sz w:val="26"/>
          <w:szCs w:val="26"/>
          <w:lang w:val="en-US"/>
        </w:rPr>
        <w:t>d</w:t>
      </w:r>
      <w:r w:rsidR="00A11B19" w:rsidRPr="00734B1F">
        <w:rPr>
          <w:rFonts w:asciiTheme="majorHAnsi" w:eastAsia="Calibri" w:hAnsiTheme="majorHAnsi" w:cstheme="majorHAnsi"/>
          <w:b/>
          <w:bCs/>
          <w:color w:val="000000" w:themeColor="text1"/>
          <w:sz w:val="26"/>
          <w:szCs w:val="26"/>
          <w:lang w:val="en-US"/>
        </w:rPr>
        <w:t>ụ</w:t>
      </w:r>
      <w:r w:rsidR="00805297" w:rsidRPr="00734B1F">
        <w:rPr>
          <w:rFonts w:asciiTheme="majorHAnsi" w:eastAsia="Calibri" w:hAnsiTheme="majorHAnsi" w:cstheme="majorHAnsi"/>
          <w:b/>
          <w:bCs/>
          <w:color w:val="000000" w:themeColor="text1"/>
          <w:sz w:val="26"/>
          <w:szCs w:val="26"/>
          <w:lang w:val="en-US"/>
        </w:rPr>
        <w:t>ng</w:t>
      </w:r>
      <w:proofErr w:type="spellEnd"/>
      <w:r w:rsidR="00805297" w:rsidRPr="00734B1F">
        <w:rPr>
          <w:rFonts w:asciiTheme="majorHAnsi" w:eastAsia="Calibri" w:hAnsiTheme="majorHAnsi" w:cstheme="majorHAnsi"/>
          <w:b/>
          <w:bCs/>
          <w:color w:val="000000" w:themeColor="text1"/>
          <w:sz w:val="26"/>
          <w:szCs w:val="26"/>
          <w:lang w:val="en-US"/>
        </w:rPr>
        <w:t xml:space="preserve"> </w:t>
      </w:r>
      <w:bookmarkEnd w:id="121"/>
      <w:bookmarkEnd w:id="122"/>
      <w:bookmarkEnd w:id="123"/>
      <w:r w:rsidR="00A11B19" w:rsidRPr="00734B1F">
        <w:rPr>
          <w:rFonts w:asciiTheme="majorHAnsi" w:eastAsia="Calibri" w:hAnsiTheme="majorHAnsi" w:cstheme="majorHAnsi"/>
          <w:b/>
          <w:bCs/>
          <w:color w:val="000000" w:themeColor="text1"/>
          <w:sz w:val="26"/>
          <w:szCs w:val="26"/>
          <w:lang w:val="en-US"/>
        </w:rPr>
        <w:t>Laravel</w:t>
      </w:r>
    </w:p>
    <w:p w14:paraId="72D2E644" w14:textId="77777777" w:rsidR="00A11B19" w:rsidRPr="00A11B19" w:rsidRDefault="00A11B19" w:rsidP="00A11B19">
      <w:pPr>
        <w:shd w:val="clear" w:color="auto" w:fill="FFFFFF"/>
        <w:spacing w:before="240" w:after="0" w:line="240" w:lineRule="auto"/>
        <w:ind w:left="360"/>
        <w:rPr>
          <w:rFonts w:asciiTheme="majorHAnsi" w:eastAsia="Times New Roman" w:hAnsiTheme="majorHAnsi" w:cstheme="majorHAnsi"/>
          <w:color w:val="000000" w:themeColor="text1"/>
          <w:sz w:val="26"/>
          <w:szCs w:val="26"/>
          <w:lang w:val="en-US"/>
        </w:rPr>
      </w:pPr>
      <w:r w:rsidRPr="00A11B19">
        <w:rPr>
          <w:rFonts w:asciiTheme="majorHAnsi" w:eastAsia="Times New Roman" w:hAnsiTheme="majorHAnsi" w:cstheme="majorHAnsi"/>
          <w:b/>
          <w:bCs/>
          <w:i/>
          <w:iCs/>
          <w:color w:val="000000" w:themeColor="text1"/>
          <w:sz w:val="26"/>
          <w:szCs w:val="26"/>
          <w:lang w:val="en-US"/>
        </w:rPr>
        <w:t>Composer</w:t>
      </w:r>
      <w:r w:rsidRPr="00A11B19">
        <w:rPr>
          <w:rFonts w:asciiTheme="majorHAnsi" w:eastAsia="Times New Roman" w:hAnsiTheme="majorHAnsi" w:cstheme="majorHAnsi"/>
          <w:i/>
          <w:iCs/>
          <w:color w:val="000000" w:themeColor="text1"/>
          <w:sz w:val="26"/>
          <w:szCs w:val="26"/>
          <w:lang w:val="en-US"/>
        </w:rPr>
        <w:t>:</w:t>
      </w:r>
      <w:r w:rsidRPr="00A11B19">
        <w:rPr>
          <w:rFonts w:asciiTheme="majorHAnsi" w:eastAsia="Times New Roman" w:hAnsiTheme="majorHAnsi" w:cstheme="majorHAnsi"/>
          <w:color w:val="000000" w:themeColor="text1"/>
          <w:sz w:val="26"/>
          <w:szCs w:val="26"/>
          <w:lang w:val="en-US"/>
        </w:rPr>
        <w:t> </w:t>
      </w:r>
      <w:proofErr w:type="spellStart"/>
      <w:r w:rsidRPr="00A11B19">
        <w:rPr>
          <w:rFonts w:asciiTheme="majorHAnsi" w:eastAsia="Times New Roman" w:hAnsiTheme="majorHAnsi" w:cstheme="majorHAnsi"/>
          <w:color w:val="000000" w:themeColor="text1"/>
          <w:sz w:val="26"/>
          <w:szCs w:val="26"/>
          <w:lang w:val="en-US"/>
        </w:rPr>
        <w:t>sử</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dụng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để</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nâng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cấp</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cài</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đặt</w:t>
      </w:r>
      <w:proofErr w:type="spellEnd"/>
      <w:r w:rsidRPr="00A11B19">
        <w:rPr>
          <w:rFonts w:asciiTheme="majorHAnsi" w:eastAsia="Times New Roman" w:hAnsiTheme="majorHAnsi" w:cstheme="majorHAnsi"/>
          <w:color w:val="000000" w:themeColor="text1"/>
          <w:sz w:val="26"/>
          <w:szCs w:val="26"/>
          <w:lang w:val="en-US"/>
        </w:rPr>
        <w:t>…</w:t>
      </w:r>
    </w:p>
    <w:p w14:paraId="1FD8B4DE" w14:textId="77777777" w:rsidR="00A11B19" w:rsidRPr="00A11B19" w:rsidRDefault="00A11B19" w:rsidP="00A11B19">
      <w:pPr>
        <w:shd w:val="clear" w:color="auto" w:fill="FFFFFF"/>
        <w:spacing w:before="240" w:after="0" w:line="240" w:lineRule="auto"/>
        <w:ind w:left="360"/>
        <w:rPr>
          <w:rFonts w:asciiTheme="majorHAnsi" w:eastAsia="Times New Roman" w:hAnsiTheme="majorHAnsi" w:cstheme="majorHAnsi"/>
          <w:color w:val="000000" w:themeColor="text1"/>
          <w:sz w:val="26"/>
          <w:szCs w:val="26"/>
          <w:lang w:val="en-US"/>
        </w:rPr>
      </w:pPr>
      <w:r w:rsidRPr="00A11B19">
        <w:rPr>
          <w:rFonts w:asciiTheme="majorHAnsi" w:eastAsia="Times New Roman" w:hAnsiTheme="majorHAnsi" w:cstheme="majorHAnsi"/>
          <w:b/>
          <w:bCs/>
          <w:i/>
          <w:iCs/>
          <w:color w:val="000000" w:themeColor="text1"/>
          <w:sz w:val="26"/>
          <w:szCs w:val="26"/>
          <w:lang w:val="en-US"/>
        </w:rPr>
        <w:t>Eloquent ORM</w:t>
      </w:r>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thao</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tác</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với</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cú</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pháp</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đẹp</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mắt</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và</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đơn</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giản</w:t>
      </w:r>
      <w:proofErr w:type="spellEnd"/>
      <w:r w:rsidRPr="00A11B19">
        <w:rPr>
          <w:rFonts w:asciiTheme="majorHAnsi" w:eastAsia="Times New Roman" w:hAnsiTheme="majorHAnsi" w:cstheme="majorHAnsi"/>
          <w:color w:val="000000" w:themeColor="text1"/>
          <w:sz w:val="26"/>
          <w:szCs w:val="26"/>
          <w:lang w:val="en-US"/>
        </w:rPr>
        <w:t>.</w:t>
      </w:r>
    </w:p>
    <w:p w14:paraId="579F6D5B" w14:textId="77777777" w:rsidR="00A11B19" w:rsidRPr="00A11B19" w:rsidRDefault="00A11B19" w:rsidP="00A11B19">
      <w:pPr>
        <w:shd w:val="clear" w:color="auto" w:fill="FFFFFF"/>
        <w:spacing w:before="240" w:after="0" w:line="240" w:lineRule="auto"/>
        <w:ind w:left="360"/>
        <w:rPr>
          <w:rFonts w:asciiTheme="majorHAnsi" w:eastAsia="Times New Roman" w:hAnsiTheme="majorHAnsi" w:cstheme="majorHAnsi"/>
          <w:color w:val="000000" w:themeColor="text1"/>
          <w:sz w:val="26"/>
          <w:szCs w:val="26"/>
          <w:lang w:val="en-US"/>
        </w:rPr>
      </w:pPr>
      <w:r w:rsidRPr="00A11B19">
        <w:rPr>
          <w:rFonts w:asciiTheme="majorHAnsi" w:eastAsia="Times New Roman" w:hAnsiTheme="majorHAnsi" w:cstheme="majorHAnsi"/>
          <w:b/>
          <w:bCs/>
          <w:i/>
          <w:iCs/>
          <w:color w:val="000000" w:themeColor="text1"/>
          <w:sz w:val="26"/>
          <w:szCs w:val="26"/>
          <w:lang w:val="en-US"/>
        </w:rPr>
        <w:t>Restful API</w:t>
      </w:r>
      <w:r w:rsidRPr="00A11B19">
        <w:rPr>
          <w:rFonts w:asciiTheme="majorHAnsi" w:eastAsia="Times New Roman" w:hAnsiTheme="majorHAnsi" w:cstheme="majorHAnsi"/>
          <w:color w:val="000000" w:themeColor="text1"/>
          <w:sz w:val="26"/>
          <w:szCs w:val="26"/>
          <w:lang w:val="en-US"/>
        </w:rPr>
        <w:t>: </w:t>
      </w:r>
      <w:proofErr w:type="spellStart"/>
      <w:r w:rsidRPr="00A11B19">
        <w:rPr>
          <w:rFonts w:asciiTheme="majorHAnsi" w:eastAsia="Times New Roman" w:hAnsiTheme="majorHAnsi" w:cstheme="majorHAnsi"/>
          <w:color w:val="000000" w:themeColor="text1"/>
          <w:sz w:val="26"/>
          <w:szCs w:val="26"/>
          <w:lang w:val="en-US"/>
        </w:rPr>
        <w:t>hỗ</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trợ</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biến</w:t>
      </w:r>
      <w:proofErr w:type="spellEnd"/>
      <w:r w:rsidRPr="00A11B19">
        <w:rPr>
          <w:rFonts w:asciiTheme="majorHAnsi" w:eastAsia="Times New Roman" w:hAnsiTheme="majorHAnsi" w:cstheme="majorHAnsi"/>
          <w:color w:val="000000" w:themeColor="text1"/>
          <w:sz w:val="26"/>
          <w:szCs w:val="26"/>
          <w:lang w:val="en-US"/>
        </w:rPr>
        <w:t xml:space="preserve"> Laravel </w:t>
      </w:r>
      <w:proofErr w:type="spellStart"/>
      <w:r w:rsidRPr="00A11B19">
        <w:rPr>
          <w:rFonts w:asciiTheme="majorHAnsi" w:eastAsia="Times New Roman" w:hAnsiTheme="majorHAnsi" w:cstheme="majorHAnsi"/>
          <w:color w:val="000000" w:themeColor="text1"/>
          <w:sz w:val="26"/>
          <w:szCs w:val="26"/>
          <w:lang w:val="en-US"/>
        </w:rPr>
        <w:t>thành</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một</w:t>
      </w:r>
      <w:proofErr w:type="spellEnd"/>
      <w:r w:rsidRPr="00A11B19">
        <w:rPr>
          <w:rFonts w:asciiTheme="majorHAnsi" w:eastAsia="Times New Roman" w:hAnsiTheme="majorHAnsi" w:cstheme="majorHAnsi"/>
          <w:color w:val="000000" w:themeColor="text1"/>
          <w:sz w:val="26"/>
          <w:szCs w:val="26"/>
          <w:lang w:val="en-US"/>
        </w:rPr>
        <w:t xml:space="preserve"> web service API.</w:t>
      </w:r>
    </w:p>
    <w:p w14:paraId="1A332B8E" w14:textId="77777777" w:rsidR="00A11B19" w:rsidRPr="00A11B19" w:rsidRDefault="00A11B19" w:rsidP="00A11B19">
      <w:pPr>
        <w:shd w:val="clear" w:color="auto" w:fill="FFFFFF"/>
        <w:spacing w:before="240" w:after="0" w:line="240" w:lineRule="auto"/>
        <w:ind w:left="360"/>
        <w:rPr>
          <w:rFonts w:asciiTheme="majorHAnsi" w:eastAsia="Times New Roman" w:hAnsiTheme="majorHAnsi" w:cstheme="majorHAnsi"/>
          <w:color w:val="000000" w:themeColor="text1"/>
          <w:sz w:val="26"/>
          <w:szCs w:val="26"/>
          <w:lang w:val="en-US"/>
        </w:rPr>
      </w:pPr>
      <w:r w:rsidRPr="00A11B19">
        <w:rPr>
          <w:rFonts w:asciiTheme="majorHAnsi" w:eastAsia="Times New Roman" w:hAnsiTheme="majorHAnsi" w:cstheme="majorHAnsi"/>
          <w:b/>
          <w:bCs/>
          <w:i/>
          <w:iCs/>
          <w:color w:val="000000" w:themeColor="text1"/>
          <w:sz w:val="26"/>
          <w:szCs w:val="26"/>
          <w:lang w:val="en-US"/>
        </w:rPr>
        <w:t>Artisan</w:t>
      </w:r>
      <w:r w:rsidRPr="00A11B19">
        <w:rPr>
          <w:rFonts w:asciiTheme="majorHAnsi" w:eastAsia="Times New Roman" w:hAnsiTheme="majorHAnsi" w:cstheme="majorHAnsi"/>
          <w:color w:val="000000" w:themeColor="text1"/>
          <w:sz w:val="26"/>
          <w:szCs w:val="26"/>
          <w:lang w:val="en-US"/>
        </w:rPr>
        <w:t>: </w:t>
      </w:r>
      <w:proofErr w:type="spellStart"/>
      <w:r w:rsidRPr="00A11B19">
        <w:rPr>
          <w:rFonts w:asciiTheme="majorHAnsi" w:eastAsia="Times New Roman" w:hAnsiTheme="majorHAnsi" w:cstheme="majorHAnsi"/>
          <w:color w:val="000000" w:themeColor="text1"/>
          <w:sz w:val="26"/>
          <w:szCs w:val="26"/>
          <w:lang w:val="en-US"/>
        </w:rPr>
        <w:t>cung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cấp</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các</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lệnh</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cần</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thiết</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để</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phát</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triển</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ứng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dụng</w:t>
      </w:r>
      <w:proofErr w:type="spellEnd"/>
      <w:r w:rsidRPr="00A11B19">
        <w:rPr>
          <w:rFonts w:asciiTheme="majorHAnsi" w:eastAsia="Times New Roman" w:hAnsiTheme="majorHAnsi" w:cstheme="majorHAnsi"/>
          <w:color w:val="000000" w:themeColor="text1"/>
          <w:sz w:val="26"/>
          <w:szCs w:val="26"/>
          <w:lang w:val="en-US"/>
        </w:rPr>
        <w:t>.</w:t>
      </w:r>
    </w:p>
    <w:p w14:paraId="381AA4DA" w14:textId="77777777" w:rsidR="00A11B19" w:rsidRPr="00A11B19" w:rsidRDefault="00A11B19" w:rsidP="00A11B19">
      <w:pPr>
        <w:shd w:val="clear" w:color="auto" w:fill="FFFFFF"/>
        <w:spacing w:before="240" w:after="0" w:line="240" w:lineRule="auto"/>
        <w:ind w:left="360"/>
        <w:rPr>
          <w:rFonts w:asciiTheme="majorHAnsi" w:eastAsia="Times New Roman" w:hAnsiTheme="majorHAnsi" w:cstheme="majorHAnsi"/>
          <w:color w:val="000000" w:themeColor="text1"/>
          <w:sz w:val="26"/>
          <w:szCs w:val="26"/>
          <w:lang w:val="en-US"/>
        </w:rPr>
      </w:pPr>
      <w:r w:rsidRPr="00A11B19">
        <w:rPr>
          <w:rFonts w:asciiTheme="majorHAnsi" w:eastAsia="Times New Roman" w:hAnsiTheme="majorHAnsi" w:cstheme="majorHAnsi"/>
          <w:b/>
          <w:bCs/>
          <w:i/>
          <w:iCs/>
          <w:color w:val="000000" w:themeColor="text1"/>
          <w:sz w:val="26"/>
          <w:szCs w:val="26"/>
          <w:lang w:val="en-US"/>
        </w:rPr>
        <w:t>View</w:t>
      </w:r>
      <w:r w:rsidRPr="00A11B19">
        <w:rPr>
          <w:rFonts w:asciiTheme="majorHAnsi" w:eastAsia="Times New Roman" w:hAnsiTheme="majorHAnsi" w:cstheme="majorHAnsi"/>
          <w:color w:val="000000" w:themeColor="text1"/>
          <w:sz w:val="26"/>
          <w:szCs w:val="26"/>
          <w:lang w:val="en-US"/>
        </w:rPr>
        <w:t>: </w:t>
      </w:r>
      <w:proofErr w:type="spellStart"/>
      <w:r w:rsidRPr="00A11B19">
        <w:rPr>
          <w:rFonts w:asciiTheme="majorHAnsi" w:eastAsia="Times New Roman" w:hAnsiTheme="majorHAnsi" w:cstheme="majorHAnsi"/>
          <w:color w:val="000000" w:themeColor="text1"/>
          <w:sz w:val="26"/>
          <w:szCs w:val="26"/>
          <w:lang w:val="en-US"/>
        </w:rPr>
        <w:t>giúp</w:t>
      </w:r>
      <w:proofErr w:type="spellEnd"/>
      <w:r w:rsidRPr="00A11B19">
        <w:rPr>
          <w:rFonts w:asciiTheme="majorHAnsi" w:eastAsia="Times New Roman" w:hAnsiTheme="majorHAnsi" w:cstheme="majorHAnsi"/>
          <w:color w:val="000000" w:themeColor="text1"/>
          <w:sz w:val="26"/>
          <w:szCs w:val="26"/>
          <w:lang w:val="en-US"/>
        </w:rPr>
        <w:t xml:space="preserve"> code </w:t>
      </w:r>
      <w:proofErr w:type="spellStart"/>
      <w:r w:rsidRPr="00A11B19">
        <w:rPr>
          <w:rFonts w:asciiTheme="majorHAnsi" w:eastAsia="Times New Roman" w:hAnsiTheme="majorHAnsi" w:cstheme="majorHAnsi"/>
          <w:color w:val="000000" w:themeColor="text1"/>
          <w:sz w:val="26"/>
          <w:szCs w:val="26"/>
          <w:lang w:val="en-US"/>
        </w:rPr>
        <w:t>sạch</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sẽ</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hơn</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rất</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nhiều</w:t>
      </w:r>
      <w:proofErr w:type="spellEnd"/>
      <w:r w:rsidRPr="00A11B19">
        <w:rPr>
          <w:rFonts w:asciiTheme="majorHAnsi" w:eastAsia="Times New Roman" w:hAnsiTheme="majorHAnsi" w:cstheme="majorHAnsi"/>
          <w:color w:val="000000" w:themeColor="text1"/>
          <w:sz w:val="26"/>
          <w:szCs w:val="26"/>
          <w:lang w:val="en-US"/>
        </w:rPr>
        <w:t>.</w:t>
      </w:r>
    </w:p>
    <w:p w14:paraId="713316DC" w14:textId="77777777" w:rsidR="00A11B19" w:rsidRPr="00A11B19" w:rsidRDefault="00A11B19" w:rsidP="00A11B19">
      <w:pPr>
        <w:shd w:val="clear" w:color="auto" w:fill="FFFFFF"/>
        <w:spacing w:before="240" w:after="0" w:line="240" w:lineRule="auto"/>
        <w:ind w:left="360"/>
        <w:rPr>
          <w:rFonts w:asciiTheme="majorHAnsi" w:eastAsia="Times New Roman" w:hAnsiTheme="majorHAnsi" w:cstheme="majorHAnsi"/>
          <w:color w:val="000000" w:themeColor="text1"/>
          <w:sz w:val="26"/>
          <w:szCs w:val="26"/>
          <w:lang w:val="en-US"/>
        </w:rPr>
      </w:pPr>
      <w:r w:rsidRPr="00A11B19">
        <w:rPr>
          <w:rFonts w:asciiTheme="majorHAnsi" w:eastAsia="Times New Roman" w:hAnsiTheme="majorHAnsi" w:cstheme="majorHAnsi"/>
          <w:b/>
          <w:bCs/>
          <w:i/>
          <w:iCs/>
          <w:color w:val="000000" w:themeColor="text1"/>
          <w:sz w:val="26"/>
          <w:szCs w:val="26"/>
          <w:lang w:val="en-US"/>
        </w:rPr>
        <w:t>Migrations</w:t>
      </w:r>
      <w:r w:rsidRPr="00A11B19">
        <w:rPr>
          <w:rFonts w:asciiTheme="majorHAnsi" w:eastAsia="Times New Roman" w:hAnsiTheme="majorHAnsi" w:cstheme="majorHAnsi"/>
          <w:color w:val="000000" w:themeColor="text1"/>
          <w:sz w:val="26"/>
          <w:szCs w:val="26"/>
          <w:lang w:val="en-US"/>
        </w:rPr>
        <w:t>: </w:t>
      </w:r>
      <w:proofErr w:type="spellStart"/>
      <w:r w:rsidRPr="00A11B19">
        <w:rPr>
          <w:rFonts w:asciiTheme="majorHAnsi" w:eastAsia="Times New Roman" w:hAnsiTheme="majorHAnsi" w:cstheme="majorHAnsi"/>
          <w:color w:val="000000" w:themeColor="text1"/>
          <w:sz w:val="26"/>
          <w:szCs w:val="26"/>
          <w:lang w:val="en-US"/>
        </w:rPr>
        <w:t>hỗ</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trợ</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tạo</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các</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trường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trong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cơ</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sở</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dữ</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liệu</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thêm</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các</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cột</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trong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bảng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tạo</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mối</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quan</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hệ</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giữa</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các</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bảng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hỗ</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trợ</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quản</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lý</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cơ</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sở</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dữ</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liệu</w:t>
      </w:r>
      <w:proofErr w:type="spellEnd"/>
      <w:r w:rsidRPr="00A11B19">
        <w:rPr>
          <w:rFonts w:asciiTheme="majorHAnsi" w:eastAsia="Times New Roman" w:hAnsiTheme="majorHAnsi" w:cstheme="majorHAnsi"/>
          <w:color w:val="000000" w:themeColor="text1"/>
          <w:sz w:val="26"/>
          <w:szCs w:val="26"/>
          <w:lang w:val="en-US"/>
        </w:rPr>
        <w:t>.</w:t>
      </w:r>
    </w:p>
    <w:p w14:paraId="5000E3B1" w14:textId="77777777" w:rsidR="00A11B19" w:rsidRPr="00A11B19" w:rsidRDefault="00A11B19" w:rsidP="00A11B19">
      <w:pPr>
        <w:shd w:val="clear" w:color="auto" w:fill="FFFFFF"/>
        <w:spacing w:before="240" w:after="0" w:line="240" w:lineRule="auto"/>
        <w:ind w:left="360"/>
        <w:rPr>
          <w:rFonts w:asciiTheme="majorHAnsi" w:eastAsia="Times New Roman" w:hAnsiTheme="majorHAnsi" w:cstheme="majorHAnsi"/>
          <w:color w:val="000000" w:themeColor="text1"/>
          <w:sz w:val="26"/>
          <w:szCs w:val="26"/>
          <w:lang w:val="en-US"/>
        </w:rPr>
      </w:pPr>
      <w:r w:rsidRPr="00A11B19">
        <w:rPr>
          <w:rFonts w:asciiTheme="majorHAnsi" w:eastAsia="Times New Roman" w:hAnsiTheme="majorHAnsi" w:cstheme="majorHAnsi"/>
          <w:b/>
          <w:bCs/>
          <w:i/>
          <w:iCs/>
          <w:color w:val="000000" w:themeColor="text1"/>
          <w:sz w:val="26"/>
          <w:szCs w:val="26"/>
          <w:lang w:val="en-US"/>
        </w:rPr>
        <w:t>Authentication</w:t>
      </w:r>
      <w:r w:rsidRPr="00A11B19">
        <w:rPr>
          <w:rFonts w:asciiTheme="majorHAnsi" w:eastAsia="Times New Roman" w:hAnsiTheme="majorHAnsi" w:cstheme="majorHAnsi"/>
          <w:color w:val="000000" w:themeColor="text1"/>
          <w:sz w:val="26"/>
          <w:szCs w:val="26"/>
          <w:lang w:val="en-US"/>
        </w:rPr>
        <w:t>: </w:t>
      </w:r>
      <w:proofErr w:type="spellStart"/>
      <w:r w:rsidRPr="00A11B19">
        <w:rPr>
          <w:rFonts w:asciiTheme="majorHAnsi" w:eastAsia="Times New Roman" w:hAnsiTheme="majorHAnsi" w:cstheme="majorHAnsi"/>
          <w:color w:val="000000" w:themeColor="text1"/>
          <w:sz w:val="26"/>
          <w:szCs w:val="26"/>
          <w:lang w:val="en-US"/>
        </w:rPr>
        <w:t>cung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cấp</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sẵn</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các</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tính</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năng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đăng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nhập</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đăng</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ký</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quên</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mật</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khẩu</w:t>
      </w:r>
      <w:proofErr w:type="spellEnd"/>
      <w:r w:rsidRPr="00A11B19">
        <w:rPr>
          <w:rFonts w:asciiTheme="majorHAnsi" w:eastAsia="Times New Roman" w:hAnsiTheme="majorHAnsi" w:cstheme="majorHAnsi"/>
          <w:color w:val="000000" w:themeColor="text1"/>
          <w:sz w:val="26"/>
          <w:szCs w:val="26"/>
          <w:lang w:val="en-US"/>
        </w:rPr>
        <w:t>…</w:t>
      </w:r>
    </w:p>
    <w:p w14:paraId="4D2BDB2F" w14:textId="77777777" w:rsidR="00A11B19" w:rsidRPr="00A11B19" w:rsidRDefault="00A11B19" w:rsidP="00A11B19">
      <w:pPr>
        <w:shd w:val="clear" w:color="auto" w:fill="FFFFFF"/>
        <w:spacing w:before="240" w:after="0" w:line="240" w:lineRule="auto"/>
        <w:ind w:left="360"/>
        <w:rPr>
          <w:rFonts w:asciiTheme="majorHAnsi" w:eastAsia="Times New Roman" w:hAnsiTheme="majorHAnsi" w:cstheme="majorHAnsi"/>
          <w:color w:val="000000" w:themeColor="text1"/>
          <w:sz w:val="26"/>
          <w:szCs w:val="26"/>
          <w:lang w:val="en-US"/>
        </w:rPr>
      </w:pPr>
      <w:r w:rsidRPr="00A11B19">
        <w:rPr>
          <w:rFonts w:asciiTheme="majorHAnsi" w:eastAsia="Times New Roman" w:hAnsiTheme="majorHAnsi" w:cstheme="majorHAnsi"/>
          <w:b/>
          <w:bCs/>
          <w:i/>
          <w:iCs/>
          <w:color w:val="000000" w:themeColor="text1"/>
          <w:sz w:val="26"/>
          <w:szCs w:val="26"/>
          <w:lang w:val="en-US"/>
        </w:rPr>
        <w:t>Unit Testing</w:t>
      </w:r>
      <w:r w:rsidRPr="00A11B19">
        <w:rPr>
          <w:rFonts w:asciiTheme="majorHAnsi" w:eastAsia="Times New Roman" w:hAnsiTheme="majorHAnsi" w:cstheme="majorHAnsi"/>
          <w:color w:val="000000" w:themeColor="text1"/>
          <w:sz w:val="26"/>
          <w:szCs w:val="26"/>
          <w:lang w:val="en-US"/>
        </w:rPr>
        <w:t>: </w:t>
      </w:r>
      <w:proofErr w:type="spellStart"/>
      <w:r w:rsidRPr="00A11B19">
        <w:rPr>
          <w:rFonts w:asciiTheme="majorHAnsi" w:eastAsia="Times New Roman" w:hAnsiTheme="majorHAnsi" w:cstheme="majorHAnsi"/>
          <w:color w:val="000000" w:themeColor="text1"/>
          <w:sz w:val="26"/>
          <w:szCs w:val="26"/>
          <w:lang w:val="en-US"/>
        </w:rPr>
        <w:t>hỗ</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trợ</w:t>
      </w:r>
      <w:proofErr w:type="spellEnd"/>
      <w:r w:rsidRPr="00A11B19">
        <w:rPr>
          <w:rFonts w:asciiTheme="majorHAnsi" w:eastAsia="Times New Roman" w:hAnsiTheme="majorHAnsi" w:cstheme="majorHAnsi"/>
          <w:color w:val="000000" w:themeColor="text1"/>
          <w:sz w:val="26"/>
          <w:szCs w:val="26"/>
          <w:lang w:val="en-US"/>
        </w:rPr>
        <w:t xml:space="preserve"> test </w:t>
      </w:r>
      <w:proofErr w:type="spellStart"/>
      <w:r w:rsidRPr="00A11B19">
        <w:rPr>
          <w:rFonts w:asciiTheme="majorHAnsi" w:eastAsia="Times New Roman" w:hAnsiTheme="majorHAnsi" w:cstheme="majorHAnsi"/>
          <w:color w:val="000000" w:themeColor="text1"/>
          <w:sz w:val="26"/>
          <w:szCs w:val="26"/>
          <w:lang w:val="en-US"/>
        </w:rPr>
        <w:t>lỗi</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để</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sửa</w:t>
      </w:r>
      <w:proofErr w:type="spellEnd"/>
      <w:r w:rsidRPr="00A11B19">
        <w:rPr>
          <w:rFonts w:asciiTheme="majorHAnsi" w:eastAsia="Times New Roman" w:hAnsiTheme="majorHAnsi" w:cstheme="majorHAnsi"/>
          <w:color w:val="000000" w:themeColor="text1"/>
          <w:sz w:val="26"/>
          <w:szCs w:val="26"/>
          <w:lang w:val="en-US"/>
        </w:rPr>
        <w:t xml:space="preserve"> </w:t>
      </w:r>
      <w:proofErr w:type="spellStart"/>
      <w:r w:rsidRPr="00A11B19">
        <w:rPr>
          <w:rFonts w:asciiTheme="majorHAnsi" w:eastAsia="Times New Roman" w:hAnsiTheme="majorHAnsi" w:cstheme="majorHAnsi"/>
          <w:color w:val="000000" w:themeColor="text1"/>
          <w:sz w:val="26"/>
          <w:szCs w:val="26"/>
          <w:lang w:val="en-US"/>
        </w:rPr>
        <w:t>chữa</w:t>
      </w:r>
      <w:proofErr w:type="spellEnd"/>
      <w:r w:rsidRPr="00A11B19">
        <w:rPr>
          <w:rFonts w:asciiTheme="majorHAnsi" w:eastAsia="Times New Roman" w:hAnsiTheme="majorHAnsi" w:cstheme="majorHAnsi"/>
          <w:color w:val="000000" w:themeColor="text1"/>
          <w:sz w:val="26"/>
          <w:szCs w:val="26"/>
          <w:lang w:val="en-US"/>
        </w:rPr>
        <w:t>.</w:t>
      </w:r>
    </w:p>
    <w:p w14:paraId="11E74E2E" w14:textId="77777777" w:rsidR="00A11B19" w:rsidRDefault="00A11B19" w:rsidP="00D63C9B">
      <w:pPr>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p>
    <w:p w14:paraId="7C4E522C" w14:textId="77777777" w:rsidR="0088180B" w:rsidRPr="00734B1F" w:rsidRDefault="0088180B" w:rsidP="00D63C9B">
      <w:pPr>
        <w:spacing w:before="120" w:after="120" w:line="312" w:lineRule="auto"/>
        <w:ind w:left="720" w:firstLine="720"/>
        <w:jc w:val="both"/>
        <w:rPr>
          <w:rFonts w:asciiTheme="majorHAnsi" w:eastAsia="Times New Roman" w:hAnsiTheme="majorHAnsi" w:cstheme="majorHAnsi"/>
          <w:color w:val="000000" w:themeColor="text1"/>
          <w:spacing w:val="-1"/>
          <w:sz w:val="26"/>
          <w:szCs w:val="26"/>
          <w:lang w:val="en-US"/>
        </w:rPr>
      </w:pPr>
    </w:p>
    <w:p w14:paraId="21EF7E6B" w14:textId="120BA9D5" w:rsidR="00F16FA5" w:rsidRPr="00734B1F" w:rsidRDefault="00F16FA5" w:rsidP="00F16FA5">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bookmarkStart w:id="124" w:name="_Toc60959490"/>
      <w:bookmarkStart w:id="125" w:name="_Toc85194862"/>
      <w:bookmarkStart w:id="126" w:name="_Toc85784656"/>
      <w:bookmarkStart w:id="127" w:name="_Toc85787466"/>
      <w:bookmarkStart w:id="128" w:name="_Toc104936242"/>
      <w:proofErr w:type="spellStart"/>
      <w:r w:rsidRPr="00734B1F">
        <w:rPr>
          <w:rFonts w:asciiTheme="majorHAnsi" w:eastAsia="Calibri" w:hAnsiTheme="majorHAnsi" w:cstheme="majorHAnsi"/>
          <w:b/>
          <w:bCs/>
          <w:color w:val="000000" w:themeColor="text1"/>
          <w:sz w:val="26"/>
          <w:szCs w:val="26"/>
          <w:lang w:val="en-US"/>
        </w:rPr>
        <w:lastRenderedPageBreak/>
        <w:t>Hệ</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trị</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sở</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dữ</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liệu</w:t>
      </w:r>
      <w:proofErr w:type="spellEnd"/>
      <w:r w:rsidRPr="00734B1F">
        <w:rPr>
          <w:rFonts w:asciiTheme="majorHAnsi" w:eastAsia="Calibri" w:hAnsiTheme="majorHAnsi" w:cstheme="majorHAnsi"/>
          <w:b/>
          <w:bCs/>
          <w:color w:val="000000" w:themeColor="text1"/>
          <w:sz w:val="26"/>
          <w:szCs w:val="26"/>
          <w:lang w:val="en-US"/>
        </w:rPr>
        <w:t xml:space="preserve"> </w:t>
      </w:r>
      <w:bookmarkEnd w:id="124"/>
      <w:bookmarkEnd w:id="125"/>
      <w:bookmarkEnd w:id="126"/>
      <w:bookmarkEnd w:id="127"/>
      <w:r w:rsidR="008C5F20" w:rsidRPr="00734B1F">
        <w:rPr>
          <w:rFonts w:asciiTheme="majorHAnsi" w:eastAsia="Calibri" w:hAnsiTheme="majorHAnsi" w:cstheme="majorHAnsi"/>
          <w:b/>
          <w:bCs/>
          <w:color w:val="000000" w:themeColor="text1"/>
          <w:sz w:val="26"/>
          <w:szCs w:val="26"/>
          <w:lang w:val="en-US"/>
        </w:rPr>
        <w:t>MongoDB</w:t>
      </w:r>
      <w:bookmarkEnd w:id="128"/>
    </w:p>
    <w:p w14:paraId="7BD198E6" w14:textId="40F67911" w:rsidR="00F16FA5" w:rsidRDefault="00F16FA5" w:rsidP="00F16FA5">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129" w:name="_Toc60959491"/>
      <w:bookmarkStart w:id="130" w:name="_Toc85194863"/>
      <w:bookmarkStart w:id="131" w:name="_Toc85784657"/>
      <w:bookmarkStart w:id="132" w:name="_Toc85787467"/>
      <w:bookmarkStart w:id="133" w:name="_Toc104936243"/>
      <w:proofErr w:type="spellStart"/>
      <w:r w:rsidRPr="00734B1F">
        <w:rPr>
          <w:rFonts w:asciiTheme="majorHAnsi" w:eastAsia="Calibri" w:hAnsiTheme="majorHAnsi" w:cstheme="majorHAnsi"/>
          <w:b/>
          <w:bCs/>
          <w:color w:val="000000" w:themeColor="text1"/>
          <w:sz w:val="26"/>
          <w:szCs w:val="26"/>
          <w:lang w:val="en-US"/>
        </w:rPr>
        <w:t>Tổng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quan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về</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hệ</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trị</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sở</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dữ</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liệu</w:t>
      </w:r>
      <w:proofErr w:type="spellEnd"/>
      <w:r w:rsidRPr="00734B1F">
        <w:rPr>
          <w:rFonts w:asciiTheme="majorHAnsi" w:eastAsia="Calibri" w:hAnsiTheme="majorHAnsi" w:cstheme="majorHAnsi"/>
          <w:b/>
          <w:bCs/>
          <w:color w:val="000000" w:themeColor="text1"/>
          <w:sz w:val="26"/>
          <w:szCs w:val="26"/>
          <w:lang w:val="en-US"/>
        </w:rPr>
        <w:t xml:space="preserve"> </w:t>
      </w:r>
      <w:bookmarkEnd w:id="129"/>
      <w:bookmarkEnd w:id="130"/>
      <w:bookmarkEnd w:id="131"/>
      <w:bookmarkEnd w:id="132"/>
      <w:r w:rsidR="008C5F20" w:rsidRPr="00734B1F">
        <w:rPr>
          <w:rFonts w:asciiTheme="majorHAnsi" w:eastAsia="Calibri" w:hAnsiTheme="majorHAnsi" w:cstheme="majorHAnsi"/>
          <w:b/>
          <w:bCs/>
          <w:color w:val="000000" w:themeColor="text1"/>
          <w:sz w:val="26"/>
          <w:szCs w:val="26"/>
          <w:lang w:val="en-US"/>
        </w:rPr>
        <w:t>MongoDB</w:t>
      </w:r>
      <w:bookmarkEnd w:id="133"/>
    </w:p>
    <w:p w14:paraId="06C5D8A6" w14:textId="38440118" w:rsidR="00734B1F" w:rsidRPr="004A6787" w:rsidRDefault="00734B1F" w:rsidP="002B33C9">
      <w:pPr>
        <w:pStyle w:val="ListParagraph"/>
        <w:widowControl w:val="0"/>
        <w:numPr>
          <w:ilvl w:val="0"/>
          <w:numId w:val="28"/>
        </w:numPr>
        <w:tabs>
          <w:tab w:val="left" w:pos="1057"/>
        </w:tabs>
        <w:autoSpaceDE w:val="0"/>
        <w:autoSpaceDN w:val="0"/>
        <w:spacing w:before="163" w:after="4" w:line="362" w:lineRule="auto"/>
        <w:ind w:right="4232"/>
        <w:contextualSpacing w:val="0"/>
        <w:rPr>
          <w:rFonts w:asciiTheme="majorHAnsi" w:hAnsiTheme="majorHAnsi" w:cstheme="majorHAnsi"/>
          <w:bCs/>
          <w:sz w:val="28"/>
        </w:rPr>
      </w:pPr>
      <w:r w:rsidRPr="004A6787">
        <w:rPr>
          <w:rFonts w:asciiTheme="majorHAnsi" w:hAnsiTheme="majorHAnsi" w:cstheme="majorHAnsi"/>
          <w:bCs/>
          <w:sz w:val="28"/>
        </w:rPr>
        <w:t>Giới thiệu</w:t>
      </w:r>
      <w:r w:rsidRPr="004A6787">
        <w:rPr>
          <w:rFonts w:asciiTheme="majorHAnsi" w:hAnsiTheme="majorHAnsi" w:cstheme="majorHAnsi"/>
          <w:bCs/>
          <w:spacing w:val="-6"/>
          <w:sz w:val="28"/>
        </w:rPr>
        <w:t xml:space="preserve"> </w:t>
      </w:r>
      <w:r w:rsidRPr="004A6787">
        <w:rPr>
          <w:rFonts w:asciiTheme="majorHAnsi" w:hAnsiTheme="majorHAnsi" w:cstheme="majorHAnsi"/>
          <w:bCs/>
          <w:sz w:val="28"/>
        </w:rPr>
        <w:t>về</w:t>
      </w:r>
      <w:r w:rsidRPr="004A6787">
        <w:rPr>
          <w:rFonts w:asciiTheme="majorHAnsi" w:hAnsiTheme="majorHAnsi" w:cstheme="majorHAnsi"/>
          <w:bCs/>
          <w:spacing w:val="2"/>
          <w:sz w:val="28"/>
        </w:rPr>
        <w:t xml:space="preserve"> </w:t>
      </w:r>
      <w:r w:rsidRPr="004A6787">
        <w:rPr>
          <w:rFonts w:asciiTheme="majorHAnsi" w:hAnsiTheme="majorHAnsi" w:cstheme="majorHAnsi"/>
          <w:bCs/>
          <w:sz w:val="28"/>
        </w:rPr>
        <w:t>MongoDB</w:t>
      </w:r>
    </w:p>
    <w:p w14:paraId="2B67D7D9" w14:textId="77777777" w:rsidR="00734B1F" w:rsidRPr="00734B1F" w:rsidRDefault="00734B1F" w:rsidP="00734B1F">
      <w:pPr>
        <w:pStyle w:val="BodyText"/>
        <w:spacing w:before="158" w:line="360" w:lineRule="auto"/>
        <w:ind w:right="466" w:firstLine="144"/>
        <w:jc w:val="both"/>
        <w:rPr>
          <w:rFonts w:asciiTheme="majorHAnsi" w:hAnsiTheme="majorHAnsi" w:cstheme="majorHAnsi"/>
        </w:rPr>
      </w:pPr>
      <w:r w:rsidRPr="00734B1F">
        <w:rPr>
          <w:rFonts w:asciiTheme="majorHAnsi" w:hAnsiTheme="majorHAnsi" w:cstheme="majorHAnsi"/>
          <w:b/>
        </w:rPr>
        <w:t>Khái niệm:</w:t>
      </w:r>
      <w:r w:rsidRPr="00734B1F">
        <w:rPr>
          <w:rFonts w:asciiTheme="majorHAnsi" w:hAnsiTheme="majorHAnsi" w:cstheme="majorHAnsi"/>
          <w:b/>
          <w:spacing w:val="-4"/>
        </w:rPr>
        <w:t xml:space="preserve"> </w:t>
      </w:r>
      <w:r w:rsidRPr="00734B1F">
        <w:rPr>
          <w:rFonts w:asciiTheme="majorHAnsi" w:hAnsiTheme="majorHAnsi" w:cstheme="majorHAnsi"/>
        </w:rPr>
        <w:t>MongoDB</w:t>
      </w:r>
      <w:r w:rsidRPr="00734B1F">
        <w:rPr>
          <w:rFonts w:asciiTheme="majorHAnsi" w:hAnsiTheme="majorHAnsi" w:cstheme="majorHAnsi"/>
          <w:spacing w:val="-7"/>
        </w:rPr>
        <w:t xml:space="preserve"> </w:t>
      </w:r>
      <w:r w:rsidRPr="00734B1F">
        <w:rPr>
          <w:rFonts w:asciiTheme="majorHAnsi" w:hAnsiTheme="majorHAnsi" w:cstheme="majorHAnsi"/>
        </w:rPr>
        <w:t>là</w:t>
      </w:r>
      <w:r w:rsidRPr="00734B1F">
        <w:rPr>
          <w:rFonts w:asciiTheme="majorHAnsi" w:hAnsiTheme="majorHAnsi" w:cstheme="majorHAnsi"/>
          <w:spacing w:val="2"/>
        </w:rPr>
        <w:t xml:space="preserve"> </w:t>
      </w:r>
      <w:r w:rsidRPr="00734B1F">
        <w:rPr>
          <w:rFonts w:asciiTheme="majorHAnsi" w:hAnsiTheme="majorHAnsi" w:cstheme="majorHAnsi"/>
        </w:rPr>
        <w:t>một</w:t>
      </w:r>
      <w:r w:rsidRPr="00734B1F">
        <w:rPr>
          <w:rFonts w:asciiTheme="majorHAnsi" w:hAnsiTheme="majorHAnsi" w:cstheme="majorHAnsi"/>
          <w:spacing w:val="-4"/>
        </w:rPr>
        <w:t xml:space="preserve"> </w:t>
      </w:r>
      <w:r w:rsidRPr="00734B1F">
        <w:rPr>
          <w:rFonts w:asciiTheme="majorHAnsi" w:hAnsiTheme="majorHAnsi" w:cstheme="majorHAnsi"/>
        </w:rPr>
        <w:t>chương</w:t>
      </w:r>
      <w:r w:rsidRPr="00734B1F">
        <w:rPr>
          <w:rFonts w:asciiTheme="majorHAnsi" w:hAnsiTheme="majorHAnsi" w:cstheme="majorHAnsi"/>
          <w:spacing w:val="-8"/>
        </w:rPr>
        <w:t xml:space="preserve"> </w:t>
      </w:r>
      <w:r w:rsidRPr="00734B1F">
        <w:rPr>
          <w:rFonts w:asciiTheme="majorHAnsi" w:hAnsiTheme="majorHAnsi" w:cstheme="majorHAnsi"/>
        </w:rPr>
        <w:t>trình</w:t>
      </w:r>
      <w:r w:rsidRPr="00734B1F">
        <w:rPr>
          <w:rFonts w:asciiTheme="majorHAnsi" w:hAnsiTheme="majorHAnsi" w:cstheme="majorHAnsi"/>
          <w:spacing w:val="-9"/>
        </w:rPr>
        <w:t xml:space="preserve"> </w:t>
      </w:r>
      <w:r w:rsidRPr="00734B1F">
        <w:rPr>
          <w:rFonts w:asciiTheme="majorHAnsi" w:hAnsiTheme="majorHAnsi" w:cstheme="majorHAnsi"/>
        </w:rPr>
        <w:t>cơ</w:t>
      </w:r>
      <w:r w:rsidRPr="00734B1F">
        <w:rPr>
          <w:rFonts w:asciiTheme="majorHAnsi" w:hAnsiTheme="majorHAnsi" w:cstheme="majorHAnsi"/>
          <w:spacing w:val="-2"/>
        </w:rPr>
        <w:t xml:space="preserve"> </w:t>
      </w:r>
      <w:r w:rsidRPr="00734B1F">
        <w:rPr>
          <w:rFonts w:asciiTheme="majorHAnsi" w:hAnsiTheme="majorHAnsi" w:cstheme="majorHAnsi"/>
        </w:rPr>
        <w:t>sở</w:t>
      </w:r>
      <w:r w:rsidRPr="00734B1F">
        <w:rPr>
          <w:rFonts w:asciiTheme="majorHAnsi" w:hAnsiTheme="majorHAnsi" w:cstheme="majorHAnsi"/>
          <w:spacing w:val="-7"/>
        </w:rPr>
        <w:t xml:space="preserve"> </w:t>
      </w:r>
      <w:r w:rsidRPr="00734B1F">
        <w:rPr>
          <w:rFonts w:asciiTheme="majorHAnsi" w:hAnsiTheme="majorHAnsi" w:cstheme="majorHAnsi"/>
        </w:rPr>
        <w:t>dữ</w:t>
      </w:r>
      <w:r w:rsidRPr="00734B1F">
        <w:rPr>
          <w:rFonts w:asciiTheme="majorHAnsi" w:hAnsiTheme="majorHAnsi" w:cstheme="majorHAnsi"/>
          <w:spacing w:val="-6"/>
        </w:rPr>
        <w:t xml:space="preserve"> </w:t>
      </w:r>
      <w:r w:rsidRPr="00734B1F">
        <w:rPr>
          <w:rFonts w:asciiTheme="majorHAnsi" w:hAnsiTheme="majorHAnsi" w:cstheme="majorHAnsi"/>
        </w:rPr>
        <w:t>liệu</w:t>
      </w:r>
      <w:r w:rsidRPr="00734B1F">
        <w:rPr>
          <w:rFonts w:asciiTheme="majorHAnsi" w:hAnsiTheme="majorHAnsi" w:cstheme="majorHAnsi"/>
          <w:spacing w:val="-4"/>
        </w:rPr>
        <w:t xml:space="preserve"> </w:t>
      </w:r>
      <w:r w:rsidRPr="00734B1F">
        <w:rPr>
          <w:rFonts w:asciiTheme="majorHAnsi" w:hAnsiTheme="majorHAnsi" w:cstheme="majorHAnsi"/>
        </w:rPr>
        <w:t>mã</w:t>
      </w:r>
      <w:r w:rsidRPr="00734B1F">
        <w:rPr>
          <w:rFonts w:asciiTheme="majorHAnsi" w:hAnsiTheme="majorHAnsi" w:cstheme="majorHAnsi"/>
          <w:spacing w:val="-3"/>
        </w:rPr>
        <w:t xml:space="preserve"> </w:t>
      </w:r>
      <w:r w:rsidRPr="00734B1F">
        <w:rPr>
          <w:rFonts w:asciiTheme="majorHAnsi" w:hAnsiTheme="majorHAnsi" w:cstheme="majorHAnsi"/>
        </w:rPr>
        <w:t>nguồn</w:t>
      </w:r>
      <w:r w:rsidRPr="00734B1F">
        <w:rPr>
          <w:rFonts w:asciiTheme="majorHAnsi" w:hAnsiTheme="majorHAnsi" w:cstheme="majorHAnsi"/>
          <w:spacing w:val="-4"/>
        </w:rPr>
        <w:t xml:space="preserve"> </w:t>
      </w:r>
      <w:r w:rsidRPr="00734B1F">
        <w:rPr>
          <w:rFonts w:asciiTheme="majorHAnsi" w:hAnsiTheme="majorHAnsi" w:cstheme="majorHAnsi"/>
        </w:rPr>
        <w:t>mở</w:t>
      </w:r>
      <w:r w:rsidRPr="00734B1F">
        <w:rPr>
          <w:rFonts w:asciiTheme="majorHAnsi" w:hAnsiTheme="majorHAnsi" w:cstheme="majorHAnsi"/>
          <w:spacing w:val="-2"/>
        </w:rPr>
        <w:t xml:space="preserve"> </w:t>
      </w:r>
      <w:r w:rsidRPr="00734B1F">
        <w:rPr>
          <w:rFonts w:asciiTheme="majorHAnsi" w:hAnsiTheme="majorHAnsi" w:cstheme="majorHAnsi"/>
        </w:rPr>
        <w:t>được</w:t>
      </w:r>
      <w:r w:rsidRPr="00734B1F">
        <w:rPr>
          <w:rFonts w:asciiTheme="majorHAnsi" w:hAnsiTheme="majorHAnsi" w:cstheme="majorHAnsi"/>
          <w:spacing w:val="-3"/>
        </w:rPr>
        <w:t xml:space="preserve"> </w:t>
      </w:r>
      <w:r w:rsidRPr="00734B1F">
        <w:rPr>
          <w:rFonts w:asciiTheme="majorHAnsi" w:hAnsiTheme="majorHAnsi" w:cstheme="majorHAnsi"/>
        </w:rPr>
        <w:t>thiết</w:t>
      </w:r>
      <w:r w:rsidRPr="00734B1F">
        <w:rPr>
          <w:rFonts w:asciiTheme="majorHAnsi" w:hAnsiTheme="majorHAnsi" w:cstheme="majorHAnsi"/>
          <w:spacing w:val="-68"/>
        </w:rPr>
        <w:t xml:space="preserve"> </w:t>
      </w:r>
      <w:r w:rsidRPr="00734B1F">
        <w:rPr>
          <w:rFonts w:asciiTheme="majorHAnsi" w:hAnsiTheme="majorHAnsi" w:cstheme="majorHAnsi"/>
        </w:rPr>
        <w:t>kế theo kiểu hướng đối tượng trong đó các bảng được cấu trúc một cách linh hoạt</w:t>
      </w:r>
      <w:r w:rsidRPr="00734B1F">
        <w:rPr>
          <w:rFonts w:asciiTheme="majorHAnsi" w:hAnsiTheme="majorHAnsi" w:cstheme="majorHAnsi"/>
          <w:spacing w:val="1"/>
        </w:rPr>
        <w:t xml:space="preserve"> </w:t>
      </w:r>
      <w:r w:rsidRPr="00734B1F">
        <w:rPr>
          <w:rFonts w:asciiTheme="majorHAnsi" w:hAnsiTheme="majorHAnsi" w:cstheme="majorHAnsi"/>
        </w:rPr>
        <w:t>cho</w:t>
      </w:r>
      <w:r w:rsidRPr="00734B1F">
        <w:rPr>
          <w:rFonts w:asciiTheme="majorHAnsi" w:hAnsiTheme="majorHAnsi" w:cstheme="majorHAnsi"/>
          <w:spacing w:val="-3"/>
        </w:rPr>
        <w:t xml:space="preserve"> </w:t>
      </w:r>
      <w:r w:rsidRPr="00734B1F">
        <w:rPr>
          <w:rFonts w:asciiTheme="majorHAnsi" w:hAnsiTheme="majorHAnsi" w:cstheme="majorHAnsi"/>
        </w:rPr>
        <w:t>phép</w:t>
      </w:r>
      <w:r w:rsidRPr="00734B1F">
        <w:rPr>
          <w:rFonts w:asciiTheme="majorHAnsi" w:hAnsiTheme="majorHAnsi" w:cstheme="majorHAnsi"/>
          <w:spacing w:val="-3"/>
        </w:rPr>
        <w:t xml:space="preserve"> </w:t>
      </w:r>
      <w:r w:rsidRPr="00734B1F">
        <w:rPr>
          <w:rFonts w:asciiTheme="majorHAnsi" w:hAnsiTheme="majorHAnsi" w:cstheme="majorHAnsi"/>
        </w:rPr>
        <w:t>các</w:t>
      </w:r>
      <w:r w:rsidRPr="00734B1F">
        <w:rPr>
          <w:rFonts w:asciiTheme="majorHAnsi" w:hAnsiTheme="majorHAnsi" w:cstheme="majorHAnsi"/>
          <w:spacing w:val="-2"/>
        </w:rPr>
        <w:t xml:space="preserve"> </w:t>
      </w:r>
      <w:r w:rsidRPr="00734B1F">
        <w:rPr>
          <w:rFonts w:asciiTheme="majorHAnsi" w:hAnsiTheme="majorHAnsi" w:cstheme="majorHAnsi"/>
        </w:rPr>
        <w:t>dữ</w:t>
      </w:r>
      <w:r w:rsidRPr="00734B1F">
        <w:rPr>
          <w:rFonts w:asciiTheme="majorHAnsi" w:hAnsiTheme="majorHAnsi" w:cstheme="majorHAnsi"/>
          <w:spacing w:val="-5"/>
        </w:rPr>
        <w:t xml:space="preserve"> </w:t>
      </w:r>
      <w:r w:rsidRPr="00734B1F">
        <w:rPr>
          <w:rFonts w:asciiTheme="majorHAnsi" w:hAnsiTheme="majorHAnsi" w:cstheme="majorHAnsi"/>
        </w:rPr>
        <w:t>liệu</w:t>
      </w:r>
      <w:r w:rsidRPr="00734B1F">
        <w:rPr>
          <w:rFonts w:asciiTheme="majorHAnsi" w:hAnsiTheme="majorHAnsi" w:cstheme="majorHAnsi"/>
          <w:spacing w:val="-3"/>
        </w:rPr>
        <w:t xml:space="preserve"> </w:t>
      </w:r>
      <w:r w:rsidRPr="00734B1F">
        <w:rPr>
          <w:rFonts w:asciiTheme="majorHAnsi" w:hAnsiTheme="majorHAnsi" w:cstheme="majorHAnsi"/>
        </w:rPr>
        <w:t>lưu</w:t>
      </w:r>
      <w:r w:rsidRPr="00734B1F">
        <w:rPr>
          <w:rFonts w:asciiTheme="majorHAnsi" w:hAnsiTheme="majorHAnsi" w:cstheme="majorHAnsi"/>
          <w:spacing w:val="-6"/>
        </w:rPr>
        <w:t xml:space="preserve"> </w:t>
      </w:r>
      <w:r w:rsidRPr="00734B1F">
        <w:rPr>
          <w:rFonts w:asciiTheme="majorHAnsi" w:hAnsiTheme="majorHAnsi" w:cstheme="majorHAnsi"/>
        </w:rPr>
        <w:t>trên</w:t>
      </w:r>
      <w:r w:rsidRPr="00734B1F">
        <w:rPr>
          <w:rFonts w:asciiTheme="majorHAnsi" w:hAnsiTheme="majorHAnsi" w:cstheme="majorHAnsi"/>
          <w:spacing w:val="-7"/>
        </w:rPr>
        <w:t xml:space="preserve"> </w:t>
      </w:r>
      <w:r w:rsidRPr="00734B1F">
        <w:rPr>
          <w:rFonts w:asciiTheme="majorHAnsi" w:hAnsiTheme="majorHAnsi" w:cstheme="majorHAnsi"/>
        </w:rPr>
        <w:t>bảng</w:t>
      </w:r>
      <w:r w:rsidRPr="00734B1F">
        <w:rPr>
          <w:rFonts w:asciiTheme="majorHAnsi" w:hAnsiTheme="majorHAnsi" w:cstheme="majorHAnsi"/>
          <w:spacing w:val="-7"/>
        </w:rPr>
        <w:t xml:space="preserve"> </w:t>
      </w:r>
      <w:r w:rsidRPr="00734B1F">
        <w:rPr>
          <w:rFonts w:asciiTheme="majorHAnsi" w:hAnsiTheme="majorHAnsi" w:cstheme="majorHAnsi"/>
        </w:rPr>
        <w:t>không</w:t>
      </w:r>
      <w:r w:rsidRPr="00734B1F">
        <w:rPr>
          <w:rFonts w:asciiTheme="majorHAnsi" w:hAnsiTheme="majorHAnsi" w:cstheme="majorHAnsi"/>
          <w:spacing w:val="-6"/>
        </w:rPr>
        <w:t xml:space="preserve"> </w:t>
      </w:r>
      <w:r w:rsidRPr="00734B1F">
        <w:rPr>
          <w:rFonts w:asciiTheme="majorHAnsi" w:hAnsiTheme="majorHAnsi" w:cstheme="majorHAnsi"/>
        </w:rPr>
        <w:t>cần</w:t>
      </w:r>
      <w:r w:rsidRPr="00734B1F">
        <w:rPr>
          <w:rFonts w:asciiTheme="majorHAnsi" w:hAnsiTheme="majorHAnsi" w:cstheme="majorHAnsi"/>
          <w:spacing w:val="-7"/>
        </w:rPr>
        <w:t xml:space="preserve"> </w:t>
      </w:r>
      <w:r w:rsidRPr="00734B1F">
        <w:rPr>
          <w:rFonts w:asciiTheme="majorHAnsi" w:hAnsiTheme="majorHAnsi" w:cstheme="majorHAnsi"/>
        </w:rPr>
        <w:t>phải</w:t>
      </w:r>
      <w:r w:rsidRPr="00734B1F">
        <w:rPr>
          <w:rFonts w:asciiTheme="majorHAnsi" w:hAnsiTheme="majorHAnsi" w:cstheme="majorHAnsi"/>
          <w:spacing w:val="-7"/>
        </w:rPr>
        <w:t xml:space="preserve"> </w:t>
      </w:r>
      <w:r w:rsidRPr="00734B1F">
        <w:rPr>
          <w:rFonts w:asciiTheme="majorHAnsi" w:hAnsiTheme="majorHAnsi" w:cstheme="majorHAnsi"/>
        </w:rPr>
        <w:t>tuân</w:t>
      </w:r>
      <w:r w:rsidRPr="00734B1F">
        <w:rPr>
          <w:rFonts w:asciiTheme="majorHAnsi" w:hAnsiTheme="majorHAnsi" w:cstheme="majorHAnsi"/>
          <w:spacing w:val="-7"/>
        </w:rPr>
        <w:t xml:space="preserve"> </w:t>
      </w:r>
      <w:r w:rsidRPr="00734B1F">
        <w:rPr>
          <w:rFonts w:asciiTheme="majorHAnsi" w:hAnsiTheme="majorHAnsi" w:cstheme="majorHAnsi"/>
        </w:rPr>
        <w:t>theo</w:t>
      </w:r>
      <w:r w:rsidRPr="00734B1F">
        <w:rPr>
          <w:rFonts w:asciiTheme="majorHAnsi" w:hAnsiTheme="majorHAnsi" w:cstheme="majorHAnsi"/>
          <w:spacing w:val="2"/>
        </w:rPr>
        <w:t xml:space="preserve"> </w:t>
      </w:r>
      <w:r w:rsidRPr="00734B1F">
        <w:rPr>
          <w:rFonts w:asciiTheme="majorHAnsi" w:hAnsiTheme="majorHAnsi" w:cstheme="majorHAnsi"/>
        </w:rPr>
        <w:t>một</w:t>
      </w:r>
      <w:r w:rsidRPr="00734B1F">
        <w:rPr>
          <w:rFonts w:asciiTheme="majorHAnsi" w:hAnsiTheme="majorHAnsi" w:cstheme="majorHAnsi"/>
          <w:spacing w:val="-3"/>
        </w:rPr>
        <w:t xml:space="preserve"> </w:t>
      </w:r>
      <w:r w:rsidRPr="00734B1F">
        <w:rPr>
          <w:rFonts w:asciiTheme="majorHAnsi" w:hAnsiTheme="majorHAnsi" w:cstheme="majorHAnsi"/>
        </w:rPr>
        <w:t>dạng</w:t>
      </w:r>
      <w:r w:rsidRPr="00734B1F">
        <w:rPr>
          <w:rFonts w:asciiTheme="majorHAnsi" w:hAnsiTheme="majorHAnsi" w:cstheme="majorHAnsi"/>
          <w:spacing w:val="-7"/>
        </w:rPr>
        <w:t xml:space="preserve"> </w:t>
      </w:r>
      <w:r w:rsidRPr="00734B1F">
        <w:rPr>
          <w:rFonts w:asciiTheme="majorHAnsi" w:hAnsiTheme="majorHAnsi" w:cstheme="majorHAnsi"/>
        </w:rPr>
        <w:t>cấu</w:t>
      </w:r>
      <w:r w:rsidRPr="00734B1F">
        <w:rPr>
          <w:rFonts w:asciiTheme="majorHAnsi" w:hAnsiTheme="majorHAnsi" w:cstheme="majorHAnsi"/>
          <w:spacing w:val="-6"/>
        </w:rPr>
        <w:t xml:space="preserve"> </w:t>
      </w:r>
      <w:r w:rsidRPr="00734B1F">
        <w:rPr>
          <w:rFonts w:asciiTheme="majorHAnsi" w:hAnsiTheme="majorHAnsi" w:cstheme="majorHAnsi"/>
        </w:rPr>
        <w:t>trúc</w:t>
      </w:r>
      <w:r w:rsidRPr="00734B1F">
        <w:rPr>
          <w:rFonts w:asciiTheme="majorHAnsi" w:hAnsiTheme="majorHAnsi" w:cstheme="majorHAnsi"/>
          <w:spacing w:val="3"/>
        </w:rPr>
        <w:t xml:space="preserve"> </w:t>
      </w:r>
      <w:r w:rsidRPr="00734B1F">
        <w:rPr>
          <w:rFonts w:asciiTheme="majorHAnsi" w:hAnsiTheme="majorHAnsi" w:cstheme="majorHAnsi"/>
        </w:rPr>
        <w:t>nhất</w:t>
      </w:r>
      <w:r w:rsidRPr="00734B1F">
        <w:rPr>
          <w:rFonts w:asciiTheme="majorHAnsi" w:hAnsiTheme="majorHAnsi" w:cstheme="majorHAnsi"/>
          <w:spacing w:val="-68"/>
        </w:rPr>
        <w:t xml:space="preserve"> </w:t>
      </w:r>
      <w:r w:rsidRPr="00734B1F">
        <w:rPr>
          <w:rFonts w:asciiTheme="majorHAnsi" w:hAnsiTheme="majorHAnsi" w:cstheme="majorHAnsi"/>
        </w:rPr>
        <w:t>định nào. Chính do cấu trúc linh hoạt này nên MongoDB có thể được dùng để lưu</w:t>
      </w:r>
      <w:r w:rsidRPr="00734B1F">
        <w:rPr>
          <w:rFonts w:asciiTheme="majorHAnsi" w:hAnsiTheme="majorHAnsi" w:cstheme="majorHAnsi"/>
          <w:spacing w:val="1"/>
        </w:rPr>
        <w:t xml:space="preserve"> </w:t>
      </w:r>
      <w:r w:rsidRPr="00734B1F">
        <w:rPr>
          <w:rFonts w:asciiTheme="majorHAnsi" w:hAnsiTheme="majorHAnsi" w:cstheme="majorHAnsi"/>
        </w:rPr>
        <w:t>trữ</w:t>
      </w:r>
      <w:r w:rsidRPr="00734B1F">
        <w:rPr>
          <w:rFonts w:asciiTheme="majorHAnsi" w:hAnsiTheme="majorHAnsi" w:cstheme="majorHAnsi"/>
          <w:spacing w:val="-3"/>
        </w:rPr>
        <w:t xml:space="preserve"> </w:t>
      </w:r>
      <w:r w:rsidRPr="00734B1F">
        <w:rPr>
          <w:rFonts w:asciiTheme="majorHAnsi" w:hAnsiTheme="majorHAnsi" w:cstheme="majorHAnsi"/>
        </w:rPr>
        <w:t>các</w:t>
      </w:r>
      <w:r w:rsidRPr="00734B1F">
        <w:rPr>
          <w:rFonts w:asciiTheme="majorHAnsi" w:hAnsiTheme="majorHAnsi" w:cstheme="majorHAnsi"/>
          <w:spacing w:val="1"/>
        </w:rPr>
        <w:t xml:space="preserve"> </w:t>
      </w:r>
      <w:r w:rsidRPr="00734B1F">
        <w:rPr>
          <w:rFonts w:asciiTheme="majorHAnsi" w:hAnsiTheme="majorHAnsi" w:cstheme="majorHAnsi"/>
        </w:rPr>
        <w:t>dữ</w:t>
      </w:r>
      <w:r w:rsidRPr="00734B1F">
        <w:rPr>
          <w:rFonts w:asciiTheme="majorHAnsi" w:hAnsiTheme="majorHAnsi" w:cstheme="majorHAnsi"/>
          <w:spacing w:val="3"/>
        </w:rPr>
        <w:t xml:space="preserve"> </w:t>
      </w:r>
      <w:r w:rsidRPr="00734B1F">
        <w:rPr>
          <w:rFonts w:asciiTheme="majorHAnsi" w:hAnsiTheme="majorHAnsi" w:cstheme="majorHAnsi"/>
        </w:rPr>
        <w:t>liệu</w:t>
      </w:r>
      <w:r w:rsidRPr="00734B1F">
        <w:rPr>
          <w:rFonts w:asciiTheme="majorHAnsi" w:hAnsiTheme="majorHAnsi" w:cstheme="majorHAnsi"/>
          <w:spacing w:val="-4"/>
        </w:rPr>
        <w:t xml:space="preserve"> </w:t>
      </w:r>
      <w:r w:rsidRPr="00734B1F">
        <w:rPr>
          <w:rFonts w:asciiTheme="majorHAnsi" w:hAnsiTheme="majorHAnsi" w:cstheme="majorHAnsi"/>
        </w:rPr>
        <w:t>có cấu</w:t>
      </w:r>
      <w:r w:rsidRPr="00734B1F">
        <w:rPr>
          <w:rFonts w:asciiTheme="majorHAnsi" w:hAnsiTheme="majorHAnsi" w:cstheme="majorHAnsi"/>
          <w:spacing w:val="-4"/>
        </w:rPr>
        <w:t xml:space="preserve"> </w:t>
      </w:r>
      <w:r w:rsidRPr="00734B1F">
        <w:rPr>
          <w:rFonts w:asciiTheme="majorHAnsi" w:hAnsiTheme="majorHAnsi" w:cstheme="majorHAnsi"/>
        </w:rPr>
        <w:t>trúc</w:t>
      </w:r>
      <w:r w:rsidRPr="00734B1F">
        <w:rPr>
          <w:rFonts w:asciiTheme="majorHAnsi" w:hAnsiTheme="majorHAnsi" w:cstheme="majorHAnsi"/>
          <w:spacing w:val="1"/>
        </w:rPr>
        <w:t xml:space="preserve"> </w:t>
      </w:r>
      <w:r w:rsidRPr="00734B1F">
        <w:rPr>
          <w:rFonts w:asciiTheme="majorHAnsi" w:hAnsiTheme="majorHAnsi" w:cstheme="majorHAnsi"/>
        </w:rPr>
        <w:t>phức</w:t>
      </w:r>
      <w:r w:rsidRPr="00734B1F">
        <w:rPr>
          <w:rFonts w:asciiTheme="majorHAnsi" w:hAnsiTheme="majorHAnsi" w:cstheme="majorHAnsi"/>
          <w:spacing w:val="1"/>
        </w:rPr>
        <w:t xml:space="preserve"> </w:t>
      </w:r>
      <w:r w:rsidRPr="00734B1F">
        <w:rPr>
          <w:rFonts w:asciiTheme="majorHAnsi" w:hAnsiTheme="majorHAnsi" w:cstheme="majorHAnsi"/>
        </w:rPr>
        <w:t>tạp</w:t>
      </w:r>
      <w:r w:rsidRPr="00734B1F">
        <w:rPr>
          <w:rFonts w:asciiTheme="majorHAnsi" w:hAnsiTheme="majorHAnsi" w:cstheme="majorHAnsi"/>
          <w:spacing w:val="1"/>
        </w:rPr>
        <w:t xml:space="preserve"> </w:t>
      </w:r>
      <w:r w:rsidRPr="00734B1F">
        <w:rPr>
          <w:rFonts w:asciiTheme="majorHAnsi" w:hAnsiTheme="majorHAnsi" w:cstheme="majorHAnsi"/>
        </w:rPr>
        <w:t>và</w:t>
      </w:r>
      <w:r w:rsidRPr="00734B1F">
        <w:rPr>
          <w:rFonts w:asciiTheme="majorHAnsi" w:hAnsiTheme="majorHAnsi" w:cstheme="majorHAnsi"/>
          <w:spacing w:val="1"/>
        </w:rPr>
        <w:t xml:space="preserve"> </w:t>
      </w:r>
      <w:r w:rsidRPr="00734B1F">
        <w:rPr>
          <w:rFonts w:asciiTheme="majorHAnsi" w:hAnsiTheme="majorHAnsi" w:cstheme="majorHAnsi"/>
        </w:rPr>
        <w:t>đa</w:t>
      </w:r>
      <w:r w:rsidRPr="00734B1F">
        <w:rPr>
          <w:rFonts w:asciiTheme="majorHAnsi" w:hAnsiTheme="majorHAnsi" w:cstheme="majorHAnsi"/>
          <w:spacing w:val="1"/>
        </w:rPr>
        <w:t xml:space="preserve"> </w:t>
      </w:r>
      <w:r w:rsidRPr="00734B1F">
        <w:rPr>
          <w:rFonts w:asciiTheme="majorHAnsi" w:hAnsiTheme="majorHAnsi" w:cstheme="majorHAnsi"/>
        </w:rPr>
        <w:t>dạng và không</w:t>
      </w:r>
      <w:r w:rsidRPr="00734B1F">
        <w:rPr>
          <w:rFonts w:asciiTheme="majorHAnsi" w:hAnsiTheme="majorHAnsi" w:cstheme="majorHAnsi"/>
          <w:spacing w:val="-4"/>
        </w:rPr>
        <w:t xml:space="preserve"> </w:t>
      </w:r>
      <w:r w:rsidRPr="00734B1F">
        <w:rPr>
          <w:rFonts w:asciiTheme="majorHAnsi" w:hAnsiTheme="majorHAnsi" w:cstheme="majorHAnsi"/>
        </w:rPr>
        <w:t>cố định.</w:t>
      </w:r>
    </w:p>
    <w:p w14:paraId="49D069DC" w14:textId="77777777" w:rsidR="00734B1F" w:rsidRPr="004A6787" w:rsidRDefault="00734B1F" w:rsidP="00E54078">
      <w:pPr>
        <w:rPr>
          <w:rFonts w:asciiTheme="majorHAnsi" w:hAnsiTheme="majorHAnsi" w:cstheme="majorHAnsi"/>
          <w:bCs/>
          <w:sz w:val="26"/>
          <w:szCs w:val="26"/>
        </w:rPr>
      </w:pPr>
      <w:r w:rsidRPr="004A6787">
        <w:rPr>
          <w:rFonts w:asciiTheme="majorHAnsi" w:hAnsiTheme="majorHAnsi" w:cstheme="majorHAnsi"/>
          <w:bCs/>
          <w:sz w:val="26"/>
          <w:szCs w:val="26"/>
        </w:rPr>
        <w:t>Lợi</w:t>
      </w:r>
      <w:r w:rsidRPr="004A6787">
        <w:rPr>
          <w:rFonts w:asciiTheme="majorHAnsi" w:hAnsiTheme="majorHAnsi" w:cstheme="majorHAnsi"/>
          <w:bCs/>
          <w:spacing w:val="-5"/>
          <w:sz w:val="26"/>
          <w:szCs w:val="26"/>
        </w:rPr>
        <w:t xml:space="preserve"> </w:t>
      </w:r>
      <w:r w:rsidRPr="004A6787">
        <w:rPr>
          <w:rFonts w:asciiTheme="majorHAnsi" w:hAnsiTheme="majorHAnsi" w:cstheme="majorHAnsi"/>
          <w:bCs/>
          <w:sz w:val="26"/>
          <w:szCs w:val="26"/>
        </w:rPr>
        <w:t>thế</w:t>
      </w:r>
      <w:r w:rsidRPr="004A6787">
        <w:rPr>
          <w:rFonts w:asciiTheme="majorHAnsi" w:hAnsiTheme="majorHAnsi" w:cstheme="majorHAnsi"/>
          <w:bCs/>
          <w:spacing w:val="-2"/>
          <w:sz w:val="26"/>
          <w:szCs w:val="26"/>
        </w:rPr>
        <w:t xml:space="preserve"> </w:t>
      </w:r>
      <w:r w:rsidRPr="004A6787">
        <w:rPr>
          <w:rFonts w:asciiTheme="majorHAnsi" w:hAnsiTheme="majorHAnsi" w:cstheme="majorHAnsi"/>
          <w:bCs/>
          <w:sz w:val="26"/>
          <w:szCs w:val="26"/>
        </w:rPr>
        <w:t>của</w:t>
      </w:r>
      <w:r w:rsidRPr="004A6787">
        <w:rPr>
          <w:rFonts w:asciiTheme="majorHAnsi" w:hAnsiTheme="majorHAnsi" w:cstheme="majorHAnsi"/>
          <w:bCs/>
          <w:spacing w:val="-3"/>
          <w:sz w:val="26"/>
          <w:szCs w:val="26"/>
        </w:rPr>
        <w:t xml:space="preserve"> </w:t>
      </w:r>
      <w:r w:rsidRPr="004A6787">
        <w:rPr>
          <w:rFonts w:asciiTheme="majorHAnsi" w:hAnsiTheme="majorHAnsi" w:cstheme="majorHAnsi"/>
          <w:bCs/>
          <w:sz w:val="26"/>
          <w:szCs w:val="26"/>
        </w:rPr>
        <w:t>MongoDB</w:t>
      </w:r>
      <w:r w:rsidRPr="004A6787">
        <w:rPr>
          <w:rFonts w:asciiTheme="majorHAnsi" w:hAnsiTheme="majorHAnsi" w:cstheme="majorHAnsi"/>
          <w:bCs/>
          <w:spacing w:val="-1"/>
          <w:sz w:val="26"/>
          <w:szCs w:val="26"/>
        </w:rPr>
        <w:t xml:space="preserve"> </w:t>
      </w:r>
      <w:r w:rsidRPr="004A6787">
        <w:rPr>
          <w:rFonts w:asciiTheme="majorHAnsi" w:hAnsiTheme="majorHAnsi" w:cstheme="majorHAnsi"/>
          <w:bCs/>
          <w:sz w:val="26"/>
          <w:szCs w:val="26"/>
        </w:rPr>
        <w:t>so</w:t>
      </w:r>
      <w:r w:rsidRPr="004A6787">
        <w:rPr>
          <w:rFonts w:asciiTheme="majorHAnsi" w:hAnsiTheme="majorHAnsi" w:cstheme="majorHAnsi"/>
          <w:bCs/>
          <w:spacing w:val="-7"/>
          <w:sz w:val="26"/>
          <w:szCs w:val="26"/>
        </w:rPr>
        <w:t xml:space="preserve"> </w:t>
      </w:r>
      <w:r w:rsidRPr="004A6787">
        <w:rPr>
          <w:rFonts w:asciiTheme="majorHAnsi" w:hAnsiTheme="majorHAnsi" w:cstheme="majorHAnsi"/>
          <w:bCs/>
          <w:sz w:val="26"/>
          <w:szCs w:val="26"/>
        </w:rPr>
        <w:t>với</w:t>
      </w:r>
      <w:r w:rsidRPr="004A6787">
        <w:rPr>
          <w:rFonts w:asciiTheme="majorHAnsi" w:hAnsiTheme="majorHAnsi" w:cstheme="majorHAnsi"/>
          <w:bCs/>
          <w:spacing w:val="-4"/>
          <w:sz w:val="26"/>
          <w:szCs w:val="26"/>
        </w:rPr>
        <w:t xml:space="preserve"> </w:t>
      </w:r>
      <w:r w:rsidRPr="004A6787">
        <w:rPr>
          <w:rFonts w:asciiTheme="majorHAnsi" w:hAnsiTheme="majorHAnsi" w:cstheme="majorHAnsi"/>
          <w:bCs/>
          <w:sz w:val="26"/>
          <w:szCs w:val="26"/>
        </w:rPr>
        <w:t>các</w:t>
      </w:r>
      <w:r w:rsidRPr="004A6787">
        <w:rPr>
          <w:rFonts w:asciiTheme="majorHAnsi" w:hAnsiTheme="majorHAnsi" w:cstheme="majorHAnsi"/>
          <w:bCs/>
          <w:spacing w:val="2"/>
          <w:sz w:val="26"/>
          <w:szCs w:val="26"/>
        </w:rPr>
        <w:t xml:space="preserve"> </w:t>
      </w:r>
      <w:r w:rsidRPr="004A6787">
        <w:rPr>
          <w:rFonts w:asciiTheme="majorHAnsi" w:hAnsiTheme="majorHAnsi" w:cstheme="majorHAnsi"/>
          <w:bCs/>
          <w:sz w:val="26"/>
          <w:szCs w:val="26"/>
        </w:rPr>
        <w:t>CSDL</w:t>
      </w:r>
      <w:r w:rsidRPr="004A6787">
        <w:rPr>
          <w:rFonts w:asciiTheme="majorHAnsi" w:hAnsiTheme="majorHAnsi" w:cstheme="majorHAnsi"/>
          <w:bCs/>
          <w:spacing w:val="-1"/>
          <w:sz w:val="26"/>
          <w:szCs w:val="26"/>
        </w:rPr>
        <w:t xml:space="preserve"> </w:t>
      </w:r>
      <w:r w:rsidRPr="004A6787">
        <w:rPr>
          <w:rFonts w:asciiTheme="majorHAnsi" w:hAnsiTheme="majorHAnsi" w:cstheme="majorHAnsi"/>
          <w:bCs/>
          <w:sz w:val="26"/>
          <w:szCs w:val="26"/>
        </w:rPr>
        <w:t>dạng</w:t>
      </w:r>
      <w:r w:rsidRPr="004A6787">
        <w:rPr>
          <w:rFonts w:asciiTheme="majorHAnsi" w:hAnsiTheme="majorHAnsi" w:cstheme="majorHAnsi"/>
          <w:bCs/>
          <w:spacing w:val="-3"/>
          <w:sz w:val="26"/>
          <w:szCs w:val="26"/>
        </w:rPr>
        <w:t xml:space="preserve"> </w:t>
      </w:r>
      <w:r w:rsidRPr="004A6787">
        <w:rPr>
          <w:rFonts w:asciiTheme="majorHAnsi" w:hAnsiTheme="majorHAnsi" w:cstheme="majorHAnsi"/>
          <w:bCs/>
          <w:sz w:val="26"/>
          <w:szCs w:val="26"/>
        </w:rPr>
        <w:t>quan</w:t>
      </w:r>
      <w:r w:rsidRPr="004A6787">
        <w:rPr>
          <w:rFonts w:asciiTheme="majorHAnsi" w:hAnsiTheme="majorHAnsi" w:cstheme="majorHAnsi"/>
          <w:bCs/>
          <w:spacing w:val="-4"/>
          <w:sz w:val="26"/>
          <w:szCs w:val="26"/>
        </w:rPr>
        <w:t xml:space="preserve"> </w:t>
      </w:r>
      <w:r w:rsidRPr="004A6787">
        <w:rPr>
          <w:rFonts w:asciiTheme="majorHAnsi" w:hAnsiTheme="majorHAnsi" w:cstheme="majorHAnsi"/>
          <w:bCs/>
          <w:sz w:val="26"/>
          <w:szCs w:val="26"/>
        </w:rPr>
        <w:t>hệ(RDBMS)</w:t>
      </w:r>
    </w:p>
    <w:p w14:paraId="5B7A0871" w14:textId="77777777" w:rsidR="00734B1F" w:rsidRPr="00734B1F" w:rsidRDefault="00734B1F" w:rsidP="002B33C9">
      <w:pPr>
        <w:pStyle w:val="ListParagraph"/>
        <w:widowControl w:val="0"/>
        <w:numPr>
          <w:ilvl w:val="0"/>
          <w:numId w:val="27"/>
        </w:numPr>
        <w:tabs>
          <w:tab w:val="left" w:pos="309"/>
        </w:tabs>
        <w:autoSpaceDE w:val="0"/>
        <w:autoSpaceDN w:val="0"/>
        <w:spacing w:before="163" w:after="0" w:line="360" w:lineRule="auto"/>
        <w:ind w:right="460" w:firstLine="0"/>
        <w:contextualSpacing w:val="0"/>
        <w:jc w:val="both"/>
        <w:rPr>
          <w:rFonts w:asciiTheme="majorHAnsi" w:hAnsiTheme="majorHAnsi" w:cstheme="majorHAnsi"/>
          <w:sz w:val="28"/>
        </w:rPr>
      </w:pPr>
      <w:r w:rsidRPr="00734B1F">
        <w:rPr>
          <w:rFonts w:asciiTheme="majorHAnsi" w:hAnsiTheme="majorHAnsi" w:cstheme="majorHAnsi"/>
          <w:sz w:val="28"/>
        </w:rPr>
        <w:t>Ít Schema hơn: MongoDB là một cơ sở dữ liệu dựa trên Document, trong đó một</w:t>
      </w:r>
      <w:r w:rsidRPr="00734B1F">
        <w:rPr>
          <w:rFonts w:asciiTheme="majorHAnsi" w:hAnsiTheme="majorHAnsi" w:cstheme="majorHAnsi"/>
          <w:spacing w:val="1"/>
          <w:sz w:val="28"/>
        </w:rPr>
        <w:t xml:space="preserve"> </w:t>
      </w:r>
      <w:r w:rsidRPr="00734B1F">
        <w:rPr>
          <w:rFonts w:asciiTheme="majorHAnsi" w:hAnsiTheme="majorHAnsi" w:cstheme="majorHAnsi"/>
          <w:sz w:val="28"/>
        </w:rPr>
        <w:t>Collection giữ các Document khác nhau.</w:t>
      </w:r>
      <w:r w:rsidRPr="00734B1F">
        <w:rPr>
          <w:rFonts w:asciiTheme="majorHAnsi" w:hAnsiTheme="majorHAnsi" w:cstheme="majorHAnsi"/>
          <w:spacing w:val="1"/>
          <w:sz w:val="28"/>
        </w:rPr>
        <w:t xml:space="preserve"> </w:t>
      </w:r>
      <w:r w:rsidRPr="00734B1F">
        <w:rPr>
          <w:rFonts w:asciiTheme="majorHAnsi" w:hAnsiTheme="majorHAnsi" w:cstheme="majorHAnsi"/>
          <w:sz w:val="28"/>
        </w:rPr>
        <w:t>Số trường, nội dung và kích cỡ của</w:t>
      </w:r>
      <w:r w:rsidRPr="00734B1F">
        <w:rPr>
          <w:rFonts w:asciiTheme="majorHAnsi" w:hAnsiTheme="majorHAnsi" w:cstheme="majorHAnsi"/>
          <w:spacing w:val="1"/>
          <w:sz w:val="28"/>
        </w:rPr>
        <w:t xml:space="preserve"> </w:t>
      </w:r>
      <w:r w:rsidRPr="00734B1F">
        <w:rPr>
          <w:rFonts w:asciiTheme="majorHAnsi" w:hAnsiTheme="majorHAnsi" w:cstheme="majorHAnsi"/>
          <w:sz w:val="28"/>
        </w:rPr>
        <w:t>Document</w:t>
      </w:r>
      <w:r w:rsidRPr="00734B1F">
        <w:rPr>
          <w:rFonts w:asciiTheme="majorHAnsi" w:hAnsiTheme="majorHAnsi" w:cstheme="majorHAnsi"/>
          <w:spacing w:val="5"/>
          <w:sz w:val="28"/>
        </w:rPr>
        <w:t xml:space="preserve"> </w:t>
      </w:r>
      <w:r w:rsidRPr="00734B1F">
        <w:rPr>
          <w:rFonts w:asciiTheme="majorHAnsi" w:hAnsiTheme="majorHAnsi" w:cstheme="majorHAnsi"/>
          <w:sz w:val="28"/>
        </w:rPr>
        <w:t>này</w:t>
      </w:r>
      <w:r w:rsidRPr="00734B1F">
        <w:rPr>
          <w:rFonts w:asciiTheme="majorHAnsi" w:hAnsiTheme="majorHAnsi" w:cstheme="majorHAnsi"/>
          <w:spacing w:val="-4"/>
          <w:sz w:val="28"/>
        </w:rPr>
        <w:t xml:space="preserve"> </w:t>
      </w:r>
      <w:r w:rsidRPr="00734B1F">
        <w:rPr>
          <w:rFonts w:asciiTheme="majorHAnsi" w:hAnsiTheme="majorHAnsi" w:cstheme="majorHAnsi"/>
          <w:sz w:val="28"/>
        </w:rPr>
        <w:t>có</w:t>
      </w:r>
      <w:r w:rsidRPr="00734B1F">
        <w:rPr>
          <w:rFonts w:asciiTheme="majorHAnsi" w:hAnsiTheme="majorHAnsi" w:cstheme="majorHAnsi"/>
          <w:spacing w:val="1"/>
          <w:sz w:val="28"/>
        </w:rPr>
        <w:t xml:space="preserve"> </w:t>
      </w:r>
      <w:r w:rsidRPr="00734B1F">
        <w:rPr>
          <w:rFonts w:asciiTheme="majorHAnsi" w:hAnsiTheme="majorHAnsi" w:cstheme="majorHAnsi"/>
          <w:sz w:val="28"/>
        </w:rPr>
        <w:t>thể</w:t>
      </w:r>
      <w:r w:rsidRPr="00734B1F">
        <w:rPr>
          <w:rFonts w:asciiTheme="majorHAnsi" w:hAnsiTheme="majorHAnsi" w:cstheme="majorHAnsi"/>
          <w:spacing w:val="1"/>
          <w:sz w:val="28"/>
        </w:rPr>
        <w:t xml:space="preserve"> </w:t>
      </w:r>
      <w:r w:rsidRPr="00734B1F">
        <w:rPr>
          <w:rFonts w:asciiTheme="majorHAnsi" w:hAnsiTheme="majorHAnsi" w:cstheme="majorHAnsi"/>
          <w:sz w:val="28"/>
        </w:rPr>
        <w:t>khác</w:t>
      </w:r>
      <w:r w:rsidRPr="00734B1F">
        <w:rPr>
          <w:rFonts w:asciiTheme="majorHAnsi" w:hAnsiTheme="majorHAnsi" w:cstheme="majorHAnsi"/>
          <w:spacing w:val="6"/>
          <w:sz w:val="28"/>
        </w:rPr>
        <w:t xml:space="preserve"> </w:t>
      </w:r>
      <w:r w:rsidRPr="00734B1F">
        <w:rPr>
          <w:rFonts w:asciiTheme="majorHAnsi" w:hAnsiTheme="majorHAnsi" w:cstheme="majorHAnsi"/>
          <w:sz w:val="28"/>
        </w:rPr>
        <w:t>với</w:t>
      </w:r>
      <w:r w:rsidRPr="00734B1F">
        <w:rPr>
          <w:rFonts w:asciiTheme="majorHAnsi" w:hAnsiTheme="majorHAnsi" w:cstheme="majorHAnsi"/>
          <w:spacing w:val="-4"/>
          <w:sz w:val="28"/>
        </w:rPr>
        <w:t xml:space="preserve"> </w:t>
      </w:r>
      <w:r w:rsidRPr="00734B1F">
        <w:rPr>
          <w:rFonts w:asciiTheme="majorHAnsi" w:hAnsiTheme="majorHAnsi" w:cstheme="majorHAnsi"/>
          <w:sz w:val="28"/>
        </w:rPr>
        <w:t>Document khác.</w:t>
      </w:r>
    </w:p>
    <w:p w14:paraId="73A2C9FD" w14:textId="77777777" w:rsidR="00734B1F" w:rsidRPr="00734B1F" w:rsidRDefault="00734B1F" w:rsidP="002B33C9">
      <w:pPr>
        <w:pStyle w:val="ListParagraph"/>
        <w:widowControl w:val="0"/>
        <w:numPr>
          <w:ilvl w:val="0"/>
          <w:numId w:val="27"/>
        </w:numPr>
        <w:tabs>
          <w:tab w:val="left" w:pos="304"/>
        </w:tabs>
        <w:autoSpaceDE w:val="0"/>
        <w:autoSpaceDN w:val="0"/>
        <w:spacing w:before="1" w:after="0" w:line="240" w:lineRule="auto"/>
        <w:ind w:left="303" w:hanging="164"/>
        <w:contextualSpacing w:val="0"/>
        <w:jc w:val="both"/>
        <w:rPr>
          <w:rFonts w:asciiTheme="majorHAnsi" w:hAnsiTheme="majorHAnsi" w:cstheme="majorHAnsi"/>
          <w:sz w:val="28"/>
        </w:rPr>
      </w:pPr>
      <w:r w:rsidRPr="00734B1F">
        <w:rPr>
          <w:rFonts w:asciiTheme="majorHAnsi" w:hAnsiTheme="majorHAnsi" w:cstheme="majorHAnsi"/>
          <w:sz w:val="28"/>
        </w:rPr>
        <w:t>Cấu</w:t>
      </w:r>
      <w:r w:rsidRPr="00734B1F">
        <w:rPr>
          <w:rFonts w:asciiTheme="majorHAnsi" w:hAnsiTheme="majorHAnsi" w:cstheme="majorHAnsi"/>
          <w:spacing w:val="-6"/>
          <w:sz w:val="28"/>
        </w:rPr>
        <w:t xml:space="preserve"> </w:t>
      </w:r>
      <w:r w:rsidRPr="00734B1F">
        <w:rPr>
          <w:rFonts w:asciiTheme="majorHAnsi" w:hAnsiTheme="majorHAnsi" w:cstheme="majorHAnsi"/>
          <w:sz w:val="28"/>
        </w:rPr>
        <w:t>trúc</w:t>
      </w:r>
      <w:r w:rsidRPr="00734B1F">
        <w:rPr>
          <w:rFonts w:asciiTheme="majorHAnsi" w:hAnsiTheme="majorHAnsi" w:cstheme="majorHAnsi"/>
          <w:spacing w:val="-2"/>
          <w:sz w:val="28"/>
        </w:rPr>
        <w:t xml:space="preserve"> </w:t>
      </w:r>
      <w:r w:rsidRPr="00734B1F">
        <w:rPr>
          <w:rFonts w:asciiTheme="majorHAnsi" w:hAnsiTheme="majorHAnsi" w:cstheme="majorHAnsi"/>
          <w:sz w:val="28"/>
        </w:rPr>
        <w:t>của</w:t>
      </w:r>
      <w:r w:rsidRPr="00734B1F">
        <w:rPr>
          <w:rFonts w:asciiTheme="majorHAnsi" w:hAnsiTheme="majorHAnsi" w:cstheme="majorHAnsi"/>
          <w:spacing w:val="4"/>
          <w:sz w:val="28"/>
        </w:rPr>
        <w:t xml:space="preserve"> </w:t>
      </w:r>
      <w:r w:rsidRPr="00734B1F">
        <w:rPr>
          <w:rFonts w:asciiTheme="majorHAnsi" w:hAnsiTheme="majorHAnsi" w:cstheme="majorHAnsi"/>
          <w:sz w:val="28"/>
        </w:rPr>
        <w:t>một</w:t>
      </w:r>
      <w:r w:rsidRPr="00734B1F">
        <w:rPr>
          <w:rFonts w:asciiTheme="majorHAnsi" w:hAnsiTheme="majorHAnsi" w:cstheme="majorHAnsi"/>
          <w:spacing w:val="-2"/>
          <w:sz w:val="28"/>
        </w:rPr>
        <w:t xml:space="preserve"> </w:t>
      </w:r>
      <w:r w:rsidRPr="00734B1F">
        <w:rPr>
          <w:rFonts w:asciiTheme="majorHAnsi" w:hAnsiTheme="majorHAnsi" w:cstheme="majorHAnsi"/>
          <w:sz w:val="28"/>
        </w:rPr>
        <w:t>đối</w:t>
      </w:r>
      <w:r w:rsidRPr="00734B1F">
        <w:rPr>
          <w:rFonts w:asciiTheme="majorHAnsi" w:hAnsiTheme="majorHAnsi" w:cstheme="majorHAnsi"/>
          <w:spacing w:val="-7"/>
          <w:sz w:val="28"/>
        </w:rPr>
        <w:t xml:space="preserve"> </w:t>
      </w:r>
      <w:r w:rsidRPr="00734B1F">
        <w:rPr>
          <w:rFonts w:asciiTheme="majorHAnsi" w:hAnsiTheme="majorHAnsi" w:cstheme="majorHAnsi"/>
          <w:sz w:val="28"/>
        </w:rPr>
        <w:t>tượng</w:t>
      </w:r>
      <w:r w:rsidRPr="00734B1F">
        <w:rPr>
          <w:rFonts w:asciiTheme="majorHAnsi" w:hAnsiTheme="majorHAnsi" w:cstheme="majorHAnsi"/>
          <w:spacing w:val="-2"/>
          <w:sz w:val="28"/>
        </w:rPr>
        <w:t xml:space="preserve"> </w:t>
      </w:r>
      <w:r w:rsidRPr="00734B1F">
        <w:rPr>
          <w:rFonts w:asciiTheme="majorHAnsi" w:hAnsiTheme="majorHAnsi" w:cstheme="majorHAnsi"/>
          <w:sz w:val="28"/>
        </w:rPr>
        <w:t>là</w:t>
      </w:r>
      <w:r w:rsidRPr="00734B1F">
        <w:rPr>
          <w:rFonts w:asciiTheme="majorHAnsi" w:hAnsiTheme="majorHAnsi" w:cstheme="majorHAnsi"/>
          <w:spacing w:val="-1"/>
          <w:sz w:val="28"/>
        </w:rPr>
        <w:t xml:space="preserve"> </w:t>
      </w:r>
      <w:r w:rsidRPr="00734B1F">
        <w:rPr>
          <w:rFonts w:asciiTheme="majorHAnsi" w:hAnsiTheme="majorHAnsi" w:cstheme="majorHAnsi"/>
          <w:sz w:val="28"/>
        </w:rPr>
        <w:t>rõ</w:t>
      </w:r>
      <w:r w:rsidRPr="00734B1F">
        <w:rPr>
          <w:rFonts w:asciiTheme="majorHAnsi" w:hAnsiTheme="majorHAnsi" w:cstheme="majorHAnsi"/>
          <w:spacing w:val="-3"/>
          <w:sz w:val="28"/>
        </w:rPr>
        <w:t xml:space="preserve"> </w:t>
      </w:r>
      <w:r w:rsidRPr="00734B1F">
        <w:rPr>
          <w:rFonts w:asciiTheme="majorHAnsi" w:hAnsiTheme="majorHAnsi" w:cstheme="majorHAnsi"/>
          <w:sz w:val="28"/>
        </w:rPr>
        <w:t>ràng.</w:t>
      </w:r>
    </w:p>
    <w:p w14:paraId="472BE12D" w14:textId="77777777" w:rsidR="00734B1F" w:rsidRPr="00734B1F" w:rsidRDefault="00734B1F" w:rsidP="002B33C9">
      <w:pPr>
        <w:pStyle w:val="ListParagraph"/>
        <w:widowControl w:val="0"/>
        <w:numPr>
          <w:ilvl w:val="0"/>
          <w:numId w:val="27"/>
        </w:numPr>
        <w:tabs>
          <w:tab w:val="left" w:pos="304"/>
        </w:tabs>
        <w:autoSpaceDE w:val="0"/>
        <w:autoSpaceDN w:val="0"/>
        <w:spacing w:before="158" w:after="0" w:line="240" w:lineRule="auto"/>
        <w:ind w:left="303" w:hanging="164"/>
        <w:contextualSpacing w:val="0"/>
        <w:jc w:val="both"/>
        <w:rPr>
          <w:rFonts w:asciiTheme="majorHAnsi" w:hAnsiTheme="majorHAnsi" w:cstheme="majorHAnsi"/>
          <w:sz w:val="28"/>
        </w:rPr>
      </w:pPr>
      <w:r w:rsidRPr="00734B1F">
        <w:rPr>
          <w:rFonts w:asciiTheme="majorHAnsi" w:hAnsiTheme="majorHAnsi" w:cstheme="majorHAnsi"/>
          <w:sz w:val="28"/>
        </w:rPr>
        <w:t>Không</w:t>
      </w:r>
      <w:r w:rsidRPr="00734B1F">
        <w:rPr>
          <w:rFonts w:asciiTheme="majorHAnsi" w:hAnsiTheme="majorHAnsi" w:cstheme="majorHAnsi"/>
          <w:spacing w:val="-6"/>
          <w:sz w:val="28"/>
        </w:rPr>
        <w:t xml:space="preserve"> </w:t>
      </w:r>
      <w:r w:rsidRPr="00734B1F">
        <w:rPr>
          <w:rFonts w:asciiTheme="majorHAnsi" w:hAnsiTheme="majorHAnsi" w:cstheme="majorHAnsi"/>
          <w:sz w:val="28"/>
        </w:rPr>
        <w:t>có</w:t>
      </w:r>
      <w:r w:rsidRPr="00734B1F">
        <w:rPr>
          <w:rFonts w:asciiTheme="majorHAnsi" w:hAnsiTheme="majorHAnsi" w:cstheme="majorHAnsi"/>
          <w:spacing w:val="-2"/>
          <w:sz w:val="28"/>
        </w:rPr>
        <w:t xml:space="preserve"> </w:t>
      </w:r>
      <w:r w:rsidRPr="00734B1F">
        <w:rPr>
          <w:rFonts w:asciiTheme="majorHAnsi" w:hAnsiTheme="majorHAnsi" w:cstheme="majorHAnsi"/>
          <w:sz w:val="28"/>
        </w:rPr>
        <w:t>các Join</w:t>
      </w:r>
      <w:r w:rsidRPr="00734B1F">
        <w:rPr>
          <w:rFonts w:asciiTheme="majorHAnsi" w:hAnsiTheme="majorHAnsi" w:cstheme="majorHAnsi"/>
          <w:spacing w:val="-7"/>
          <w:sz w:val="28"/>
        </w:rPr>
        <w:t xml:space="preserve"> </w:t>
      </w:r>
      <w:r w:rsidRPr="00734B1F">
        <w:rPr>
          <w:rFonts w:asciiTheme="majorHAnsi" w:hAnsiTheme="majorHAnsi" w:cstheme="majorHAnsi"/>
          <w:sz w:val="28"/>
        </w:rPr>
        <w:t>phức tạp.</w:t>
      </w:r>
    </w:p>
    <w:p w14:paraId="796A5555" w14:textId="77777777" w:rsidR="00734B1F" w:rsidRPr="00734B1F" w:rsidRDefault="00734B1F" w:rsidP="002B33C9">
      <w:pPr>
        <w:pStyle w:val="ListParagraph"/>
        <w:widowControl w:val="0"/>
        <w:numPr>
          <w:ilvl w:val="0"/>
          <w:numId w:val="27"/>
        </w:numPr>
        <w:tabs>
          <w:tab w:val="left" w:pos="295"/>
        </w:tabs>
        <w:autoSpaceDE w:val="0"/>
        <w:autoSpaceDN w:val="0"/>
        <w:spacing w:before="163" w:after="0" w:line="362" w:lineRule="auto"/>
        <w:ind w:right="461" w:firstLine="0"/>
        <w:contextualSpacing w:val="0"/>
        <w:jc w:val="both"/>
        <w:rPr>
          <w:rFonts w:asciiTheme="majorHAnsi" w:hAnsiTheme="majorHAnsi" w:cstheme="majorHAnsi"/>
          <w:sz w:val="28"/>
        </w:rPr>
      </w:pPr>
      <w:r w:rsidRPr="00734B1F">
        <w:rPr>
          <w:rFonts w:asciiTheme="majorHAnsi" w:hAnsiTheme="majorHAnsi" w:cstheme="majorHAnsi"/>
          <w:sz w:val="28"/>
        </w:rPr>
        <w:t>Khả</w:t>
      </w:r>
      <w:r w:rsidRPr="00734B1F">
        <w:rPr>
          <w:rFonts w:asciiTheme="majorHAnsi" w:hAnsiTheme="majorHAnsi" w:cstheme="majorHAnsi"/>
          <w:spacing w:val="-7"/>
          <w:sz w:val="28"/>
        </w:rPr>
        <w:t xml:space="preserve"> </w:t>
      </w:r>
      <w:r w:rsidRPr="00734B1F">
        <w:rPr>
          <w:rFonts w:asciiTheme="majorHAnsi" w:hAnsiTheme="majorHAnsi" w:cstheme="majorHAnsi"/>
          <w:sz w:val="28"/>
        </w:rPr>
        <w:t>năng</w:t>
      </w:r>
      <w:r w:rsidRPr="00734B1F">
        <w:rPr>
          <w:rFonts w:asciiTheme="majorHAnsi" w:hAnsiTheme="majorHAnsi" w:cstheme="majorHAnsi"/>
          <w:spacing w:val="-16"/>
          <w:sz w:val="28"/>
        </w:rPr>
        <w:t xml:space="preserve"> </w:t>
      </w:r>
      <w:r w:rsidRPr="00734B1F">
        <w:rPr>
          <w:rFonts w:asciiTheme="majorHAnsi" w:hAnsiTheme="majorHAnsi" w:cstheme="majorHAnsi"/>
          <w:sz w:val="28"/>
        </w:rPr>
        <w:t>truy</w:t>
      </w:r>
      <w:r w:rsidRPr="00734B1F">
        <w:rPr>
          <w:rFonts w:asciiTheme="majorHAnsi" w:hAnsiTheme="majorHAnsi" w:cstheme="majorHAnsi"/>
          <w:spacing w:val="-11"/>
          <w:sz w:val="28"/>
        </w:rPr>
        <w:t xml:space="preserve"> </w:t>
      </w:r>
      <w:r w:rsidRPr="00734B1F">
        <w:rPr>
          <w:rFonts w:asciiTheme="majorHAnsi" w:hAnsiTheme="majorHAnsi" w:cstheme="majorHAnsi"/>
          <w:sz w:val="28"/>
        </w:rPr>
        <w:t>vấn</w:t>
      </w:r>
      <w:r w:rsidRPr="00734B1F">
        <w:rPr>
          <w:rFonts w:asciiTheme="majorHAnsi" w:hAnsiTheme="majorHAnsi" w:cstheme="majorHAnsi"/>
          <w:spacing w:val="-15"/>
          <w:sz w:val="28"/>
        </w:rPr>
        <w:t xml:space="preserve"> </w:t>
      </w:r>
      <w:r w:rsidRPr="00734B1F">
        <w:rPr>
          <w:rFonts w:asciiTheme="majorHAnsi" w:hAnsiTheme="majorHAnsi" w:cstheme="majorHAnsi"/>
          <w:sz w:val="28"/>
        </w:rPr>
        <w:t>sâu</w:t>
      </w:r>
      <w:r w:rsidRPr="00734B1F">
        <w:rPr>
          <w:rFonts w:asciiTheme="majorHAnsi" w:hAnsiTheme="majorHAnsi" w:cstheme="majorHAnsi"/>
          <w:spacing w:val="-11"/>
          <w:sz w:val="28"/>
        </w:rPr>
        <w:t xml:space="preserve"> </w:t>
      </w:r>
      <w:r w:rsidRPr="00734B1F">
        <w:rPr>
          <w:rFonts w:asciiTheme="majorHAnsi" w:hAnsiTheme="majorHAnsi" w:cstheme="majorHAnsi"/>
          <w:sz w:val="28"/>
        </w:rPr>
        <w:t>hơn.</w:t>
      </w:r>
      <w:r w:rsidRPr="00734B1F">
        <w:rPr>
          <w:rFonts w:asciiTheme="majorHAnsi" w:hAnsiTheme="majorHAnsi" w:cstheme="majorHAnsi"/>
          <w:spacing w:val="-9"/>
          <w:sz w:val="28"/>
        </w:rPr>
        <w:t xml:space="preserve"> </w:t>
      </w:r>
      <w:r w:rsidRPr="00734B1F">
        <w:rPr>
          <w:rFonts w:asciiTheme="majorHAnsi" w:hAnsiTheme="majorHAnsi" w:cstheme="majorHAnsi"/>
          <w:sz w:val="28"/>
        </w:rPr>
        <w:t>MongoDB</w:t>
      </w:r>
      <w:r w:rsidRPr="00734B1F">
        <w:rPr>
          <w:rFonts w:asciiTheme="majorHAnsi" w:hAnsiTheme="majorHAnsi" w:cstheme="majorHAnsi"/>
          <w:spacing w:val="-14"/>
          <w:sz w:val="28"/>
        </w:rPr>
        <w:t xml:space="preserve"> </w:t>
      </w:r>
      <w:r w:rsidRPr="00734B1F">
        <w:rPr>
          <w:rFonts w:asciiTheme="majorHAnsi" w:hAnsiTheme="majorHAnsi" w:cstheme="majorHAnsi"/>
          <w:sz w:val="28"/>
        </w:rPr>
        <w:t>hỗ</w:t>
      </w:r>
      <w:r w:rsidRPr="00734B1F">
        <w:rPr>
          <w:rFonts w:asciiTheme="majorHAnsi" w:hAnsiTheme="majorHAnsi" w:cstheme="majorHAnsi"/>
          <w:spacing w:val="-7"/>
          <w:sz w:val="28"/>
        </w:rPr>
        <w:t xml:space="preserve"> </w:t>
      </w:r>
      <w:r w:rsidRPr="00734B1F">
        <w:rPr>
          <w:rFonts w:asciiTheme="majorHAnsi" w:hAnsiTheme="majorHAnsi" w:cstheme="majorHAnsi"/>
          <w:sz w:val="28"/>
        </w:rPr>
        <w:t>trợ</w:t>
      </w:r>
      <w:r w:rsidRPr="00734B1F">
        <w:rPr>
          <w:rFonts w:asciiTheme="majorHAnsi" w:hAnsiTheme="majorHAnsi" w:cstheme="majorHAnsi"/>
          <w:spacing w:val="-10"/>
          <w:sz w:val="28"/>
        </w:rPr>
        <w:t xml:space="preserve"> </w:t>
      </w:r>
      <w:r w:rsidRPr="00734B1F">
        <w:rPr>
          <w:rFonts w:asciiTheme="majorHAnsi" w:hAnsiTheme="majorHAnsi" w:cstheme="majorHAnsi"/>
          <w:sz w:val="28"/>
        </w:rPr>
        <w:t>các</w:t>
      </w:r>
      <w:r w:rsidRPr="00734B1F">
        <w:rPr>
          <w:rFonts w:asciiTheme="majorHAnsi" w:hAnsiTheme="majorHAnsi" w:cstheme="majorHAnsi"/>
          <w:spacing w:val="-10"/>
          <w:sz w:val="28"/>
        </w:rPr>
        <w:t xml:space="preserve"> </w:t>
      </w:r>
      <w:r w:rsidRPr="00734B1F">
        <w:rPr>
          <w:rFonts w:asciiTheme="majorHAnsi" w:hAnsiTheme="majorHAnsi" w:cstheme="majorHAnsi"/>
          <w:sz w:val="28"/>
        </w:rPr>
        <w:t>truy</w:t>
      </w:r>
      <w:r w:rsidRPr="00734B1F">
        <w:rPr>
          <w:rFonts w:asciiTheme="majorHAnsi" w:hAnsiTheme="majorHAnsi" w:cstheme="majorHAnsi"/>
          <w:spacing w:val="-11"/>
          <w:sz w:val="28"/>
        </w:rPr>
        <w:t xml:space="preserve"> </w:t>
      </w:r>
      <w:r w:rsidRPr="00734B1F">
        <w:rPr>
          <w:rFonts w:asciiTheme="majorHAnsi" w:hAnsiTheme="majorHAnsi" w:cstheme="majorHAnsi"/>
          <w:sz w:val="28"/>
        </w:rPr>
        <w:t>vấn</w:t>
      </w:r>
      <w:r w:rsidRPr="00734B1F">
        <w:rPr>
          <w:rFonts w:asciiTheme="majorHAnsi" w:hAnsiTheme="majorHAnsi" w:cstheme="majorHAnsi"/>
          <w:spacing w:val="-10"/>
          <w:sz w:val="28"/>
        </w:rPr>
        <w:t xml:space="preserve"> </w:t>
      </w:r>
      <w:r w:rsidRPr="00734B1F">
        <w:rPr>
          <w:rFonts w:asciiTheme="majorHAnsi" w:hAnsiTheme="majorHAnsi" w:cstheme="majorHAnsi"/>
          <w:sz w:val="28"/>
        </w:rPr>
        <w:t>động</w:t>
      </w:r>
      <w:r w:rsidRPr="00734B1F">
        <w:rPr>
          <w:rFonts w:asciiTheme="majorHAnsi" w:hAnsiTheme="majorHAnsi" w:cstheme="majorHAnsi"/>
          <w:spacing w:val="-16"/>
          <w:sz w:val="28"/>
        </w:rPr>
        <w:t xml:space="preserve"> </w:t>
      </w:r>
      <w:r w:rsidRPr="00734B1F">
        <w:rPr>
          <w:rFonts w:asciiTheme="majorHAnsi" w:hAnsiTheme="majorHAnsi" w:cstheme="majorHAnsi"/>
          <w:sz w:val="28"/>
        </w:rPr>
        <w:t>trên</w:t>
      </w:r>
      <w:r w:rsidRPr="00734B1F">
        <w:rPr>
          <w:rFonts w:asciiTheme="majorHAnsi" w:hAnsiTheme="majorHAnsi" w:cstheme="majorHAnsi"/>
          <w:spacing w:val="-15"/>
          <w:sz w:val="28"/>
        </w:rPr>
        <w:t xml:space="preserve"> </w:t>
      </w:r>
      <w:r w:rsidRPr="00734B1F">
        <w:rPr>
          <w:rFonts w:asciiTheme="majorHAnsi" w:hAnsiTheme="majorHAnsi" w:cstheme="majorHAnsi"/>
          <w:sz w:val="28"/>
        </w:rPr>
        <w:t>các</w:t>
      </w:r>
      <w:r w:rsidRPr="00734B1F">
        <w:rPr>
          <w:rFonts w:asciiTheme="majorHAnsi" w:hAnsiTheme="majorHAnsi" w:cstheme="majorHAnsi"/>
          <w:spacing w:val="-10"/>
          <w:sz w:val="28"/>
        </w:rPr>
        <w:t xml:space="preserve"> </w:t>
      </w:r>
      <w:r w:rsidRPr="00734B1F">
        <w:rPr>
          <w:rFonts w:asciiTheme="majorHAnsi" w:hAnsiTheme="majorHAnsi" w:cstheme="majorHAnsi"/>
          <w:sz w:val="28"/>
        </w:rPr>
        <w:t>Document</w:t>
      </w:r>
      <w:r w:rsidRPr="00734B1F">
        <w:rPr>
          <w:rFonts w:asciiTheme="majorHAnsi" w:hAnsiTheme="majorHAnsi" w:cstheme="majorHAnsi"/>
          <w:spacing w:val="-68"/>
          <w:sz w:val="28"/>
        </w:rPr>
        <w:t xml:space="preserve"> </w:t>
      </w:r>
      <w:r w:rsidRPr="00734B1F">
        <w:rPr>
          <w:rFonts w:asciiTheme="majorHAnsi" w:hAnsiTheme="majorHAnsi" w:cstheme="majorHAnsi"/>
          <w:sz w:val="28"/>
        </w:rPr>
        <w:t>bởi</w:t>
      </w:r>
      <w:r w:rsidRPr="00734B1F">
        <w:rPr>
          <w:rFonts w:asciiTheme="majorHAnsi" w:hAnsiTheme="majorHAnsi" w:cstheme="majorHAnsi"/>
          <w:spacing w:val="-7"/>
          <w:sz w:val="28"/>
        </w:rPr>
        <w:t xml:space="preserve"> </w:t>
      </w:r>
      <w:r w:rsidRPr="00734B1F">
        <w:rPr>
          <w:rFonts w:asciiTheme="majorHAnsi" w:hAnsiTheme="majorHAnsi" w:cstheme="majorHAnsi"/>
          <w:sz w:val="28"/>
        </w:rPr>
        <w:t>sử</w:t>
      </w:r>
      <w:r w:rsidRPr="00734B1F">
        <w:rPr>
          <w:rFonts w:asciiTheme="majorHAnsi" w:hAnsiTheme="majorHAnsi" w:cstheme="majorHAnsi"/>
          <w:spacing w:val="-3"/>
          <w:sz w:val="28"/>
        </w:rPr>
        <w:t xml:space="preserve"> </w:t>
      </w:r>
      <w:r w:rsidRPr="00734B1F">
        <w:rPr>
          <w:rFonts w:asciiTheme="majorHAnsi" w:hAnsiTheme="majorHAnsi" w:cstheme="majorHAnsi"/>
          <w:sz w:val="28"/>
        </w:rPr>
        <w:t>dụng</w:t>
      </w:r>
      <w:r w:rsidRPr="00734B1F">
        <w:rPr>
          <w:rFonts w:asciiTheme="majorHAnsi" w:hAnsiTheme="majorHAnsi" w:cstheme="majorHAnsi"/>
          <w:spacing w:val="-2"/>
          <w:sz w:val="28"/>
        </w:rPr>
        <w:t xml:space="preserve"> </w:t>
      </w:r>
      <w:r w:rsidRPr="00734B1F">
        <w:rPr>
          <w:rFonts w:asciiTheme="majorHAnsi" w:hAnsiTheme="majorHAnsi" w:cstheme="majorHAnsi"/>
          <w:sz w:val="28"/>
        </w:rPr>
        <w:t>một</w:t>
      </w:r>
      <w:r w:rsidRPr="00734B1F">
        <w:rPr>
          <w:rFonts w:asciiTheme="majorHAnsi" w:hAnsiTheme="majorHAnsi" w:cstheme="majorHAnsi"/>
          <w:spacing w:val="-1"/>
          <w:sz w:val="28"/>
        </w:rPr>
        <w:t xml:space="preserve"> </w:t>
      </w:r>
      <w:r w:rsidRPr="00734B1F">
        <w:rPr>
          <w:rFonts w:asciiTheme="majorHAnsi" w:hAnsiTheme="majorHAnsi" w:cstheme="majorHAnsi"/>
          <w:sz w:val="28"/>
        </w:rPr>
        <w:t>ngôn</w:t>
      </w:r>
      <w:r w:rsidRPr="00734B1F">
        <w:rPr>
          <w:rFonts w:asciiTheme="majorHAnsi" w:hAnsiTheme="majorHAnsi" w:cstheme="majorHAnsi"/>
          <w:spacing w:val="-2"/>
          <w:sz w:val="28"/>
        </w:rPr>
        <w:t xml:space="preserve"> </w:t>
      </w:r>
      <w:r w:rsidRPr="00734B1F">
        <w:rPr>
          <w:rFonts w:asciiTheme="majorHAnsi" w:hAnsiTheme="majorHAnsi" w:cstheme="majorHAnsi"/>
          <w:sz w:val="28"/>
        </w:rPr>
        <w:t>ngữ</w:t>
      </w:r>
      <w:r w:rsidRPr="00734B1F">
        <w:rPr>
          <w:rFonts w:asciiTheme="majorHAnsi" w:hAnsiTheme="majorHAnsi" w:cstheme="majorHAnsi"/>
          <w:spacing w:val="-3"/>
          <w:sz w:val="28"/>
        </w:rPr>
        <w:t xml:space="preserve"> </w:t>
      </w:r>
      <w:r w:rsidRPr="00734B1F">
        <w:rPr>
          <w:rFonts w:asciiTheme="majorHAnsi" w:hAnsiTheme="majorHAnsi" w:cstheme="majorHAnsi"/>
          <w:sz w:val="28"/>
        </w:rPr>
        <w:t>truy</w:t>
      </w:r>
      <w:r w:rsidRPr="00734B1F">
        <w:rPr>
          <w:rFonts w:asciiTheme="majorHAnsi" w:hAnsiTheme="majorHAnsi" w:cstheme="majorHAnsi"/>
          <w:spacing w:val="-2"/>
          <w:sz w:val="28"/>
        </w:rPr>
        <w:t xml:space="preserve"> </w:t>
      </w:r>
      <w:r w:rsidRPr="00734B1F">
        <w:rPr>
          <w:rFonts w:asciiTheme="majorHAnsi" w:hAnsiTheme="majorHAnsi" w:cstheme="majorHAnsi"/>
          <w:sz w:val="28"/>
        </w:rPr>
        <w:t>vấn</w:t>
      </w:r>
      <w:r w:rsidRPr="00734B1F">
        <w:rPr>
          <w:rFonts w:asciiTheme="majorHAnsi" w:hAnsiTheme="majorHAnsi" w:cstheme="majorHAnsi"/>
          <w:spacing w:val="-5"/>
          <w:sz w:val="28"/>
        </w:rPr>
        <w:t xml:space="preserve"> </w:t>
      </w:r>
      <w:r w:rsidRPr="00734B1F">
        <w:rPr>
          <w:rFonts w:asciiTheme="majorHAnsi" w:hAnsiTheme="majorHAnsi" w:cstheme="majorHAnsi"/>
          <w:sz w:val="28"/>
        </w:rPr>
        <w:t>dựa</w:t>
      </w:r>
      <w:r w:rsidRPr="00734B1F">
        <w:rPr>
          <w:rFonts w:asciiTheme="majorHAnsi" w:hAnsiTheme="majorHAnsi" w:cstheme="majorHAnsi"/>
          <w:spacing w:val="-1"/>
          <w:sz w:val="28"/>
        </w:rPr>
        <w:t xml:space="preserve"> </w:t>
      </w:r>
      <w:r w:rsidRPr="00734B1F">
        <w:rPr>
          <w:rFonts w:asciiTheme="majorHAnsi" w:hAnsiTheme="majorHAnsi" w:cstheme="majorHAnsi"/>
          <w:sz w:val="28"/>
        </w:rPr>
        <w:t>trên</w:t>
      </w:r>
      <w:r w:rsidRPr="00734B1F">
        <w:rPr>
          <w:rFonts w:asciiTheme="majorHAnsi" w:hAnsiTheme="majorHAnsi" w:cstheme="majorHAnsi"/>
          <w:spacing w:val="-5"/>
          <w:sz w:val="28"/>
        </w:rPr>
        <w:t xml:space="preserve"> </w:t>
      </w:r>
      <w:r w:rsidRPr="00734B1F">
        <w:rPr>
          <w:rFonts w:asciiTheme="majorHAnsi" w:hAnsiTheme="majorHAnsi" w:cstheme="majorHAnsi"/>
          <w:sz w:val="28"/>
        </w:rPr>
        <w:t>Document</w:t>
      </w:r>
      <w:r w:rsidRPr="00734B1F">
        <w:rPr>
          <w:rFonts w:asciiTheme="majorHAnsi" w:hAnsiTheme="majorHAnsi" w:cstheme="majorHAnsi"/>
          <w:spacing w:val="3"/>
          <w:sz w:val="28"/>
        </w:rPr>
        <w:t xml:space="preserve"> </w:t>
      </w:r>
      <w:r w:rsidRPr="00734B1F">
        <w:rPr>
          <w:rFonts w:asciiTheme="majorHAnsi" w:hAnsiTheme="majorHAnsi" w:cstheme="majorHAnsi"/>
          <w:sz w:val="28"/>
        </w:rPr>
        <w:t>mà</w:t>
      </w:r>
      <w:r w:rsidRPr="00734B1F">
        <w:rPr>
          <w:rFonts w:asciiTheme="majorHAnsi" w:hAnsiTheme="majorHAnsi" w:cstheme="majorHAnsi"/>
          <w:spacing w:val="4"/>
          <w:sz w:val="28"/>
        </w:rPr>
        <w:t xml:space="preserve"> </w:t>
      </w:r>
      <w:r w:rsidRPr="00734B1F">
        <w:rPr>
          <w:rFonts w:asciiTheme="majorHAnsi" w:hAnsiTheme="majorHAnsi" w:cstheme="majorHAnsi"/>
          <w:sz w:val="28"/>
        </w:rPr>
        <w:t>mạnh</w:t>
      </w:r>
      <w:r w:rsidRPr="00734B1F">
        <w:rPr>
          <w:rFonts w:asciiTheme="majorHAnsi" w:hAnsiTheme="majorHAnsi" w:cstheme="majorHAnsi"/>
          <w:spacing w:val="4"/>
          <w:sz w:val="28"/>
        </w:rPr>
        <w:t xml:space="preserve"> </w:t>
      </w:r>
      <w:r w:rsidRPr="00734B1F">
        <w:rPr>
          <w:rFonts w:asciiTheme="majorHAnsi" w:hAnsiTheme="majorHAnsi" w:cstheme="majorHAnsi"/>
          <w:sz w:val="28"/>
        </w:rPr>
        <w:t>mẽ</w:t>
      </w:r>
      <w:r w:rsidRPr="00734B1F">
        <w:rPr>
          <w:rFonts w:asciiTheme="majorHAnsi" w:hAnsiTheme="majorHAnsi" w:cstheme="majorHAnsi"/>
          <w:spacing w:val="-1"/>
          <w:sz w:val="28"/>
        </w:rPr>
        <w:t xml:space="preserve"> </w:t>
      </w:r>
      <w:r w:rsidRPr="00734B1F">
        <w:rPr>
          <w:rFonts w:asciiTheme="majorHAnsi" w:hAnsiTheme="majorHAnsi" w:cstheme="majorHAnsi"/>
          <w:sz w:val="28"/>
        </w:rPr>
        <w:t>như</w:t>
      </w:r>
      <w:r w:rsidRPr="00734B1F">
        <w:rPr>
          <w:rFonts w:asciiTheme="majorHAnsi" w:hAnsiTheme="majorHAnsi" w:cstheme="majorHAnsi"/>
          <w:spacing w:val="-3"/>
          <w:sz w:val="28"/>
        </w:rPr>
        <w:t xml:space="preserve"> </w:t>
      </w:r>
      <w:r w:rsidRPr="00734B1F">
        <w:rPr>
          <w:rFonts w:asciiTheme="majorHAnsi" w:hAnsiTheme="majorHAnsi" w:cstheme="majorHAnsi"/>
          <w:sz w:val="28"/>
        </w:rPr>
        <w:t>SQL.</w:t>
      </w:r>
    </w:p>
    <w:p w14:paraId="7F58A3D9" w14:textId="77777777" w:rsidR="00734B1F" w:rsidRPr="00734B1F" w:rsidRDefault="00734B1F" w:rsidP="002B33C9">
      <w:pPr>
        <w:pStyle w:val="ListParagraph"/>
        <w:widowControl w:val="0"/>
        <w:numPr>
          <w:ilvl w:val="0"/>
          <w:numId w:val="27"/>
        </w:numPr>
        <w:tabs>
          <w:tab w:val="left" w:pos="304"/>
        </w:tabs>
        <w:autoSpaceDE w:val="0"/>
        <w:autoSpaceDN w:val="0"/>
        <w:spacing w:after="0" w:line="315" w:lineRule="exact"/>
        <w:ind w:left="303" w:hanging="164"/>
        <w:contextualSpacing w:val="0"/>
        <w:jc w:val="both"/>
        <w:rPr>
          <w:rFonts w:asciiTheme="majorHAnsi" w:hAnsiTheme="majorHAnsi" w:cstheme="majorHAnsi"/>
          <w:sz w:val="28"/>
        </w:rPr>
      </w:pPr>
      <w:r w:rsidRPr="00734B1F">
        <w:rPr>
          <w:rFonts w:asciiTheme="majorHAnsi" w:hAnsiTheme="majorHAnsi" w:cstheme="majorHAnsi"/>
          <w:sz w:val="28"/>
        </w:rPr>
        <w:t>MongoDB</w:t>
      </w:r>
      <w:r w:rsidRPr="00734B1F">
        <w:rPr>
          <w:rFonts w:asciiTheme="majorHAnsi" w:hAnsiTheme="majorHAnsi" w:cstheme="majorHAnsi"/>
          <w:spacing w:val="-6"/>
          <w:sz w:val="28"/>
        </w:rPr>
        <w:t xml:space="preserve"> </w:t>
      </w:r>
      <w:r w:rsidRPr="00734B1F">
        <w:rPr>
          <w:rFonts w:asciiTheme="majorHAnsi" w:hAnsiTheme="majorHAnsi" w:cstheme="majorHAnsi"/>
          <w:sz w:val="28"/>
        </w:rPr>
        <w:t>dễ</w:t>
      </w:r>
      <w:r w:rsidRPr="00734B1F">
        <w:rPr>
          <w:rFonts w:asciiTheme="majorHAnsi" w:hAnsiTheme="majorHAnsi" w:cstheme="majorHAnsi"/>
          <w:spacing w:val="-1"/>
          <w:sz w:val="28"/>
        </w:rPr>
        <w:t xml:space="preserve"> </w:t>
      </w:r>
      <w:r w:rsidRPr="00734B1F">
        <w:rPr>
          <w:rFonts w:asciiTheme="majorHAnsi" w:hAnsiTheme="majorHAnsi" w:cstheme="majorHAnsi"/>
          <w:sz w:val="28"/>
        </w:rPr>
        <w:t>dàng</w:t>
      </w:r>
      <w:r w:rsidRPr="00734B1F">
        <w:rPr>
          <w:rFonts w:asciiTheme="majorHAnsi" w:hAnsiTheme="majorHAnsi" w:cstheme="majorHAnsi"/>
          <w:spacing w:val="-6"/>
          <w:sz w:val="28"/>
        </w:rPr>
        <w:t xml:space="preserve"> </w:t>
      </w:r>
      <w:r w:rsidRPr="00734B1F">
        <w:rPr>
          <w:rFonts w:asciiTheme="majorHAnsi" w:hAnsiTheme="majorHAnsi" w:cstheme="majorHAnsi"/>
          <w:sz w:val="28"/>
        </w:rPr>
        <w:t>để</w:t>
      </w:r>
      <w:r w:rsidRPr="00734B1F">
        <w:rPr>
          <w:rFonts w:asciiTheme="majorHAnsi" w:hAnsiTheme="majorHAnsi" w:cstheme="majorHAnsi"/>
          <w:spacing w:val="3"/>
          <w:sz w:val="28"/>
        </w:rPr>
        <w:t xml:space="preserve"> </w:t>
      </w:r>
      <w:r w:rsidRPr="00734B1F">
        <w:rPr>
          <w:rFonts w:asciiTheme="majorHAnsi" w:hAnsiTheme="majorHAnsi" w:cstheme="majorHAnsi"/>
          <w:sz w:val="28"/>
        </w:rPr>
        <w:t>mở rộng.</w:t>
      </w:r>
    </w:p>
    <w:p w14:paraId="0692B359" w14:textId="77777777" w:rsidR="00734B1F" w:rsidRPr="00734B1F" w:rsidRDefault="00734B1F" w:rsidP="002B33C9">
      <w:pPr>
        <w:pStyle w:val="ListParagraph"/>
        <w:widowControl w:val="0"/>
        <w:numPr>
          <w:ilvl w:val="0"/>
          <w:numId w:val="27"/>
        </w:numPr>
        <w:tabs>
          <w:tab w:val="left" w:pos="319"/>
        </w:tabs>
        <w:autoSpaceDE w:val="0"/>
        <w:autoSpaceDN w:val="0"/>
        <w:spacing w:before="163" w:after="0" w:line="357" w:lineRule="auto"/>
        <w:ind w:right="472" w:firstLine="0"/>
        <w:contextualSpacing w:val="0"/>
        <w:jc w:val="both"/>
        <w:rPr>
          <w:rFonts w:asciiTheme="majorHAnsi" w:hAnsiTheme="majorHAnsi" w:cstheme="majorHAnsi"/>
          <w:sz w:val="28"/>
        </w:rPr>
      </w:pPr>
      <w:r w:rsidRPr="00734B1F">
        <w:rPr>
          <w:rFonts w:asciiTheme="majorHAnsi" w:hAnsiTheme="majorHAnsi" w:cstheme="majorHAnsi"/>
          <w:sz w:val="28"/>
        </w:rPr>
        <w:t>Việc chuyển đổi/ánh xạ của các đối tượng ứng dụng đến các đối tượng cơ sở dữ</w:t>
      </w:r>
      <w:r w:rsidRPr="00734B1F">
        <w:rPr>
          <w:rFonts w:asciiTheme="majorHAnsi" w:hAnsiTheme="majorHAnsi" w:cstheme="majorHAnsi"/>
          <w:spacing w:val="1"/>
          <w:sz w:val="28"/>
        </w:rPr>
        <w:t xml:space="preserve"> </w:t>
      </w:r>
      <w:r w:rsidRPr="00734B1F">
        <w:rPr>
          <w:rFonts w:asciiTheme="majorHAnsi" w:hAnsiTheme="majorHAnsi" w:cstheme="majorHAnsi"/>
          <w:sz w:val="28"/>
        </w:rPr>
        <w:t>liệu là</w:t>
      </w:r>
      <w:r w:rsidRPr="00734B1F">
        <w:rPr>
          <w:rFonts w:asciiTheme="majorHAnsi" w:hAnsiTheme="majorHAnsi" w:cstheme="majorHAnsi"/>
          <w:spacing w:val="2"/>
          <w:sz w:val="28"/>
        </w:rPr>
        <w:t xml:space="preserve"> </w:t>
      </w:r>
      <w:r w:rsidRPr="00734B1F">
        <w:rPr>
          <w:rFonts w:asciiTheme="majorHAnsi" w:hAnsiTheme="majorHAnsi" w:cstheme="majorHAnsi"/>
          <w:sz w:val="28"/>
        </w:rPr>
        <w:t>không</w:t>
      </w:r>
      <w:r w:rsidRPr="00734B1F">
        <w:rPr>
          <w:rFonts w:asciiTheme="majorHAnsi" w:hAnsiTheme="majorHAnsi" w:cstheme="majorHAnsi"/>
          <w:spacing w:val="-3"/>
          <w:sz w:val="28"/>
        </w:rPr>
        <w:t xml:space="preserve"> </w:t>
      </w:r>
      <w:r w:rsidRPr="00734B1F">
        <w:rPr>
          <w:rFonts w:asciiTheme="majorHAnsi" w:hAnsiTheme="majorHAnsi" w:cstheme="majorHAnsi"/>
          <w:sz w:val="28"/>
        </w:rPr>
        <w:t>cần</w:t>
      </w:r>
      <w:r w:rsidRPr="00734B1F">
        <w:rPr>
          <w:rFonts w:asciiTheme="majorHAnsi" w:hAnsiTheme="majorHAnsi" w:cstheme="majorHAnsi"/>
          <w:spacing w:val="-3"/>
          <w:sz w:val="28"/>
        </w:rPr>
        <w:t xml:space="preserve"> </w:t>
      </w:r>
      <w:r w:rsidRPr="00734B1F">
        <w:rPr>
          <w:rFonts w:asciiTheme="majorHAnsi" w:hAnsiTheme="majorHAnsi" w:cstheme="majorHAnsi"/>
          <w:sz w:val="28"/>
        </w:rPr>
        <w:t>thiết.</w:t>
      </w:r>
    </w:p>
    <w:p w14:paraId="44F70605" w14:textId="77777777" w:rsidR="00734B1F" w:rsidRPr="00734B1F" w:rsidRDefault="00734B1F" w:rsidP="00734B1F">
      <w:pPr>
        <w:spacing w:line="357" w:lineRule="auto"/>
        <w:jc w:val="both"/>
        <w:rPr>
          <w:rFonts w:asciiTheme="majorHAnsi" w:hAnsiTheme="majorHAnsi" w:cstheme="majorHAnsi"/>
          <w:sz w:val="28"/>
        </w:rPr>
        <w:sectPr w:rsidR="00734B1F" w:rsidRPr="00734B1F">
          <w:pgSz w:w="12240" w:h="15840"/>
          <w:pgMar w:top="1380" w:right="980" w:bottom="1200" w:left="1300" w:header="0" w:footer="940" w:gutter="0"/>
          <w:cols w:space="720"/>
        </w:sectPr>
      </w:pPr>
    </w:p>
    <w:p w14:paraId="53AEB97E" w14:textId="77777777" w:rsidR="00734B1F" w:rsidRPr="00AA0F6F" w:rsidRDefault="00734B1F" w:rsidP="002B33C9">
      <w:pPr>
        <w:pStyle w:val="ListParagraph"/>
        <w:widowControl w:val="0"/>
        <w:numPr>
          <w:ilvl w:val="0"/>
          <w:numId w:val="27"/>
        </w:numPr>
        <w:tabs>
          <w:tab w:val="left" w:pos="299"/>
        </w:tabs>
        <w:autoSpaceDE w:val="0"/>
        <w:autoSpaceDN w:val="0"/>
        <w:spacing w:before="68" w:after="0" w:line="240" w:lineRule="auto"/>
        <w:ind w:left="298" w:hanging="159"/>
        <w:contextualSpacing w:val="0"/>
        <w:rPr>
          <w:rFonts w:asciiTheme="majorHAnsi" w:hAnsiTheme="majorHAnsi" w:cstheme="majorHAnsi"/>
          <w:sz w:val="26"/>
          <w:szCs w:val="26"/>
        </w:rPr>
      </w:pPr>
      <w:r w:rsidRPr="00AA0F6F">
        <w:rPr>
          <w:rFonts w:asciiTheme="majorHAnsi" w:hAnsiTheme="majorHAnsi" w:cstheme="majorHAnsi"/>
          <w:sz w:val="26"/>
          <w:szCs w:val="26"/>
        </w:rPr>
        <w:lastRenderedPageBreak/>
        <w:t>Sử</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bộ</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nhớ</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nội</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tại</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để</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lưu</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giữ</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phần</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công</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việc,</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giúp</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cập</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nhanh</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hơn.</w:t>
      </w:r>
    </w:p>
    <w:p w14:paraId="710F0225" w14:textId="764CE67A" w:rsidR="00734B1F" w:rsidRPr="00AA0F6F" w:rsidRDefault="00734B1F" w:rsidP="002B33C9">
      <w:pPr>
        <w:pStyle w:val="ListParagraph"/>
        <w:widowControl w:val="0"/>
        <w:numPr>
          <w:ilvl w:val="0"/>
          <w:numId w:val="28"/>
        </w:numPr>
        <w:tabs>
          <w:tab w:val="left" w:pos="1057"/>
        </w:tabs>
        <w:autoSpaceDE w:val="0"/>
        <w:autoSpaceDN w:val="0"/>
        <w:spacing w:before="163" w:after="4" w:line="362" w:lineRule="auto"/>
        <w:ind w:right="4232"/>
        <w:contextualSpacing w:val="0"/>
        <w:rPr>
          <w:rFonts w:asciiTheme="majorHAnsi" w:hAnsiTheme="majorHAnsi" w:cstheme="majorHAnsi"/>
          <w:sz w:val="26"/>
          <w:szCs w:val="26"/>
        </w:rPr>
      </w:pP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Lịch</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sử</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phát</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triển</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MongoDB</w:t>
      </w:r>
    </w:p>
    <w:p w14:paraId="67D22A71" w14:textId="77777777" w:rsidR="00734B1F" w:rsidRPr="00AA0F6F" w:rsidRDefault="00734B1F" w:rsidP="002B33C9">
      <w:pPr>
        <w:pStyle w:val="ListParagraph"/>
        <w:widowControl w:val="0"/>
        <w:numPr>
          <w:ilvl w:val="0"/>
          <w:numId w:val="27"/>
        </w:numPr>
        <w:tabs>
          <w:tab w:val="left" w:pos="328"/>
        </w:tabs>
        <w:autoSpaceDE w:val="0"/>
        <w:autoSpaceDN w:val="0"/>
        <w:spacing w:before="154" w:after="0" w:line="360" w:lineRule="auto"/>
        <w:ind w:right="460"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MongoDB được tạo bởi Dwight Merriman và Eliot Horowitz – những người đã</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gặp các vấn đề về phát triển và khả năng mở rộng với cách tiếp cận cơ sở dữ liệu</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 xml:space="preserve">quan hệ truyền thống trong khi xây dựng các ứng dụng trong </w:t>
      </w:r>
      <w:r w:rsidR="00D8305D">
        <w:fldChar w:fldCharType="begin"/>
      </w:r>
      <w:r w:rsidR="00D8305D">
        <w:instrText xml:space="preserve"> HYPERLINK "https://websolutions.com.vn/" \h </w:instrText>
      </w:r>
      <w:r w:rsidR="00D8305D">
        <w:fldChar w:fldCharType="separate"/>
      </w:r>
      <w:r w:rsidRPr="00AA0F6F">
        <w:rPr>
          <w:rFonts w:asciiTheme="majorHAnsi" w:hAnsiTheme="majorHAnsi" w:cstheme="majorHAnsi"/>
          <w:sz w:val="26"/>
          <w:szCs w:val="26"/>
        </w:rPr>
        <w:t xml:space="preserve">thiết kế web </w:t>
      </w:r>
      <w:r w:rsidR="00D8305D">
        <w:rPr>
          <w:rFonts w:asciiTheme="majorHAnsi" w:hAnsiTheme="majorHAnsi" w:cstheme="majorHAnsi"/>
          <w:sz w:val="26"/>
          <w:szCs w:val="26"/>
        </w:rPr>
        <w:fldChar w:fldCharType="end"/>
      </w:r>
      <w:r w:rsidRPr="00AA0F6F">
        <w:rPr>
          <w:rFonts w:asciiTheme="majorHAnsi" w:hAnsiTheme="majorHAnsi" w:cstheme="majorHAnsi"/>
          <w:sz w:val="26"/>
          <w:szCs w:val="26"/>
        </w:rPr>
        <w:t>tại – để</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hỗ trợ</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một lượng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lớn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liệu.</w:t>
      </w:r>
    </w:p>
    <w:p w14:paraId="04B32B90" w14:textId="77777777" w:rsidR="00734B1F" w:rsidRPr="00AA0F6F" w:rsidRDefault="00734B1F" w:rsidP="002B33C9">
      <w:pPr>
        <w:pStyle w:val="ListParagraph"/>
        <w:widowControl w:val="0"/>
        <w:numPr>
          <w:ilvl w:val="0"/>
          <w:numId w:val="27"/>
        </w:numPr>
        <w:tabs>
          <w:tab w:val="left" w:pos="299"/>
        </w:tabs>
        <w:autoSpaceDE w:val="0"/>
        <w:autoSpaceDN w:val="0"/>
        <w:spacing w:before="3" w:after="0" w:line="360" w:lineRule="auto"/>
        <w:ind w:right="461"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Merriman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Horowitz</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đã</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giúp</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thành</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lập</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10Gen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Inc.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2007</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để</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thương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mại</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hóa</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MongoDB và các phần mềm liên quan. Công ty đã được đổi tên thành MongoDB</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Inc.</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năm</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2013</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ra</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mắt vào 10/2017</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với</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ký hiệu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MDB.</w:t>
      </w:r>
    </w:p>
    <w:p w14:paraId="689AE61D" w14:textId="77777777" w:rsidR="00734B1F" w:rsidRPr="00734B1F" w:rsidRDefault="00734B1F" w:rsidP="002B33C9">
      <w:pPr>
        <w:pStyle w:val="ListParagraph"/>
        <w:widowControl w:val="0"/>
        <w:numPr>
          <w:ilvl w:val="0"/>
          <w:numId w:val="27"/>
        </w:numPr>
        <w:tabs>
          <w:tab w:val="left" w:pos="314"/>
        </w:tabs>
        <w:autoSpaceDE w:val="0"/>
        <w:autoSpaceDN w:val="0"/>
        <w:spacing w:before="1" w:after="0" w:line="360" w:lineRule="auto"/>
        <w:ind w:right="459" w:firstLine="0"/>
        <w:contextualSpacing w:val="0"/>
        <w:jc w:val="both"/>
        <w:rPr>
          <w:rFonts w:asciiTheme="majorHAnsi" w:hAnsiTheme="majorHAnsi" w:cstheme="majorHAnsi"/>
          <w:sz w:val="28"/>
        </w:rPr>
      </w:pPr>
      <w:r w:rsidRPr="00AA0F6F">
        <w:rPr>
          <w:rFonts w:asciiTheme="majorHAnsi" w:hAnsiTheme="majorHAnsi" w:cstheme="majorHAnsi"/>
          <w:sz w:val="26"/>
          <w:szCs w:val="26"/>
        </w:rPr>
        <w:t>DBMS được phát hành dưới dạng phần mềm nguồn mở vào năm 2009 và có 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 xml:space="preserve">điều khoản của Phiên bản 3.0 của Giấy phép </w:t>
      </w:r>
      <w:r w:rsidR="00D8305D">
        <w:fldChar w:fldCharType="begin"/>
      </w:r>
      <w:r w:rsidR="00D8305D">
        <w:instrText xml:space="preserve"> HYPERLINK "https://vi.wikipedia.org/wiki/GNU" \h </w:instrText>
      </w:r>
      <w:r w:rsidR="00D8305D">
        <w:fldChar w:fldCharType="separate"/>
      </w:r>
      <w:r w:rsidRPr="00AA0F6F">
        <w:rPr>
          <w:rFonts w:asciiTheme="majorHAnsi" w:hAnsiTheme="majorHAnsi" w:cstheme="majorHAnsi"/>
          <w:sz w:val="26"/>
          <w:szCs w:val="26"/>
        </w:rPr>
        <w:t>GNU</w:t>
      </w:r>
      <w:r w:rsidR="00D8305D">
        <w:rPr>
          <w:rFonts w:asciiTheme="majorHAnsi" w:hAnsiTheme="majorHAnsi" w:cstheme="majorHAnsi"/>
          <w:sz w:val="26"/>
          <w:szCs w:val="26"/>
        </w:rPr>
        <w:fldChar w:fldCharType="end"/>
      </w:r>
      <w:r w:rsidRPr="00AA0F6F">
        <w:rPr>
          <w:rFonts w:asciiTheme="majorHAnsi" w:hAnsiTheme="majorHAnsi" w:cstheme="majorHAnsi"/>
          <w:sz w:val="26"/>
          <w:szCs w:val="26"/>
        </w:rPr>
        <w:t>, bên cạnh các giấy phép thương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mại</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cung</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cấp</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bởi</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Inc.</w:t>
      </w:r>
    </w:p>
    <w:p w14:paraId="16132A76" w14:textId="77777777" w:rsidR="00734B1F" w:rsidRPr="00AA0F6F" w:rsidRDefault="00734B1F" w:rsidP="002B33C9">
      <w:pPr>
        <w:pStyle w:val="ListParagraph"/>
        <w:widowControl w:val="0"/>
        <w:numPr>
          <w:ilvl w:val="0"/>
          <w:numId w:val="28"/>
        </w:numPr>
        <w:tabs>
          <w:tab w:val="left" w:pos="1057"/>
        </w:tabs>
        <w:autoSpaceDE w:val="0"/>
        <w:autoSpaceDN w:val="0"/>
        <w:spacing w:before="163" w:after="4" w:line="362" w:lineRule="auto"/>
        <w:ind w:right="4232"/>
        <w:contextualSpacing w:val="0"/>
        <w:rPr>
          <w:rFonts w:asciiTheme="majorHAnsi" w:hAnsiTheme="majorHAnsi" w:cstheme="majorHAnsi"/>
          <w:sz w:val="26"/>
          <w:szCs w:val="26"/>
        </w:rPr>
      </w:pPr>
      <w:bookmarkStart w:id="134" w:name="_bookmark34"/>
      <w:bookmarkEnd w:id="134"/>
      <w:r w:rsidRPr="00AA0F6F">
        <w:rPr>
          <w:rFonts w:asciiTheme="majorHAnsi" w:hAnsiTheme="majorHAnsi" w:cstheme="majorHAnsi"/>
          <w:sz w:val="26"/>
          <w:szCs w:val="26"/>
        </w:rPr>
        <w:t>Đặc</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điểm</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MongoDB</w:t>
      </w:r>
    </w:p>
    <w:p w14:paraId="7850BBB8" w14:textId="77777777" w:rsidR="00734B1F" w:rsidRPr="00734B1F" w:rsidRDefault="00734B1F" w:rsidP="002B33C9">
      <w:pPr>
        <w:pStyle w:val="ListParagraph"/>
        <w:widowControl w:val="0"/>
        <w:numPr>
          <w:ilvl w:val="0"/>
          <w:numId w:val="27"/>
        </w:numPr>
        <w:tabs>
          <w:tab w:val="left" w:pos="304"/>
        </w:tabs>
        <w:autoSpaceDE w:val="0"/>
        <w:autoSpaceDN w:val="0"/>
        <w:spacing w:before="158" w:after="0" w:line="240" w:lineRule="auto"/>
        <w:ind w:left="303" w:hanging="164"/>
        <w:contextualSpacing w:val="0"/>
        <w:rPr>
          <w:rFonts w:asciiTheme="majorHAnsi" w:hAnsiTheme="majorHAnsi" w:cstheme="majorHAnsi"/>
          <w:sz w:val="28"/>
        </w:rPr>
      </w:pPr>
      <w:r w:rsidRPr="00734B1F">
        <w:rPr>
          <w:rFonts w:asciiTheme="majorHAnsi" w:hAnsiTheme="majorHAnsi" w:cstheme="majorHAnsi"/>
          <w:sz w:val="28"/>
        </w:rPr>
        <w:t>Kho</w:t>
      </w:r>
      <w:r w:rsidRPr="00734B1F">
        <w:rPr>
          <w:rFonts w:asciiTheme="majorHAnsi" w:hAnsiTheme="majorHAnsi" w:cstheme="majorHAnsi"/>
          <w:spacing w:val="4"/>
          <w:sz w:val="28"/>
        </w:rPr>
        <w:t xml:space="preserve"> </w:t>
      </w:r>
      <w:r w:rsidRPr="00734B1F">
        <w:rPr>
          <w:rFonts w:asciiTheme="majorHAnsi" w:hAnsiTheme="majorHAnsi" w:cstheme="majorHAnsi"/>
          <w:sz w:val="28"/>
        </w:rPr>
        <w:t>lưu</w:t>
      </w:r>
      <w:r w:rsidRPr="00734B1F">
        <w:rPr>
          <w:rFonts w:asciiTheme="majorHAnsi" w:hAnsiTheme="majorHAnsi" w:cstheme="majorHAnsi"/>
          <w:spacing w:val="-5"/>
          <w:sz w:val="28"/>
        </w:rPr>
        <w:t xml:space="preserve"> </w:t>
      </w:r>
      <w:r w:rsidRPr="00734B1F">
        <w:rPr>
          <w:rFonts w:asciiTheme="majorHAnsi" w:hAnsiTheme="majorHAnsi" w:cstheme="majorHAnsi"/>
          <w:sz w:val="28"/>
        </w:rPr>
        <w:t>định</w:t>
      </w:r>
      <w:r w:rsidRPr="00734B1F">
        <w:rPr>
          <w:rFonts w:asciiTheme="majorHAnsi" w:hAnsiTheme="majorHAnsi" w:cstheme="majorHAnsi"/>
          <w:spacing w:val="-1"/>
          <w:sz w:val="28"/>
        </w:rPr>
        <w:t xml:space="preserve"> </w:t>
      </w:r>
      <w:r w:rsidRPr="00734B1F">
        <w:rPr>
          <w:rFonts w:asciiTheme="majorHAnsi" w:hAnsiTheme="majorHAnsi" w:cstheme="majorHAnsi"/>
          <w:sz w:val="28"/>
        </w:rPr>
        <w:t>hướng</w:t>
      </w:r>
      <w:r w:rsidRPr="00734B1F">
        <w:rPr>
          <w:rFonts w:asciiTheme="majorHAnsi" w:hAnsiTheme="majorHAnsi" w:cstheme="majorHAnsi"/>
          <w:spacing w:val="-4"/>
          <w:sz w:val="28"/>
        </w:rPr>
        <w:t xml:space="preserve"> </w:t>
      </w:r>
      <w:r w:rsidRPr="00734B1F">
        <w:rPr>
          <w:rFonts w:asciiTheme="majorHAnsi" w:hAnsiTheme="majorHAnsi" w:cstheme="majorHAnsi"/>
          <w:sz w:val="28"/>
        </w:rPr>
        <w:t>Document:</w:t>
      </w:r>
      <w:r w:rsidRPr="00734B1F">
        <w:rPr>
          <w:rFonts w:asciiTheme="majorHAnsi" w:hAnsiTheme="majorHAnsi" w:cstheme="majorHAnsi"/>
          <w:spacing w:val="-6"/>
          <w:sz w:val="28"/>
        </w:rPr>
        <w:t xml:space="preserve"> </w:t>
      </w:r>
      <w:r w:rsidRPr="00734B1F">
        <w:rPr>
          <w:rFonts w:asciiTheme="majorHAnsi" w:hAnsiTheme="majorHAnsi" w:cstheme="majorHAnsi"/>
          <w:sz w:val="28"/>
        </w:rPr>
        <w:t>Dữ</w:t>
      </w:r>
      <w:r w:rsidRPr="00734B1F">
        <w:rPr>
          <w:rFonts w:asciiTheme="majorHAnsi" w:hAnsiTheme="majorHAnsi" w:cstheme="majorHAnsi"/>
          <w:spacing w:val="3"/>
          <w:sz w:val="28"/>
        </w:rPr>
        <w:t xml:space="preserve"> </w:t>
      </w:r>
      <w:r w:rsidRPr="00734B1F">
        <w:rPr>
          <w:rFonts w:asciiTheme="majorHAnsi" w:hAnsiTheme="majorHAnsi" w:cstheme="majorHAnsi"/>
          <w:sz w:val="28"/>
        </w:rPr>
        <w:t>liệu</w:t>
      </w:r>
      <w:r w:rsidRPr="00734B1F">
        <w:rPr>
          <w:rFonts w:asciiTheme="majorHAnsi" w:hAnsiTheme="majorHAnsi" w:cstheme="majorHAnsi"/>
          <w:spacing w:val="-5"/>
          <w:sz w:val="28"/>
        </w:rPr>
        <w:t xml:space="preserve"> </w:t>
      </w:r>
      <w:r w:rsidRPr="00734B1F">
        <w:rPr>
          <w:rFonts w:asciiTheme="majorHAnsi" w:hAnsiTheme="majorHAnsi" w:cstheme="majorHAnsi"/>
          <w:sz w:val="28"/>
        </w:rPr>
        <w:t>được lưu</w:t>
      </w:r>
      <w:r w:rsidRPr="00734B1F">
        <w:rPr>
          <w:rFonts w:asciiTheme="majorHAnsi" w:hAnsiTheme="majorHAnsi" w:cstheme="majorHAnsi"/>
          <w:spacing w:val="-4"/>
          <w:sz w:val="28"/>
        </w:rPr>
        <w:t xml:space="preserve"> </w:t>
      </w:r>
      <w:r w:rsidRPr="00734B1F">
        <w:rPr>
          <w:rFonts w:asciiTheme="majorHAnsi" w:hAnsiTheme="majorHAnsi" w:cstheme="majorHAnsi"/>
          <w:sz w:val="28"/>
        </w:rPr>
        <w:t>trong</w:t>
      </w:r>
      <w:r w:rsidRPr="00734B1F">
        <w:rPr>
          <w:rFonts w:asciiTheme="majorHAnsi" w:hAnsiTheme="majorHAnsi" w:cstheme="majorHAnsi"/>
          <w:spacing w:val="-5"/>
          <w:sz w:val="28"/>
        </w:rPr>
        <w:t xml:space="preserve"> </w:t>
      </w:r>
      <w:r w:rsidRPr="00734B1F">
        <w:rPr>
          <w:rFonts w:asciiTheme="majorHAnsi" w:hAnsiTheme="majorHAnsi" w:cstheme="majorHAnsi"/>
          <w:sz w:val="28"/>
        </w:rPr>
        <w:t>các tài</w:t>
      </w:r>
      <w:r w:rsidRPr="00734B1F">
        <w:rPr>
          <w:rFonts w:asciiTheme="majorHAnsi" w:hAnsiTheme="majorHAnsi" w:cstheme="majorHAnsi"/>
          <w:spacing w:val="-5"/>
          <w:sz w:val="28"/>
        </w:rPr>
        <w:t xml:space="preserve"> </w:t>
      </w:r>
      <w:r w:rsidRPr="00734B1F">
        <w:rPr>
          <w:rFonts w:asciiTheme="majorHAnsi" w:hAnsiTheme="majorHAnsi" w:cstheme="majorHAnsi"/>
          <w:sz w:val="28"/>
        </w:rPr>
        <w:t>liệu</w:t>
      </w:r>
      <w:r w:rsidRPr="00734B1F">
        <w:rPr>
          <w:rFonts w:asciiTheme="majorHAnsi" w:hAnsiTheme="majorHAnsi" w:cstheme="majorHAnsi"/>
          <w:spacing w:val="-5"/>
          <w:sz w:val="28"/>
        </w:rPr>
        <w:t xml:space="preserve"> </w:t>
      </w:r>
      <w:r w:rsidRPr="00734B1F">
        <w:rPr>
          <w:rFonts w:asciiTheme="majorHAnsi" w:hAnsiTheme="majorHAnsi" w:cstheme="majorHAnsi"/>
          <w:sz w:val="28"/>
        </w:rPr>
        <w:t>kiểu</w:t>
      </w:r>
      <w:r w:rsidRPr="00734B1F">
        <w:rPr>
          <w:rFonts w:asciiTheme="majorHAnsi" w:hAnsiTheme="majorHAnsi" w:cstheme="majorHAnsi"/>
          <w:spacing w:val="-4"/>
          <w:sz w:val="28"/>
        </w:rPr>
        <w:t xml:space="preserve"> </w:t>
      </w:r>
      <w:r w:rsidRPr="00734B1F">
        <w:rPr>
          <w:rFonts w:asciiTheme="majorHAnsi" w:hAnsiTheme="majorHAnsi" w:cstheme="majorHAnsi"/>
          <w:sz w:val="28"/>
        </w:rPr>
        <w:t>JSON.</w:t>
      </w:r>
    </w:p>
    <w:p w14:paraId="4C3E6D4A" w14:textId="77777777" w:rsidR="00734B1F" w:rsidRPr="00734B1F" w:rsidRDefault="00734B1F" w:rsidP="002B33C9">
      <w:pPr>
        <w:pStyle w:val="ListParagraph"/>
        <w:widowControl w:val="0"/>
        <w:numPr>
          <w:ilvl w:val="0"/>
          <w:numId w:val="27"/>
        </w:numPr>
        <w:tabs>
          <w:tab w:val="left" w:pos="309"/>
        </w:tabs>
        <w:autoSpaceDE w:val="0"/>
        <w:autoSpaceDN w:val="0"/>
        <w:spacing w:before="158" w:after="0" w:line="240" w:lineRule="auto"/>
        <w:ind w:left="308" w:hanging="169"/>
        <w:contextualSpacing w:val="0"/>
        <w:rPr>
          <w:rFonts w:asciiTheme="majorHAnsi" w:hAnsiTheme="majorHAnsi" w:cstheme="majorHAnsi"/>
          <w:sz w:val="28"/>
        </w:rPr>
      </w:pPr>
      <w:r w:rsidRPr="00734B1F">
        <w:rPr>
          <w:rFonts w:asciiTheme="majorHAnsi" w:hAnsiTheme="majorHAnsi" w:cstheme="majorHAnsi"/>
          <w:sz w:val="28"/>
        </w:rPr>
        <w:t>Lập</w:t>
      </w:r>
      <w:r w:rsidRPr="00734B1F">
        <w:rPr>
          <w:rFonts w:asciiTheme="majorHAnsi" w:hAnsiTheme="majorHAnsi" w:cstheme="majorHAnsi"/>
          <w:spacing w:val="-2"/>
          <w:sz w:val="28"/>
        </w:rPr>
        <w:t xml:space="preserve"> </w:t>
      </w:r>
      <w:r w:rsidRPr="00734B1F">
        <w:rPr>
          <w:rFonts w:asciiTheme="majorHAnsi" w:hAnsiTheme="majorHAnsi" w:cstheme="majorHAnsi"/>
          <w:sz w:val="28"/>
        </w:rPr>
        <w:t>chỉ</w:t>
      </w:r>
      <w:r w:rsidRPr="00734B1F">
        <w:rPr>
          <w:rFonts w:asciiTheme="majorHAnsi" w:hAnsiTheme="majorHAnsi" w:cstheme="majorHAnsi"/>
          <w:spacing w:val="-2"/>
          <w:sz w:val="28"/>
        </w:rPr>
        <w:t xml:space="preserve"> </w:t>
      </w:r>
      <w:r w:rsidRPr="00734B1F">
        <w:rPr>
          <w:rFonts w:asciiTheme="majorHAnsi" w:hAnsiTheme="majorHAnsi" w:cstheme="majorHAnsi"/>
          <w:sz w:val="28"/>
        </w:rPr>
        <w:t>mục</w:t>
      </w:r>
      <w:r w:rsidRPr="00734B1F">
        <w:rPr>
          <w:rFonts w:asciiTheme="majorHAnsi" w:hAnsiTheme="majorHAnsi" w:cstheme="majorHAnsi"/>
          <w:spacing w:val="-1"/>
          <w:sz w:val="28"/>
        </w:rPr>
        <w:t xml:space="preserve"> </w:t>
      </w:r>
      <w:r w:rsidRPr="00734B1F">
        <w:rPr>
          <w:rFonts w:asciiTheme="majorHAnsi" w:hAnsiTheme="majorHAnsi" w:cstheme="majorHAnsi"/>
          <w:sz w:val="28"/>
        </w:rPr>
        <w:t>trên</w:t>
      </w:r>
      <w:r w:rsidRPr="00734B1F">
        <w:rPr>
          <w:rFonts w:asciiTheme="majorHAnsi" w:hAnsiTheme="majorHAnsi" w:cstheme="majorHAnsi"/>
          <w:spacing w:val="-5"/>
          <w:sz w:val="28"/>
        </w:rPr>
        <w:t xml:space="preserve"> </w:t>
      </w:r>
      <w:r w:rsidRPr="00734B1F">
        <w:rPr>
          <w:rFonts w:asciiTheme="majorHAnsi" w:hAnsiTheme="majorHAnsi" w:cstheme="majorHAnsi"/>
          <w:sz w:val="28"/>
        </w:rPr>
        <w:t>bất</w:t>
      </w:r>
      <w:r w:rsidRPr="00734B1F">
        <w:rPr>
          <w:rFonts w:asciiTheme="majorHAnsi" w:hAnsiTheme="majorHAnsi" w:cstheme="majorHAnsi"/>
          <w:spacing w:val="-2"/>
          <w:sz w:val="28"/>
        </w:rPr>
        <w:t xml:space="preserve"> </w:t>
      </w:r>
      <w:r w:rsidRPr="00734B1F">
        <w:rPr>
          <w:rFonts w:asciiTheme="majorHAnsi" w:hAnsiTheme="majorHAnsi" w:cstheme="majorHAnsi"/>
          <w:sz w:val="28"/>
        </w:rPr>
        <w:t>kỳ</w:t>
      </w:r>
      <w:r w:rsidRPr="00734B1F">
        <w:rPr>
          <w:rFonts w:asciiTheme="majorHAnsi" w:hAnsiTheme="majorHAnsi" w:cstheme="majorHAnsi"/>
          <w:spacing w:val="-5"/>
          <w:sz w:val="28"/>
        </w:rPr>
        <w:t xml:space="preserve"> </w:t>
      </w:r>
      <w:r w:rsidRPr="00734B1F">
        <w:rPr>
          <w:rFonts w:asciiTheme="majorHAnsi" w:hAnsiTheme="majorHAnsi" w:cstheme="majorHAnsi"/>
          <w:sz w:val="28"/>
        </w:rPr>
        <w:t>thuộc</w:t>
      </w:r>
      <w:r w:rsidRPr="00734B1F">
        <w:rPr>
          <w:rFonts w:asciiTheme="majorHAnsi" w:hAnsiTheme="majorHAnsi" w:cstheme="majorHAnsi"/>
          <w:spacing w:val="-1"/>
          <w:sz w:val="28"/>
        </w:rPr>
        <w:t xml:space="preserve"> </w:t>
      </w:r>
      <w:r w:rsidRPr="00734B1F">
        <w:rPr>
          <w:rFonts w:asciiTheme="majorHAnsi" w:hAnsiTheme="majorHAnsi" w:cstheme="majorHAnsi"/>
          <w:sz w:val="28"/>
        </w:rPr>
        <w:t>tính</w:t>
      </w:r>
      <w:r w:rsidRPr="00734B1F">
        <w:rPr>
          <w:rFonts w:asciiTheme="majorHAnsi" w:hAnsiTheme="majorHAnsi" w:cstheme="majorHAnsi"/>
          <w:spacing w:val="-2"/>
          <w:sz w:val="28"/>
        </w:rPr>
        <w:t xml:space="preserve"> </w:t>
      </w:r>
      <w:r w:rsidRPr="00734B1F">
        <w:rPr>
          <w:rFonts w:asciiTheme="majorHAnsi" w:hAnsiTheme="majorHAnsi" w:cstheme="majorHAnsi"/>
          <w:sz w:val="28"/>
        </w:rPr>
        <w:t>nào.</w:t>
      </w:r>
    </w:p>
    <w:p w14:paraId="11F39C02" w14:textId="77777777" w:rsidR="00734B1F" w:rsidRPr="00734B1F" w:rsidRDefault="00734B1F" w:rsidP="002B33C9">
      <w:pPr>
        <w:pStyle w:val="ListParagraph"/>
        <w:widowControl w:val="0"/>
        <w:numPr>
          <w:ilvl w:val="0"/>
          <w:numId w:val="27"/>
        </w:numPr>
        <w:tabs>
          <w:tab w:val="left" w:pos="304"/>
        </w:tabs>
        <w:autoSpaceDE w:val="0"/>
        <w:autoSpaceDN w:val="0"/>
        <w:spacing w:before="163" w:after="0" w:line="240" w:lineRule="auto"/>
        <w:ind w:left="303" w:hanging="164"/>
        <w:contextualSpacing w:val="0"/>
        <w:rPr>
          <w:rFonts w:asciiTheme="majorHAnsi" w:hAnsiTheme="majorHAnsi" w:cstheme="majorHAnsi"/>
          <w:sz w:val="28"/>
        </w:rPr>
      </w:pPr>
      <w:r w:rsidRPr="00734B1F">
        <w:rPr>
          <w:rFonts w:asciiTheme="majorHAnsi" w:hAnsiTheme="majorHAnsi" w:cstheme="majorHAnsi"/>
          <w:sz w:val="28"/>
        </w:rPr>
        <w:t>Các</w:t>
      </w:r>
      <w:r w:rsidRPr="00734B1F">
        <w:rPr>
          <w:rFonts w:asciiTheme="majorHAnsi" w:hAnsiTheme="majorHAnsi" w:cstheme="majorHAnsi"/>
          <w:spacing w:val="-2"/>
          <w:sz w:val="28"/>
        </w:rPr>
        <w:t xml:space="preserve"> </w:t>
      </w:r>
      <w:r w:rsidRPr="00734B1F">
        <w:rPr>
          <w:rFonts w:asciiTheme="majorHAnsi" w:hAnsiTheme="majorHAnsi" w:cstheme="majorHAnsi"/>
          <w:sz w:val="28"/>
        </w:rPr>
        <w:t>truy</w:t>
      </w:r>
      <w:r w:rsidRPr="00734B1F">
        <w:rPr>
          <w:rFonts w:asciiTheme="majorHAnsi" w:hAnsiTheme="majorHAnsi" w:cstheme="majorHAnsi"/>
          <w:spacing w:val="-3"/>
          <w:sz w:val="28"/>
        </w:rPr>
        <w:t xml:space="preserve"> </w:t>
      </w:r>
      <w:r w:rsidRPr="00734B1F">
        <w:rPr>
          <w:rFonts w:asciiTheme="majorHAnsi" w:hAnsiTheme="majorHAnsi" w:cstheme="majorHAnsi"/>
          <w:sz w:val="28"/>
        </w:rPr>
        <w:t>vấn</w:t>
      </w:r>
      <w:r w:rsidRPr="00734B1F">
        <w:rPr>
          <w:rFonts w:asciiTheme="majorHAnsi" w:hAnsiTheme="majorHAnsi" w:cstheme="majorHAnsi"/>
          <w:spacing w:val="-6"/>
          <w:sz w:val="28"/>
        </w:rPr>
        <w:t xml:space="preserve"> </w:t>
      </w:r>
      <w:r w:rsidRPr="00734B1F">
        <w:rPr>
          <w:rFonts w:asciiTheme="majorHAnsi" w:hAnsiTheme="majorHAnsi" w:cstheme="majorHAnsi"/>
          <w:sz w:val="28"/>
        </w:rPr>
        <w:t>đa</w:t>
      </w:r>
      <w:r w:rsidRPr="00734B1F">
        <w:rPr>
          <w:rFonts w:asciiTheme="majorHAnsi" w:hAnsiTheme="majorHAnsi" w:cstheme="majorHAnsi"/>
          <w:spacing w:val="-2"/>
          <w:sz w:val="28"/>
        </w:rPr>
        <w:t xml:space="preserve"> </w:t>
      </w:r>
      <w:r w:rsidRPr="00734B1F">
        <w:rPr>
          <w:rFonts w:asciiTheme="majorHAnsi" w:hAnsiTheme="majorHAnsi" w:cstheme="majorHAnsi"/>
          <w:sz w:val="28"/>
        </w:rPr>
        <w:t>dạng.</w:t>
      </w:r>
    </w:p>
    <w:p w14:paraId="49B4B053" w14:textId="77777777" w:rsidR="00734B1F" w:rsidRPr="00734B1F" w:rsidRDefault="00734B1F" w:rsidP="002B33C9">
      <w:pPr>
        <w:pStyle w:val="ListParagraph"/>
        <w:widowControl w:val="0"/>
        <w:numPr>
          <w:ilvl w:val="0"/>
          <w:numId w:val="27"/>
        </w:numPr>
        <w:tabs>
          <w:tab w:val="left" w:pos="304"/>
        </w:tabs>
        <w:autoSpaceDE w:val="0"/>
        <w:autoSpaceDN w:val="0"/>
        <w:spacing w:before="158" w:after="0" w:line="240" w:lineRule="auto"/>
        <w:ind w:left="303" w:hanging="164"/>
        <w:contextualSpacing w:val="0"/>
        <w:rPr>
          <w:rFonts w:asciiTheme="majorHAnsi" w:hAnsiTheme="majorHAnsi" w:cstheme="majorHAnsi"/>
          <w:sz w:val="28"/>
        </w:rPr>
      </w:pPr>
      <w:r w:rsidRPr="00734B1F">
        <w:rPr>
          <w:rFonts w:asciiTheme="majorHAnsi" w:hAnsiTheme="majorHAnsi" w:cstheme="majorHAnsi"/>
          <w:sz w:val="28"/>
        </w:rPr>
        <w:t>Cập</w:t>
      </w:r>
      <w:r w:rsidRPr="00734B1F">
        <w:rPr>
          <w:rFonts w:asciiTheme="majorHAnsi" w:hAnsiTheme="majorHAnsi" w:cstheme="majorHAnsi"/>
          <w:spacing w:val="-4"/>
          <w:sz w:val="28"/>
        </w:rPr>
        <w:t xml:space="preserve"> </w:t>
      </w:r>
      <w:r w:rsidRPr="00734B1F">
        <w:rPr>
          <w:rFonts w:asciiTheme="majorHAnsi" w:hAnsiTheme="majorHAnsi" w:cstheme="majorHAnsi"/>
          <w:sz w:val="28"/>
        </w:rPr>
        <w:t>nhật</w:t>
      </w:r>
      <w:r w:rsidRPr="00734B1F">
        <w:rPr>
          <w:rFonts w:asciiTheme="majorHAnsi" w:hAnsiTheme="majorHAnsi" w:cstheme="majorHAnsi"/>
          <w:spacing w:val="2"/>
          <w:sz w:val="28"/>
        </w:rPr>
        <w:t xml:space="preserve"> </w:t>
      </w:r>
      <w:r w:rsidRPr="00734B1F">
        <w:rPr>
          <w:rFonts w:asciiTheme="majorHAnsi" w:hAnsiTheme="majorHAnsi" w:cstheme="majorHAnsi"/>
          <w:sz w:val="28"/>
        </w:rPr>
        <w:t>nhanh</w:t>
      </w:r>
      <w:r w:rsidRPr="00734B1F">
        <w:rPr>
          <w:rFonts w:asciiTheme="majorHAnsi" w:hAnsiTheme="majorHAnsi" w:cstheme="majorHAnsi"/>
          <w:spacing w:val="-3"/>
          <w:sz w:val="28"/>
        </w:rPr>
        <w:t xml:space="preserve"> </w:t>
      </w:r>
      <w:r w:rsidRPr="00734B1F">
        <w:rPr>
          <w:rFonts w:asciiTheme="majorHAnsi" w:hAnsiTheme="majorHAnsi" w:cstheme="majorHAnsi"/>
          <w:sz w:val="28"/>
        </w:rPr>
        <w:t>hơn.</w:t>
      </w:r>
    </w:p>
    <w:p w14:paraId="33DD3173" w14:textId="77777777" w:rsidR="00734B1F" w:rsidRPr="00734B1F" w:rsidRDefault="00734B1F" w:rsidP="00734B1F">
      <w:pPr>
        <w:pStyle w:val="BodyText"/>
        <w:ind w:left="0"/>
        <w:rPr>
          <w:rFonts w:asciiTheme="majorHAnsi" w:hAnsiTheme="majorHAnsi" w:cstheme="majorHAnsi"/>
          <w:sz w:val="30"/>
        </w:rPr>
      </w:pPr>
    </w:p>
    <w:p w14:paraId="017E73C6" w14:textId="77777777" w:rsidR="00734B1F" w:rsidRPr="004A6787" w:rsidRDefault="00734B1F" w:rsidP="002B33C9">
      <w:pPr>
        <w:pStyle w:val="ListParagraph"/>
        <w:widowControl w:val="0"/>
        <w:numPr>
          <w:ilvl w:val="0"/>
          <w:numId w:val="28"/>
        </w:numPr>
        <w:tabs>
          <w:tab w:val="left" w:pos="1057"/>
        </w:tabs>
        <w:autoSpaceDE w:val="0"/>
        <w:autoSpaceDN w:val="0"/>
        <w:spacing w:before="163" w:after="4" w:line="362" w:lineRule="auto"/>
        <w:ind w:right="4232"/>
        <w:contextualSpacing w:val="0"/>
        <w:rPr>
          <w:rFonts w:asciiTheme="majorHAnsi" w:hAnsiTheme="majorHAnsi" w:cstheme="majorHAnsi"/>
          <w:sz w:val="26"/>
          <w:szCs w:val="26"/>
        </w:rPr>
      </w:pPr>
      <w:bookmarkStart w:id="135" w:name="_bookmark35"/>
      <w:bookmarkEnd w:id="135"/>
      <w:r w:rsidRPr="004A6787">
        <w:rPr>
          <w:rFonts w:asciiTheme="majorHAnsi" w:hAnsiTheme="majorHAnsi" w:cstheme="majorHAnsi"/>
          <w:sz w:val="26"/>
          <w:szCs w:val="26"/>
        </w:rPr>
        <w:t>Tính</w:t>
      </w:r>
      <w:r w:rsidRPr="004A6787">
        <w:rPr>
          <w:rFonts w:asciiTheme="majorHAnsi" w:hAnsiTheme="majorHAnsi" w:cstheme="majorHAnsi"/>
          <w:spacing w:val="-6"/>
          <w:sz w:val="26"/>
          <w:szCs w:val="26"/>
        </w:rPr>
        <w:t xml:space="preserve"> </w:t>
      </w:r>
      <w:r w:rsidRPr="004A6787">
        <w:rPr>
          <w:rFonts w:asciiTheme="majorHAnsi" w:hAnsiTheme="majorHAnsi" w:cstheme="majorHAnsi"/>
          <w:sz w:val="26"/>
          <w:szCs w:val="26"/>
        </w:rPr>
        <w:t>năng</w:t>
      </w:r>
      <w:r w:rsidRPr="004A6787">
        <w:rPr>
          <w:rFonts w:asciiTheme="majorHAnsi" w:hAnsiTheme="majorHAnsi" w:cstheme="majorHAnsi"/>
          <w:spacing w:val="-5"/>
          <w:sz w:val="26"/>
          <w:szCs w:val="26"/>
        </w:rPr>
        <w:t xml:space="preserve"> </w:t>
      </w:r>
      <w:r w:rsidRPr="004A6787">
        <w:rPr>
          <w:rFonts w:asciiTheme="majorHAnsi" w:hAnsiTheme="majorHAnsi" w:cstheme="majorHAnsi"/>
          <w:sz w:val="26"/>
          <w:szCs w:val="26"/>
        </w:rPr>
        <w:t>của hệ</w:t>
      </w:r>
      <w:r w:rsidRPr="004A6787">
        <w:rPr>
          <w:rFonts w:asciiTheme="majorHAnsi" w:hAnsiTheme="majorHAnsi" w:cstheme="majorHAnsi"/>
          <w:spacing w:val="-4"/>
          <w:sz w:val="26"/>
          <w:szCs w:val="26"/>
        </w:rPr>
        <w:t xml:space="preserve"> </w:t>
      </w:r>
      <w:r w:rsidRPr="004A6787">
        <w:rPr>
          <w:rFonts w:asciiTheme="majorHAnsi" w:hAnsiTheme="majorHAnsi" w:cstheme="majorHAnsi"/>
          <w:sz w:val="26"/>
          <w:szCs w:val="26"/>
        </w:rPr>
        <w:t>quản</w:t>
      </w:r>
      <w:r w:rsidRPr="004A6787">
        <w:rPr>
          <w:rFonts w:asciiTheme="majorHAnsi" w:hAnsiTheme="majorHAnsi" w:cstheme="majorHAnsi"/>
          <w:spacing w:val="-6"/>
          <w:sz w:val="26"/>
          <w:szCs w:val="26"/>
        </w:rPr>
        <w:t xml:space="preserve"> </w:t>
      </w:r>
      <w:r w:rsidRPr="004A6787">
        <w:rPr>
          <w:rFonts w:asciiTheme="majorHAnsi" w:hAnsiTheme="majorHAnsi" w:cstheme="majorHAnsi"/>
          <w:sz w:val="26"/>
          <w:szCs w:val="26"/>
        </w:rPr>
        <w:t>trị</w:t>
      </w:r>
      <w:r w:rsidRPr="004A6787">
        <w:rPr>
          <w:rFonts w:asciiTheme="majorHAnsi" w:hAnsiTheme="majorHAnsi" w:cstheme="majorHAnsi"/>
          <w:spacing w:val="-4"/>
          <w:sz w:val="26"/>
          <w:szCs w:val="26"/>
        </w:rPr>
        <w:t xml:space="preserve"> </w:t>
      </w:r>
      <w:r w:rsidRPr="004A6787">
        <w:rPr>
          <w:rFonts w:asciiTheme="majorHAnsi" w:hAnsiTheme="majorHAnsi" w:cstheme="majorHAnsi"/>
          <w:sz w:val="26"/>
          <w:szCs w:val="26"/>
        </w:rPr>
        <w:t>MongoDB</w:t>
      </w:r>
    </w:p>
    <w:p w14:paraId="6B2C1672" w14:textId="77777777" w:rsidR="00734B1F" w:rsidRPr="00AA0F6F" w:rsidRDefault="00734B1F" w:rsidP="00734B1F">
      <w:pPr>
        <w:pStyle w:val="BodyText"/>
        <w:spacing w:before="154"/>
        <w:ind w:left="356"/>
        <w:jc w:val="both"/>
        <w:rPr>
          <w:rFonts w:asciiTheme="majorHAnsi" w:hAnsiTheme="majorHAnsi" w:cstheme="majorHAnsi"/>
          <w:sz w:val="26"/>
          <w:szCs w:val="26"/>
        </w:rPr>
      </w:pPr>
      <w:r w:rsidRPr="00AA0F6F">
        <w:rPr>
          <w:rFonts w:asciiTheme="majorHAnsi" w:hAnsiTheme="majorHAnsi" w:cstheme="majorHAnsi"/>
          <w:sz w:val="26"/>
          <w:szCs w:val="26"/>
        </w:rPr>
        <w:t>MongoDB</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tính</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năng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sau:</w:t>
      </w:r>
    </w:p>
    <w:p w14:paraId="1565F101" w14:textId="77777777" w:rsidR="00734B1F" w:rsidRPr="00AA0F6F" w:rsidRDefault="00734B1F" w:rsidP="00E54078">
      <w:pPr>
        <w:rPr>
          <w:rFonts w:asciiTheme="majorHAnsi" w:hAnsiTheme="majorHAnsi" w:cstheme="majorHAnsi"/>
          <w:b/>
          <w:bCs/>
          <w:sz w:val="26"/>
          <w:szCs w:val="26"/>
        </w:rPr>
      </w:pPr>
      <w:r w:rsidRPr="00AA0F6F">
        <w:rPr>
          <w:rFonts w:asciiTheme="majorHAnsi" w:hAnsiTheme="majorHAnsi" w:cstheme="majorHAnsi"/>
          <w:b/>
          <w:bCs/>
          <w:sz w:val="26"/>
          <w:szCs w:val="26"/>
        </w:rPr>
        <w:t>Truy</w:t>
      </w:r>
      <w:r w:rsidRPr="00AA0F6F">
        <w:rPr>
          <w:rFonts w:asciiTheme="majorHAnsi" w:hAnsiTheme="majorHAnsi" w:cstheme="majorHAnsi"/>
          <w:b/>
          <w:bCs/>
          <w:spacing w:val="-2"/>
          <w:sz w:val="26"/>
          <w:szCs w:val="26"/>
        </w:rPr>
        <w:t xml:space="preserve"> </w:t>
      </w:r>
      <w:r w:rsidRPr="00AA0F6F">
        <w:rPr>
          <w:rFonts w:asciiTheme="majorHAnsi" w:hAnsiTheme="majorHAnsi" w:cstheme="majorHAnsi"/>
          <w:b/>
          <w:bCs/>
          <w:sz w:val="26"/>
          <w:szCs w:val="26"/>
        </w:rPr>
        <w:t>vấn</w:t>
      </w:r>
      <w:r w:rsidRPr="00AA0F6F">
        <w:rPr>
          <w:rFonts w:asciiTheme="majorHAnsi" w:hAnsiTheme="majorHAnsi" w:cstheme="majorHAnsi"/>
          <w:b/>
          <w:bCs/>
          <w:spacing w:val="-4"/>
          <w:sz w:val="26"/>
          <w:szCs w:val="26"/>
        </w:rPr>
        <w:t xml:space="preserve"> </w:t>
      </w:r>
      <w:r w:rsidRPr="00AA0F6F">
        <w:rPr>
          <w:rFonts w:asciiTheme="majorHAnsi" w:hAnsiTheme="majorHAnsi" w:cstheme="majorHAnsi"/>
          <w:b/>
          <w:bCs/>
          <w:sz w:val="26"/>
          <w:szCs w:val="26"/>
        </w:rPr>
        <w:t>ad</w:t>
      </w:r>
      <w:r w:rsidRPr="00AA0F6F">
        <w:rPr>
          <w:rFonts w:asciiTheme="majorHAnsi" w:hAnsiTheme="majorHAnsi" w:cstheme="majorHAnsi"/>
          <w:b/>
          <w:bCs/>
          <w:spacing w:val="-2"/>
          <w:sz w:val="26"/>
          <w:szCs w:val="26"/>
        </w:rPr>
        <w:t xml:space="preserve"> </w:t>
      </w:r>
      <w:r w:rsidRPr="00AA0F6F">
        <w:rPr>
          <w:rFonts w:asciiTheme="majorHAnsi" w:hAnsiTheme="majorHAnsi" w:cstheme="majorHAnsi"/>
          <w:b/>
          <w:bCs/>
          <w:sz w:val="26"/>
          <w:szCs w:val="26"/>
        </w:rPr>
        <w:t>hoc</w:t>
      </w:r>
    </w:p>
    <w:p w14:paraId="02DB6D70" w14:textId="77777777" w:rsidR="00734B1F" w:rsidRPr="00AA0F6F" w:rsidRDefault="00734B1F" w:rsidP="00734B1F">
      <w:pPr>
        <w:pStyle w:val="BodyText"/>
        <w:spacing w:before="158" w:line="360" w:lineRule="auto"/>
        <w:ind w:right="460" w:firstLine="216"/>
        <w:jc w:val="both"/>
        <w:rPr>
          <w:rFonts w:asciiTheme="majorHAnsi" w:hAnsiTheme="majorHAnsi" w:cstheme="majorHAnsi"/>
          <w:sz w:val="26"/>
          <w:szCs w:val="26"/>
        </w:rPr>
      </w:pPr>
      <w:r w:rsidRPr="00AA0F6F">
        <w:rPr>
          <w:rFonts w:asciiTheme="majorHAnsi" w:hAnsiTheme="majorHAnsi" w:cstheme="majorHAnsi"/>
          <w:sz w:val="26"/>
          <w:szCs w:val="26"/>
        </w:rPr>
        <w:t>Đây</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là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tính</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năng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tốt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nhất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Nó</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tác</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giúp</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trường</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phạm vi, kết hợp cùng việc tìm kiếm biểu thức nhằm trả về kết quả tài liệu cụ thể</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với</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kích</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thước</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nhất</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định.</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Ngoài</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ra,</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trường</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dùng</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còn</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dùng</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để</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lập</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mục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chính,</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phụ.</w:t>
      </w:r>
    </w:p>
    <w:p w14:paraId="37020C66" w14:textId="77777777" w:rsidR="00734B1F" w:rsidRPr="00AA0F6F" w:rsidRDefault="00734B1F" w:rsidP="00E54078">
      <w:pPr>
        <w:rPr>
          <w:rFonts w:asciiTheme="majorHAnsi" w:hAnsiTheme="majorHAnsi" w:cstheme="majorHAnsi"/>
          <w:b/>
          <w:bCs/>
          <w:sz w:val="26"/>
          <w:szCs w:val="26"/>
        </w:rPr>
      </w:pPr>
      <w:r w:rsidRPr="00AA0F6F">
        <w:rPr>
          <w:rFonts w:asciiTheme="majorHAnsi" w:hAnsiTheme="majorHAnsi" w:cstheme="majorHAnsi"/>
          <w:b/>
          <w:bCs/>
          <w:sz w:val="26"/>
          <w:szCs w:val="26"/>
        </w:rPr>
        <w:t>Nhân</w:t>
      </w:r>
      <w:r w:rsidRPr="00AA0F6F">
        <w:rPr>
          <w:rFonts w:asciiTheme="majorHAnsi" w:hAnsiTheme="majorHAnsi" w:cstheme="majorHAnsi"/>
          <w:b/>
          <w:bCs/>
          <w:spacing w:val="-5"/>
          <w:sz w:val="26"/>
          <w:szCs w:val="26"/>
        </w:rPr>
        <w:t xml:space="preserve"> </w:t>
      </w:r>
      <w:r w:rsidRPr="00AA0F6F">
        <w:rPr>
          <w:rFonts w:asciiTheme="majorHAnsi" w:hAnsiTheme="majorHAnsi" w:cstheme="majorHAnsi"/>
          <w:b/>
          <w:bCs/>
          <w:sz w:val="26"/>
          <w:szCs w:val="26"/>
        </w:rPr>
        <w:t>rộng</w:t>
      </w:r>
    </w:p>
    <w:p w14:paraId="463EDEA5" w14:textId="77777777" w:rsidR="00734B1F" w:rsidRPr="00AA0F6F" w:rsidRDefault="00734B1F" w:rsidP="00734B1F">
      <w:pPr>
        <w:pStyle w:val="BodyText"/>
        <w:spacing w:before="68"/>
        <w:ind w:left="356"/>
        <w:jc w:val="both"/>
        <w:rPr>
          <w:rFonts w:asciiTheme="majorHAnsi" w:hAnsiTheme="majorHAnsi" w:cstheme="majorHAnsi"/>
          <w:sz w:val="26"/>
          <w:szCs w:val="26"/>
        </w:rPr>
      </w:pPr>
      <w:r w:rsidRPr="00AA0F6F">
        <w:rPr>
          <w:rFonts w:asciiTheme="majorHAnsi" w:hAnsiTheme="majorHAnsi" w:cstheme="majorHAnsi"/>
          <w:sz w:val="26"/>
          <w:szCs w:val="26"/>
        </w:rPr>
        <w:t>MongoDB</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cung</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cấp</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Replica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Set</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cho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phép</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nhân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2</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hoặc</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nhiều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sao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liệu.</w:t>
      </w:r>
    </w:p>
    <w:p w14:paraId="74F045FE" w14:textId="77777777" w:rsidR="00734B1F" w:rsidRPr="00AA0F6F" w:rsidRDefault="00734B1F" w:rsidP="00734B1F">
      <w:pPr>
        <w:pStyle w:val="BodyText"/>
        <w:spacing w:before="163"/>
        <w:rPr>
          <w:rFonts w:asciiTheme="majorHAnsi" w:hAnsiTheme="majorHAnsi" w:cstheme="majorHAnsi"/>
          <w:sz w:val="26"/>
          <w:szCs w:val="26"/>
        </w:rPr>
      </w:pPr>
      <w:r w:rsidRPr="00AA0F6F">
        <w:rPr>
          <w:rFonts w:asciiTheme="majorHAnsi" w:hAnsiTheme="majorHAnsi" w:cstheme="majorHAnsi"/>
          <w:sz w:val="26"/>
          <w:szCs w:val="26"/>
        </w:rPr>
        <w:lastRenderedPageBreak/>
        <w:t>Đồng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thời,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mỗi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sao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lại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đóng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vai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trò</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chính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phụ.</w:t>
      </w:r>
    </w:p>
    <w:p w14:paraId="40BA0A40" w14:textId="77777777" w:rsidR="00734B1F" w:rsidRPr="00AA0F6F" w:rsidRDefault="00734B1F" w:rsidP="002B33C9">
      <w:pPr>
        <w:pStyle w:val="ListParagraph"/>
        <w:widowControl w:val="0"/>
        <w:numPr>
          <w:ilvl w:val="0"/>
          <w:numId w:val="27"/>
        </w:numPr>
        <w:tabs>
          <w:tab w:val="left" w:pos="304"/>
        </w:tabs>
        <w:autoSpaceDE w:val="0"/>
        <w:autoSpaceDN w:val="0"/>
        <w:spacing w:before="159" w:after="0" w:line="240" w:lineRule="auto"/>
        <w:ind w:left="303" w:hanging="164"/>
        <w:contextualSpacing w:val="0"/>
        <w:rPr>
          <w:rFonts w:asciiTheme="majorHAnsi" w:hAnsiTheme="majorHAnsi" w:cstheme="majorHAnsi"/>
          <w:sz w:val="26"/>
          <w:szCs w:val="26"/>
        </w:rPr>
      </w:pPr>
      <w:r w:rsidRPr="00AA0F6F">
        <w:rPr>
          <w:rFonts w:asciiTheme="majorHAnsi" w:hAnsiTheme="majorHAnsi" w:cstheme="majorHAnsi"/>
          <w:sz w:val="26"/>
          <w:szCs w:val="26"/>
        </w:rPr>
        <w:t>Khi</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nhân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rộng,</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toàn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bộ</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khi</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ghi</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và đọc được thực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hiện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trên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sao</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chính.</w:t>
      </w:r>
    </w:p>
    <w:p w14:paraId="3C27FF29" w14:textId="77777777" w:rsidR="00734B1F" w:rsidRPr="00AA0F6F" w:rsidRDefault="00734B1F" w:rsidP="002B33C9">
      <w:pPr>
        <w:pStyle w:val="ListParagraph"/>
        <w:widowControl w:val="0"/>
        <w:numPr>
          <w:ilvl w:val="0"/>
          <w:numId w:val="27"/>
        </w:numPr>
        <w:tabs>
          <w:tab w:val="left" w:pos="304"/>
        </w:tabs>
        <w:autoSpaceDE w:val="0"/>
        <w:autoSpaceDN w:val="0"/>
        <w:spacing w:before="163" w:after="0" w:line="360" w:lineRule="auto"/>
        <w:ind w:right="466" w:firstLine="0"/>
        <w:contextualSpacing w:val="0"/>
        <w:rPr>
          <w:rFonts w:asciiTheme="majorHAnsi" w:hAnsiTheme="majorHAnsi" w:cstheme="majorHAnsi"/>
          <w:sz w:val="26"/>
          <w:szCs w:val="26"/>
        </w:rPr>
      </w:pPr>
      <w:r w:rsidRPr="00AA0F6F">
        <w:rPr>
          <w:rFonts w:asciiTheme="majorHAnsi" w:hAnsiTheme="majorHAnsi" w:cstheme="majorHAnsi"/>
          <w:sz w:val="26"/>
          <w:szCs w:val="26"/>
        </w:rPr>
        <w:t>Bản sao thứ cấp sẽ dùng bản sao tích hợp để có thể duy trì các bản sao dữ liệu.</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trường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hợp</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bất</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kỳ</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sao</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chính</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nào</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bị</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thất</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bại</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Replica</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set</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sẽ</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chọn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một</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bản sao thứ cấp để thay thế làm bản sao chính tiếp theo. Trong quá trình nhân rộng,</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Replica</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thứ</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cấp</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tùy</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ý</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chọn</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hoạt</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động</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nhưng</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cuối</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cùng</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vẫn</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phải</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tuân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theo</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mặc</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định.</w:t>
      </w:r>
    </w:p>
    <w:p w14:paraId="65748D6D" w14:textId="77777777" w:rsidR="00734B1F" w:rsidRPr="00AA0F6F" w:rsidRDefault="00734B1F" w:rsidP="00E54078">
      <w:pPr>
        <w:rPr>
          <w:rFonts w:asciiTheme="majorHAnsi" w:hAnsiTheme="majorHAnsi" w:cstheme="majorHAnsi"/>
          <w:b/>
          <w:bCs/>
          <w:sz w:val="26"/>
          <w:szCs w:val="26"/>
        </w:rPr>
      </w:pPr>
      <w:r w:rsidRPr="00AA0F6F">
        <w:rPr>
          <w:rFonts w:asciiTheme="majorHAnsi" w:hAnsiTheme="majorHAnsi" w:cstheme="majorHAnsi"/>
          <w:b/>
          <w:bCs/>
          <w:sz w:val="26"/>
          <w:szCs w:val="26"/>
        </w:rPr>
        <w:t>Cân</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bằng</w:t>
      </w:r>
      <w:r w:rsidRPr="00AA0F6F">
        <w:rPr>
          <w:rFonts w:asciiTheme="majorHAnsi" w:hAnsiTheme="majorHAnsi" w:cstheme="majorHAnsi"/>
          <w:b/>
          <w:bCs/>
          <w:spacing w:val="-2"/>
          <w:sz w:val="26"/>
          <w:szCs w:val="26"/>
        </w:rPr>
        <w:t xml:space="preserve"> </w:t>
      </w:r>
      <w:r w:rsidRPr="00AA0F6F">
        <w:rPr>
          <w:rFonts w:asciiTheme="majorHAnsi" w:hAnsiTheme="majorHAnsi" w:cstheme="majorHAnsi"/>
          <w:b/>
          <w:bCs/>
          <w:sz w:val="26"/>
          <w:szCs w:val="26"/>
        </w:rPr>
        <w:t>tải</w:t>
      </w:r>
    </w:p>
    <w:p w14:paraId="43627E04" w14:textId="77777777" w:rsidR="00734B1F" w:rsidRPr="00AA0F6F" w:rsidRDefault="00734B1F" w:rsidP="00734B1F">
      <w:pPr>
        <w:pStyle w:val="BodyText"/>
        <w:spacing w:before="159" w:line="360" w:lineRule="auto"/>
        <w:ind w:right="464" w:firstLine="216"/>
        <w:jc w:val="both"/>
        <w:rPr>
          <w:rFonts w:asciiTheme="majorHAnsi" w:hAnsiTheme="majorHAnsi" w:cstheme="majorHAnsi"/>
          <w:sz w:val="26"/>
          <w:szCs w:val="26"/>
        </w:rPr>
      </w:pPr>
      <w:r w:rsidRPr="00AA0F6F">
        <w:rPr>
          <w:rFonts w:asciiTheme="majorHAnsi" w:hAnsiTheme="majorHAnsi" w:cstheme="majorHAnsi"/>
          <w:sz w:val="26"/>
          <w:szCs w:val="26"/>
        </w:rPr>
        <w:t>MongoDB</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cân</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bằng</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tải</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bằng</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cách</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dựa</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Shard</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key</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để</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chia</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thành</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phạm vi và phân phối đồng đều. Chúng có thể chạy trên nhiều máy chủ khác nhau</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 thực hiện chức năng sao chép dữ liệu hay cân bằng tải nhằm giữ hệ thống hoạt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động liên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tục</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trường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hợp phát sinh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lỗi về</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phần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cứng.</w:t>
      </w:r>
    </w:p>
    <w:p w14:paraId="34893D1D" w14:textId="77777777" w:rsidR="00734B1F" w:rsidRPr="00AA0F6F" w:rsidRDefault="00734B1F" w:rsidP="00E54078">
      <w:pPr>
        <w:rPr>
          <w:rFonts w:asciiTheme="majorHAnsi" w:hAnsiTheme="majorHAnsi" w:cstheme="majorHAnsi"/>
          <w:b/>
          <w:bCs/>
          <w:sz w:val="26"/>
          <w:szCs w:val="26"/>
        </w:rPr>
      </w:pPr>
      <w:r w:rsidRPr="00AA0F6F">
        <w:rPr>
          <w:rFonts w:asciiTheme="majorHAnsi" w:hAnsiTheme="majorHAnsi" w:cstheme="majorHAnsi"/>
          <w:b/>
          <w:bCs/>
          <w:sz w:val="26"/>
          <w:szCs w:val="26"/>
        </w:rPr>
        <w:t>Lưu</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trữ</w:t>
      </w:r>
      <w:r w:rsidRPr="00AA0F6F">
        <w:rPr>
          <w:rFonts w:asciiTheme="majorHAnsi" w:hAnsiTheme="majorHAnsi" w:cstheme="majorHAnsi"/>
          <w:b/>
          <w:bCs/>
          <w:spacing w:val="-1"/>
          <w:sz w:val="26"/>
          <w:szCs w:val="26"/>
        </w:rPr>
        <w:t xml:space="preserve"> </w:t>
      </w:r>
      <w:r w:rsidRPr="00AA0F6F">
        <w:rPr>
          <w:rFonts w:asciiTheme="majorHAnsi" w:hAnsiTheme="majorHAnsi" w:cstheme="majorHAnsi"/>
          <w:b/>
          <w:bCs/>
          <w:sz w:val="26"/>
          <w:szCs w:val="26"/>
        </w:rPr>
        <w:t>tệp</w:t>
      </w:r>
    </w:p>
    <w:p w14:paraId="0FFA5D53" w14:textId="77777777" w:rsidR="00734B1F" w:rsidRPr="00AA0F6F" w:rsidRDefault="00734B1F" w:rsidP="00734B1F">
      <w:pPr>
        <w:pStyle w:val="BodyText"/>
        <w:spacing w:before="158" w:line="360" w:lineRule="auto"/>
        <w:ind w:right="465" w:firstLine="216"/>
        <w:jc w:val="both"/>
        <w:rPr>
          <w:rFonts w:asciiTheme="majorHAnsi" w:hAnsiTheme="majorHAnsi" w:cstheme="majorHAnsi"/>
          <w:sz w:val="26"/>
          <w:szCs w:val="26"/>
        </w:rPr>
      </w:pPr>
      <w:r w:rsidRPr="00AA0F6F">
        <w:rPr>
          <w:rFonts w:asciiTheme="majorHAnsi" w:hAnsiTheme="majorHAnsi" w:cstheme="majorHAnsi"/>
          <w:sz w:val="26"/>
          <w:szCs w:val="26"/>
        </w:rPr>
        <w:t>Chúng ta thấy rằng tính năng lưu trữ tệp được dùng như một hệ thống tệp (gọi là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GridFS) đóng vai trò cân bằng tải, đồng thời, sao chép dữ liệu trên nhiều máy tính.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Cụ thể, GridFS chia một tệp ra làm nhiều phần và lưu trữ thành các tài liệu riêng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biệt. Sau đó, người dùng dễ dàng truy cập GridFS thông qua Mongofiles hay 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plugin sử</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cho Nginx</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Lighttpd.</w:t>
      </w:r>
    </w:p>
    <w:p w14:paraId="12DB0030" w14:textId="77777777" w:rsidR="00734B1F" w:rsidRPr="00AA0F6F" w:rsidRDefault="00734B1F" w:rsidP="00E54078">
      <w:pPr>
        <w:rPr>
          <w:rFonts w:asciiTheme="majorHAnsi" w:hAnsiTheme="majorHAnsi" w:cstheme="majorHAnsi"/>
          <w:b/>
          <w:bCs/>
          <w:sz w:val="26"/>
          <w:szCs w:val="26"/>
        </w:rPr>
      </w:pPr>
      <w:r w:rsidRPr="00AA0F6F">
        <w:rPr>
          <w:rFonts w:asciiTheme="majorHAnsi" w:hAnsiTheme="majorHAnsi" w:cstheme="majorHAnsi"/>
          <w:b/>
          <w:bCs/>
          <w:sz w:val="26"/>
          <w:szCs w:val="26"/>
        </w:rPr>
        <w:t>Tập</w:t>
      </w:r>
      <w:r w:rsidRPr="00AA0F6F">
        <w:rPr>
          <w:rFonts w:asciiTheme="majorHAnsi" w:hAnsiTheme="majorHAnsi" w:cstheme="majorHAnsi"/>
          <w:b/>
          <w:bCs/>
          <w:spacing w:val="-4"/>
          <w:sz w:val="26"/>
          <w:szCs w:val="26"/>
        </w:rPr>
        <w:t xml:space="preserve"> </w:t>
      </w:r>
      <w:r w:rsidRPr="00AA0F6F">
        <w:rPr>
          <w:rFonts w:asciiTheme="majorHAnsi" w:hAnsiTheme="majorHAnsi" w:cstheme="majorHAnsi"/>
          <w:b/>
          <w:bCs/>
          <w:sz w:val="26"/>
          <w:szCs w:val="26"/>
        </w:rPr>
        <w:t>hợp</w:t>
      </w:r>
    </w:p>
    <w:p w14:paraId="76A2EC67" w14:textId="77777777" w:rsidR="00734B1F" w:rsidRPr="00AA0F6F" w:rsidRDefault="00734B1F" w:rsidP="00734B1F">
      <w:pPr>
        <w:pStyle w:val="BodyText"/>
        <w:spacing w:before="154" w:line="362" w:lineRule="auto"/>
        <w:ind w:right="464" w:firstLine="216"/>
        <w:jc w:val="both"/>
        <w:rPr>
          <w:rFonts w:asciiTheme="majorHAnsi" w:hAnsiTheme="majorHAnsi" w:cstheme="majorHAnsi"/>
          <w:sz w:val="26"/>
          <w:szCs w:val="26"/>
        </w:rPr>
      </w:pPr>
      <w:r w:rsidRPr="00AA0F6F">
        <w:rPr>
          <w:rFonts w:asciiTheme="majorHAnsi" w:hAnsiTheme="majorHAnsi" w:cstheme="majorHAnsi"/>
          <w:sz w:val="26"/>
          <w:szCs w:val="26"/>
        </w:rPr>
        <w:t>Tính năng này chính là chương trình mang đến ba giải pháp để thực hiện tập hợp</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gồm Aggregation Pipeline, Mapreduce và Single-purpose Aggregation. Trong đó,</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Aggregation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Pipeline</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đánh giá</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là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có hiệu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suất tốt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nhất.</w:t>
      </w:r>
    </w:p>
    <w:p w14:paraId="635429BF" w14:textId="77777777" w:rsidR="00734B1F" w:rsidRPr="00AA0F6F" w:rsidRDefault="00734B1F" w:rsidP="00E54078">
      <w:pPr>
        <w:rPr>
          <w:rFonts w:asciiTheme="majorHAnsi" w:hAnsiTheme="majorHAnsi" w:cstheme="majorHAnsi"/>
          <w:b/>
          <w:bCs/>
          <w:sz w:val="26"/>
          <w:szCs w:val="26"/>
        </w:rPr>
      </w:pPr>
      <w:r w:rsidRPr="00AA0F6F">
        <w:rPr>
          <w:rFonts w:asciiTheme="majorHAnsi" w:hAnsiTheme="majorHAnsi" w:cstheme="majorHAnsi"/>
          <w:b/>
          <w:bCs/>
          <w:sz w:val="26"/>
          <w:szCs w:val="26"/>
        </w:rPr>
        <w:t>Giới</w:t>
      </w:r>
      <w:r w:rsidRPr="00AA0F6F">
        <w:rPr>
          <w:rFonts w:asciiTheme="majorHAnsi" w:hAnsiTheme="majorHAnsi" w:cstheme="majorHAnsi"/>
          <w:b/>
          <w:bCs/>
          <w:spacing w:val="-5"/>
          <w:sz w:val="26"/>
          <w:szCs w:val="26"/>
        </w:rPr>
        <w:t xml:space="preserve"> </w:t>
      </w:r>
      <w:r w:rsidRPr="00AA0F6F">
        <w:rPr>
          <w:rFonts w:asciiTheme="majorHAnsi" w:hAnsiTheme="majorHAnsi" w:cstheme="majorHAnsi"/>
          <w:b/>
          <w:bCs/>
          <w:sz w:val="26"/>
          <w:szCs w:val="26"/>
        </w:rPr>
        <w:t>hạn</w:t>
      </w:r>
      <w:r w:rsidRPr="00AA0F6F">
        <w:rPr>
          <w:rFonts w:asciiTheme="majorHAnsi" w:hAnsiTheme="majorHAnsi" w:cstheme="majorHAnsi"/>
          <w:b/>
          <w:bCs/>
          <w:spacing w:val="-5"/>
          <w:sz w:val="26"/>
          <w:szCs w:val="26"/>
        </w:rPr>
        <w:t xml:space="preserve"> </w:t>
      </w:r>
      <w:r w:rsidRPr="00AA0F6F">
        <w:rPr>
          <w:rFonts w:asciiTheme="majorHAnsi" w:hAnsiTheme="majorHAnsi" w:cstheme="majorHAnsi"/>
          <w:b/>
          <w:bCs/>
          <w:sz w:val="26"/>
          <w:szCs w:val="26"/>
        </w:rPr>
        <w:t>kích</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thước</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collection</w:t>
      </w:r>
    </w:p>
    <w:p w14:paraId="7B0C4C6A" w14:textId="186B2819" w:rsidR="00734B1F" w:rsidRPr="00AA0F6F" w:rsidRDefault="00734B1F" w:rsidP="00944E42">
      <w:pPr>
        <w:pStyle w:val="BodyText"/>
        <w:spacing w:before="158" w:line="360" w:lineRule="auto"/>
        <w:ind w:right="454" w:firstLine="216"/>
        <w:jc w:val="both"/>
        <w:rPr>
          <w:rFonts w:asciiTheme="majorHAnsi" w:hAnsiTheme="majorHAnsi" w:cstheme="majorHAnsi"/>
          <w:sz w:val="26"/>
          <w:szCs w:val="26"/>
        </w:rPr>
      </w:pPr>
      <w:r w:rsidRPr="00AA0F6F">
        <w:rPr>
          <w:rFonts w:asciiTheme="majorHAnsi" w:hAnsiTheme="majorHAnsi" w:cstheme="majorHAnsi"/>
          <w:sz w:val="26"/>
          <w:szCs w:val="26"/>
        </w:rPr>
        <w:t>Các</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hỗ</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trợ</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thường</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kích</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thước</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cố</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định nên</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gọi</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chúng</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là collection giới hạn. Với kích cỡ cố định, kết hợp cùng việc theo sau thứ tự chèn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giúp</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tăng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hiệu</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suất</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hoạt</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động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liên</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quan</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đến</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khi</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vượt</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giới</w:t>
      </w:r>
      <w:r w:rsidR="00944E42" w:rsidRPr="00AA0F6F">
        <w:rPr>
          <w:rFonts w:asciiTheme="majorHAnsi" w:hAnsiTheme="majorHAnsi" w:cstheme="majorHAnsi"/>
          <w:sz w:val="26"/>
          <w:szCs w:val="26"/>
          <w:lang w:val="en-GB"/>
        </w:rPr>
        <w:t xml:space="preserve"> </w:t>
      </w:r>
      <w:r w:rsidRPr="00AA0F6F">
        <w:rPr>
          <w:rFonts w:asciiTheme="majorHAnsi" w:hAnsiTheme="majorHAnsi" w:cstheme="majorHAnsi"/>
          <w:sz w:val="26"/>
          <w:szCs w:val="26"/>
        </w:rPr>
        <w:t>hạn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những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tài</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cũ</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hơn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sẽ</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tự</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động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bị</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xóa</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mà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không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cần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thực hiện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thao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tác</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bất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kỳ</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dòng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lệnh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nào.</w:t>
      </w:r>
    </w:p>
    <w:p w14:paraId="21DC7CB0" w14:textId="77777777" w:rsidR="00734B1F" w:rsidRPr="00AA0F6F" w:rsidRDefault="00734B1F" w:rsidP="00E54078">
      <w:pPr>
        <w:rPr>
          <w:rFonts w:asciiTheme="majorHAnsi" w:hAnsiTheme="majorHAnsi" w:cstheme="majorHAnsi"/>
          <w:b/>
          <w:bCs/>
          <w:sz w:val="26"/>
          <w:szCs w:val="26"/>
        </w:rPr>
      </w:pPr>
      <w:r w:rsidRPr="00AA0F6F">
        <w:rPr>
          <w:rFonts w:asciiTheme="majorHAnsi" w:hAnsiTheme="majorHAnsi" w:cstheme="majorHAnsi"/>
          <w:b/>
          <w:bCs/>
          <w:sz w:val="26"/>
          <w:szCs w:val="26"/>
        </w:rPr>
        <w:t>Giao</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dịch</w:t>
      </w:r>
    </w:p>
    <w:p w14:paraId="22A84148" w14:textId="77777777" w:rsidR="00734B1F" w:rsidRPr="00AA0F6F" w:rsidRDefault="00734B1F" w:rsidP="00734B1F">
      <w:pPr>
        <w:pStyle w:val="BodyText"/>
        <w:spacing w:before="158" w:line="357" w:lineRule="auto"/>
        <w:ind w:firstLine="216"/>
        <w:rPr>
          <w:rFonts w:asciiTheme="majorHAnsi" w:hAnsiTheme="majorHAnsi" w:cstheme="majorHAnsi"/>
          <w:sz w:val="26"/>
          <w:szCs w:val="26"/>
        </w:rPr>
      </w:pPr>
      <w:r w:rsidRPr="00AA0F6F">
        <w:rPr>
          <w:rFonts w:asciiTheme="majorHAnsi" w:hAnsiTheme="majorHAnsi" w:cstheme="majorHAnsi"/>
          <w:sz w:val="26"/>
          <w:szCs w:val="26"/>
        </w:rPr>
        <w:lastRenderedPageBreak/>
        <w:t>Bắt</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đầu</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từ</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phiên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4.0</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bổ</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sung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tính năng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hỗ</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trợ</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giao</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dịch</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ACID</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đa</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tài</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liệu.</w:t>
      </w:r>
    </w:p>
    <w:p w14:paraId="2BDD3CBA" w14:textId="77777777" w:rsidR="00734B1F" w:rsidRPr="00AA0F6F" w:rsidRDefault="00734B1F" w:rsidP="00734B1F">
      <w:pPr>
        <w:pStyle w:val="BodyText"/>
        <w:ind w:left="0"/>
        <w:rPr>
          <w:rFonts w:asciiTheme="majorHAnsi" w:hAnsiTheme="majorHAnsi" w:cstheme="majorHAnsi"/>
          <w:sz w:val="26"/>
          <w:szCs w:val="26"/>
        </w:rPr>
      </w:pPr>
    </w:p>
    <w:p w14:paraId="616F6FAE" w14:textId="77777777" w:rsidR="00734B1F" w:rsidRPr="00AA0F6F" w:rsidRDefault="00734B1F" w:rsidP="00734B1F">
      <w:pPr>
        <w:pStyle w:val="BodyText"/>
        <w:spacing w:before="2"/>
        <w:ind w:left="0"/>
        <w:rPr>
          <w:rFonts w:asciiTheme="majorHAnsi" w:hAnsiTheme="majorHAnsi" w:cstheme="majorHAnsi"/>
          <w:sz w:val="26"/>
          <w:szCs w:val="26"/>
        </w:rPr>
      </w:pPr>
      <w:r w:rsidRPr="00AA0F6F">
        <w:rPr>
          <w:rFonts w:asciiTheme="majorHAnsi" w:hAnsiTheme="majorHAnsi" w:cstheme="majorHAnsi"/>
          <w:noProof/>
          <w:sz w:val="26"/>
          <w:szCs w:val="26"/>
        </w:rPr>
        <w:drawing>
          <wp:anchor distT="0" distB="0" distL="0" distR="0" simplePos="0" relativeHeight="251650560" behindDoc="0" locked="0" layoutInCell="1" allowOverlap="1" wp14:anchorId="55C420D8" wp14:editId="602CDD8D">
            <wp:simplePos x="0" y="0"/>
            <wp:positionH relativeFrom="page">
              <wp:posOffset>914400</wp:posOffset>
            </wp:positionH>
            <wp:positionV relativeFrom="paragraph">
              <wp:posOffset>172445</wp:posOffset>
            </wp:positionV>
            <wp:extent cx="5644886" cy="3333750"/>
            <wp:effectExtent l="0" t="0" r="0" b="0"/>
            <wp:wrapTopAndBottom/>
            <wp:docPr id="49" name="image12.jpeg" descr="mongodb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40" cstate="print"/>
                    <a:stretch>
                      <a:fillRect/>
                    </a:stretch>
                  </pic:blipFill>
                  <pic:spPr>
                    <a:xfrm>
                      <a:off x="0" y="0"/>
                      <a:ext cx="5644886" cy="3333750"/>
                    </a:xfrm>
                    <a:prstGeom prst="rect">
                      <a:avLst/>
                    </a:prstGeom>
                  </pic:spPr>
                </pic:pic>
              </a:graphicData>
            </a:graphic>
          </wp:anchor>
        </w:drawing>
      </w:r>
    </w:p>
    <w:p w14:paraId="02AD03DA" w14:textId="77777777" w:rsidR="00734B1F" w:rsidRPr="00734B1F" w:rsidRDefault="00734B1F" w:rsidP="00734B1F">
      <w:pPr>
        <w:pStyle w:val="BodyText"/>
        <w:spacing w:before="5"/>
        <w:ind w:left="0"/>
        <w:rPr>
          <w:rFonts w:asciiTheme="majorHAnsi" w:hAnsiTheme="majorHAnsi" w:cstheme="majorHAnsi"/>
          <w:i/>
          <w:sz w:val="26"/>
        </w:rPr>
      </w:pPr>
    </w:p>
    <w:p w14:paraId="42797F69" w14:textId="77777777" w:rsidR="00734B1F" w:rsidRPr="00AA0F6F" w:rsidRDefault="00734B1F" w:rsidP="002B33C9">
      <w:pPr>
        <w:pStyle w:val="ListParagraph"/>
        <w:widowControl w:val="0"/>
        <w:numPr>
          <w:ilvl w:val="0"/>
          <w:numId w:val="28"/>
        </w:numPr>
        <w:tabs>
          <w:tab w:val="left" w:pos="1057"/>
        </w:tabs>
        <w:autoSpaceDE w:val="0"/>
        <w:autoSpaceDN w:val="0"/>
        <w:spacing w:before="163" w:after="4" w:line="362" w:lineRule="auto"/>
        <w:ind w:right="4232"/>
        <w:contextualSpacing w:val="0"/>
        <w:rPr>
          <w:rFonts w:asciiTheme="majorHAnsi" w:hAnsiTheme="majorHAnsi" w:cstheme="majorHAnsi"/>
          <w:sz w:val="26"/>
          <w:szCs w:val="26"/>
        </w:rPr>
      </w:pPr>
      <w:bookmarkStart w:id="136" w:name="_bookmark36"/>
      <w:bookmarkEnd w:id="136"/>
      <w:r w:rsidRPr="00AA0F6F">
        <w:rPr>
          <w:rFonts w:asciiTheme="majorHAnsi" w:hAnsiTheme="majorHAnsi" w:cstheme="majorHAnsi"/>
          <w:sz w:val="26"/>
          <w:szCs w:val="26"/>
        </w:rPr>
        <w:t>Một số</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câu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lệnh</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cơ</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trên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MongoDB</w:t>
      </w:r>
    </w:p>
    <w:p w14:paraId="4A19C859" w14:textId="77777777" w:rsidR="00734B1F" w:rsidRPr="00AA0F6F" w:rsidRDefault="00734B1F" w:rsidP="00734B1F">
      <w:pPr>
        <w:pStyle w:val="BodyText"/>
        <w:spacing w:before="158"/>
        <w:ind w:left="356"/>
        <w:rPr>
          <w:rFonts w:asciiTheme="majorHAnsi" w:hAnsiTheme="majorHAnsi" w:cstheme="majorHAnsi"/>
          <w:sz w:val="26"/>
          <w:szCs w:val="26"/>
        </w:rPr>
      </w:pPr>
      <w:r w:rsidRPr="00AA0F6F">
        <w:rPr>
          <w:rFonts w:asciiTheme="majorHAnsi" w:hAnsiTheme="majorHAnsi" w:cstheme="majorHAnsi"/>
          <w:sz w:val="26"/>
          <w:szCs w:val="26"/>
        </w:rPr>
        <w:t>Một</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số câu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lệnh</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cơ</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của MongoDB</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như</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sau:</w:t>
      </w:r>
    </w:p>
    <w:p w14:paraId="5A27C9B5" w14:textId="77777777" w:rsidR="00734B1F" w:rsidRPr="00AA0F6F" w:rsidRDefault="00734B1F" w:rsidP="002B33C9">
      <w:pPr>
        <w:pStyle w:val="ListParagraph"/>
        <w:widowControl w:val="0"/>
        <w:numPr>
          <w:ilvl w:val="0"/>
          <w:numId w:val="27"/>
        </w:numPr>
        <w:tabs>
          <w:tab w:val="left" w:pos="304"/>
        </w:tabs>
        <w:autoSpaceDE w:val="0"/>
        <w:autoSpaceDN w:val="0"/>
        <w:spacing w:before="163" w:after="0" w:line="240" w:lineRule="auto"/>
        <w:ind w:left="303" w:hanging="164"/>
        <w:contextualSpacing w:val="0"/>
        <w:rPr>
          <w:rFonts w:asciiTheme="majorHAnsi" w:hAnsiTheme="majorHAnsi" w:cstheme="majorHAnsi"/>
          <w:sz w:val="26"/>
          <w:szCs w:val="26"/>
        </w:rPr>
      </w:pPr>
      <w:r w:rsidRPr="00AA0F6F">
        <w:rPr>
          <w:rFonts w:asciiTheme="majorHAnsi" w:hAnsiTheme="majorHAnsi" w:cstheme="majorHAnsi"/>
          <w:sz w:val="26"/>
          <w:szCs w:val="26"/>
        </w:rPr>
        <w:t>Tạo</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bảng: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db. createCollection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(‘students’);</w:t>
      </w:r>
    </w:p>
    <w:p w14:paraId="43721A9E" w14:textId="77777777" w:rsidR="00734B1F" w:rsidRPr="00AA0F6F" w:rsidRDefault="00734B1F" w:rsidP="002B33C9">
      <w:pPr>
        <w:pStyle w:val="ListParagraph"/>
        <w:widowControl w:val="0"/>
        <w:numPr>
          <w:ilvl w:val="0"/>
          <w:numId w:val="27"/>
        </w:numPr>
        <w:tabs>
          <w:tab w:val="left" w:pos="304"/>
        </w:tabs>
        <w:autoSpaceDE w:val="0"/>
        <w:autoSpaceDN w:val="0"/>
        <w:spacing w:before="158" w:after="0" w:line="240" w:lineRule="auto"/>
        <w:ind w:left="303" w:hanging="164"/>
        <w:contextualSpacing w:val="0"/>
        <w:rPr>
          <w:rFonts w:asciiTheme="majorHAnsi" w:hAnsiTheme="majorHAnsi" w:cstheme="majorHAnsi"/>
          <w:sz w:val="26"/>
          <w:szCs w:val="26"/>
        </w:rPr>
      </w:pPr>
      <w:r w:rsidRPr="00AA0F6F">
        <w:rPr>
          <w:rFonts w:asciiTheme="majorHAnsi" w:hAnsiTheme="majorHAnsi" w:cstheme="majorHAnsi"/>
          <w:sz w:val="26"/>
          <w:szCs w:val="26"/>
        </w:rPr>
        <w:t>Tạo</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bảng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ghi: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db. students.</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Insert</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({name:’thanh’,gender:’male’});</w:t>
      </w:r>
    </w:p>
    <w:p w14:paraId="0B73EE87" w14:textId="77777777" w:rsidR="00734B1F" w:rsidRPr="00AA0F6F" w:rsidRDefault="00734B1F" w:rsidP="002B33C9">
      <w:pPr>
        <w:pStyle w:val="ListParagraph"/>
        <w:widowControl w:val="0"/>
        <w:numPr>
          <w:ilvl w:val="0"/>
          <w:numId w:val="27"/>
        </w:numPr>
        <w:tabs>
          <w:tab w:val="left" w:pos="304"/>
        </w:tabs>
        <w:autoSpaceDE w:val="0"/>
        <w:autoSpaceDN w:val="0"/>
        <w:spacing w:before="163" w:after="0" w:line="240" w:lineRule="auto"/>
        <w:ind w:left="303" w:hanging="164"/>
        <w:contextualSpacing w:val="0"/>
        <w:rPr>
          <w:rFonts w:asciiTheme="majorHAnsi" w:hAnsiTheme="majorHAnsi" w:cstheme="majorHAnsi"/>
          <w:sz w:val="26"/>
          <w:szCs w:val="26"/>
        </w:rPr>
      </w:pPr>
      <w:r w:rsidRPr="00AA0F6F">
        <w:rPr>
          <w:rFonts w:asciiTheme="majorHAnsi" w:hAnsiTheme="majorHAnsi" w:cstheme="majorHAnsi"/>
          <w:sz w:val="26"/>
          <w:szCs w:val="26"/>
        </w:rPr>
        <w:t>Cập</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nhật:</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db. students.</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Update</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({_id:1},{$set:{name:’thanh</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update’}});</w:t>
      </w:r>
    </w:p>
    <w:p w14:paraId="79925D53" w14:textId="77777777" w:rsidR="00734B1F" w:rsidRPr="00AA0F6F" w:rsidRDefault="00734B1F" w:rsidP="002B33C9">
      <w:pPr>
        <w:pStyle w:val="ListParagraph"/>
        <w:widowControl w:val="0"/>
        <w:numPr>
          <w:ilvl w:val="0"/>
          <w:numId w:val="27"/>
        </w:numPr>
        <w:tabs>
          <w:tab w:val="left" w:pos="304"/>
        </w:tabs>
        <w:autoSpaceDE w:val="0"/>
        <w:autoSpaceDN w:val="0"/>
        <w:spacing w:before="163" w:after="0" w:line="240" w:lineRule="auto"/>
        <w:ind w:left="303" w:hanging="164"/>
        <w:contextualSpacing w:val="0"/>
        <w:rPr>
          <w:rFonts w:asciiTheme="majorHAnsi" w:hAnsiTheme="majorHAnsi" w:cstheme="majorHAnsi"/>
          <w:sz w:val="26"/>
          <w:szCs w:val="26"/>
        </w:rPr>
      </w:pPr>
      <w:r w:rsidRPr="00AA0F6F">
        <w:rPr>
          <w:rFonts w:asciiTheme="majorHAnsi" w:hAnsiTheme="majorHAnsi" w:cstheme="majorHAnsi"/>
          <w:sz w:val="26"/>
          <w:szCs w:val="26"/>
        </w:rPr>
        <w:t>Xóa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ghi:</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db. students.</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Remove ({_id:1});</w:t>
      </w:r>
    </w:p>
    <w:p w14:paraId="7F132066" w14:textId="77777777" w:rsidR="00734B1F" w:rsidRPr="00AA0F6F" w:rsidRDefault="00734B1F" w:rsidP="002B33C9">
      <w:pPr>
        <w:pStyle w:val="ListParagraph"/>
        <w:widowControl w:val="0"/>
        <w:numPr>
          <w:ilvl w:val="0"/>
          <w:numId w:val="27"/>
        </w:numPr>
        <w:tabs>
          <w:tab w:val="left" w:pos="304"/>
        </w:tabs>
        <w:autoSpaceDE w:val="0"/>
        <w:autoSpaceDN w:val="0"/>
        <w:spacing w:before="158" w:after="0" w:line="240" w:lineRule="auto"/>
        <w:ind w:left="303" w:hanging="164"/>
        <w:contextualSpacing w:val="0"/>
        <w:rPr>
          <w:rFonts w:asciiTheme="majorHAnsi" w:hAnsiTheme="majorHAnsi" w:cstheme="majorHAnsi"/>
          <w:sz w:val="26"/>
          <w:szCs w:val="26"/>
        </w:rPr>
      </w:pPr>
      <w:r w:rsidRPr="00AA0F6F">
        <w:rPr>
          <w:rFonts w:asciiTheme="majorHAnsi" w:hAnsiTheme="majorHAnsi" w:cstheme="majorHAnsi"/>
          <w:sz w:val="26"/>
          <w:szCs w:val="26"/>
        </w:rPr>
        <w:t>Tìm</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kiếm:</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db.</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students.</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Find</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({name:’thanh’});</w:t>
      </w:r>
    </w:p>
    <w:p w14:paraId="1BCEF4F3" w14:textId="77777777" w:rsidR="00734B1F" w:rsidRPr="00AA0F6F" w:rsidRDefault="00734B1F" w:rsidP="002B33C9">
      <w:pPr>
        <w:pStyle w:val="ListParagraph"/>
        <w:widowControl w:val="0"/>
        <w:numPr>
          <w:ilvl w:val="0"/>
          <w:numId w:val="27"/>
        </w:numPr>
        <w:tabs>
          <w:tab w:val="left" w:pos="304"/>
        </w:tabs>
        <w:autoSpaceDE w:val="0"/>
        <w:autoSpaceDN w:val="0"/>
        <w:spacing w:before="163" w:after="0" w:line="240" w:lineRule="auto"/>
        <w:ind w:left="303" w:hanging="164"/>
        <w:contextualSpacing w:val="0"/>
        <w:rPr>
          <w:rFonts w:asciiTheme="majorHAnsi" w:hAnsiTheme="majorHAnsi" w:cstheme="majorHAnsi"/>
          <w:sz w:val="26"/>
          <w:szCs w:val="26"/>
        </w:rPr>
      </w:pPr>
      <w:r w:rsidRPr="00AA0F6F">
        <w:rPr>
          <w:rFonts w:asciiTheme="majorHAnsi" w:hAnsiTheme="majorHAnsi" w:cstheme="majorHAnsi"/>
          <w:sz w:val="26"/>
          <w:szCs w:val="26"/>
        </w:rPr>
        <w:t>Tìm</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kiếm</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tất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cả:</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db.</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students.</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Find</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w:t>
      </w:r>
    </w:p>
    <w:p w14:paraId="5E682E2E" w14:textId="77777777" w:rsidR="00734B1F" w:rsidRPr="00AA0F6F" w:rsidRDefault="00734B1F" w:rsidP="00734B1F">
      <w:pPr>
        <w:rPr>
          <w:rFonts w:asciiTheme="majorHAnsi" w:hAnsiTheme="majorHAnsi" w:cstheme="majorHAnsi"/>
          <w:sz w:val="26"/>
          <w:szCs w:val="26"/>
        </w:rPr>
      </w:pPr>
    </w:p>
    <w:p w14:paraId="1AAF992A" w14:textId="77777777" w:rsidR="00734B1F" w:rsidRPr="00AA0F6F" w:rsidRDefault="00734B1F" w:rsidP="00734B1F">
      <w:pPr>
        <w:pStyle w:val="BodyText"/>
        <w:ind w:left="629"/>
        <w:rPr>
          <w:rFonts w:asciiTheme="majorHAnsi" w:hAnsiTheme="majorHAnsi" w:cstheme="majorHAnsi"/>
          <w:sz w:val="26"/>
          <w:szCs w:val="26"/>
        </w:rPr>
      </w:pPr>
      <w:r w:rsidRPr="00AA0F6F">
        <w:rPr>
          <w:rFonts w:asciiTheme="majorHAnsi" w:hAnsiTheme="majorHAnsi" w:cstheme="majorHAnsi"/>
          <w:noProof/>
          <w:sz w:val="26"/>
          <w:szCs w:val="26"/>
        </w:rPr>
        <w:lastRenderedPageBreak/>
        <w:drawing>
          <wp:inline distT="0" distB="0" distL="0" distR="0" wp14:anchorId="343C5752" wp14:editId="09EEAA40">
            <wp:extent cx="4956623" cy="3362325"/>
            <wp:effectExtent l="0" t="0" r="0" b="0"/>
            <wp:docPr id="5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41" cstate="print"/>
                    <a:stretch>
                      <a:fillRect/>
                    </a:stretch>
                  </pic:blipFill>
                  <pic:spPr>
                    <a:xfrm>
                      <a:off x="0" y="0"/>
                      <a:ext cx="4956623" cy="3362325"/>
                    </a:xfrm>
                    <a:prstGeom prst="rect">
                      <a:avLst/>
                    </a:prstGeom>
                  </pic:spPr>
                </pic:pic>
              </a:graphicData>
            </a:graphic>
          </wp:inline>
        </w:drawing>
      </w:r>
    </w:p>
    <w:p w14:paraId="5D93AF88" w14:textId="77777777" w:rsidR="00734B1F" w:rsidRPr="00AA0F6F" w:rsidRDefault="00734B1F" w:rsidP="00734B1F">
      <w:pPr>
        <w:pStyle w:val="BodyText"/>
        <w:ind w:left="0"/>
        <w:rPr>
          <w:rFonts w:asciiTheme="majorHAnsi" w:hAnsiTheme="majorHAnsi" w:cstheme="majorHAnsi"/>
          <w:sz w:val="26"/>
          <w:szCs w:val="26"/>
        </w:rPr>
      </w:pPr>
    </w:p>
    <w:p w14:paraId="05C1D4FE" w14:textId="77777777" w:rsidR="00734B1F" w:rsidRPr="00AA0F6F" w:rsidRDefault="00734B1F" w:rsidP="00734B1F">
      <w:pPr>
        <w:pStyle w:val="BodyText"/>
        <w:spacing w:before="4"/>
        <w:ind w:left="0"/>
        <w:rPr>
          <w:rFonts w:asciiTheme="majorHAnsi" w:hAnsiTheme="majorHAnsi" w:cstheme="majorHAnsi"/>
          <w:sz w:val="26"/>
          <w:szCs w:val="26"/>
        </w:rPr>
      </w:pPr>
    </w:p>
    <w:p w14:paraId="2BF4D0CC" w14:textId="28C12514" w:rsidR="00734B1F" w:rsidRPr="00AA0F6F" w:rsidRDefault="00734B1F" w:rsidP="002B33C9">
      <w:pPr>
        <w:pStyle w:val="ListParagraph"/>
        <w:widowControl w:val="0"/>
        <w:numPr>
          <w:ilvl w:val="0"/>
          <w:numId w:val="28"/>
        </w:numPr>
        <w:tabs>
          <w:tab w:val="left" w:pos="1057"/>
        </w:tabs>
        <w:autoSpaceDE w:val="0"/>
        <w:autoSpaceDN w:val="0"/>
        <w:spacing w:before="163" w:after="4" w:line="362" w:lineRule="auto"/>
        <w:ind w:right="4232"/>
        <w:contextualSpacing w:val="0"/>
        <w:rPr>
          <w:rFonts w:asciiTheme="majorHAnsi" w:hAnsiTheme="majorHAnsi" w:cstheme="majorHAnsi"/>
          <w:sz w:val="26"/>
          <w:szCs w:val="26"/>
        </w:rPr>
      </w:pPr>
      <w:bookmarkStart w:id="137" w:name="_bookmark37"/>
      <w:bookmarkEnd w:id="137"/>
      <w:r w:rsidRPr="00AA0F6F">
        <w:rPr>
          <w:rFonts w:asciiTheme="majorHAnsi" w:hAnsiTheme="majorHAnsi" w:cstheme="majorHAnsi"/>
          <w:sz w:val="26"/>
          <w:szCs w:val="26"/>
        </w:rPr>
        <w:t>Ưu</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điểm,</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nhược</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điểm</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68"/>
          <w:sz w:val="26"/>
          <w:szCs w:val="26"/>
        </w:rPr>
        <w:t xml:space="preserve"> </w:t>
      </w:r>
    </w:p>
    <w:p w14:paraId="7814CCEB" w14:textId="2842F66F" w:rsidR="00734B1F" w:rsidRPr="00AA0F6F" w:rsidRDefault="00734B1F" w:rsidP="002B33C9">
      <w:pPr>
        <w:pStyle w:val="ListParagraph"/>
        <w:numPr>
          <w:ilvl w:val="0"/>
          <w:numId w:val="31"/>
        </w:numPr>
        <w:rPr>
          <w:rFonts w:asciiTheme="majorHAnsi" w:hAnsiTheme="majorHAnsi" w:cstheme="majorHAnsi"/>
          <w:sz w:val="26"/>
          <w:szCs w:val="26"/>
        </w:rPr>
      </w:pPr>
      <w:r w:rsidRPr="00AA0F6F">
        <w:rPr>
          <w:rFonts w:asciiTheme="majorHAnsi" w:hAnsiTheme="majorHAnsi" w:cstheme="majorHAnsi"/>
          <w:sz w:val="26"/>
          <w:szCs w:val="26"/>
        </w:rPr>
        <w:t>Ưu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điểm</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MongoDB</w:t>
      </w:r>
    </w:p>
    <w:p w14:paraId="5106397F" w14:textId="77777777" w:rsidR="00734B1F" w:rsidRPr="00AA0F6F" w:rsidRDefault="00734B1F" w:rsidP="002B33C9">
      <w:pPr>
        <w:pStyle w:val="ListParagraph"/>
        <w:widowControl w:val="0"/>
        <w:numPr>
          <w:ilvl w:val="0"/>
          <w:numId w:val="27"/>
        </w:numPr>
        <w:tabs>
          <w:tab w:val="left" w:pos="323"/>
        </w:tabs>
        <w:autoSpaceDE w:val="0"/>
        <w:autoSpaceDN w:val="0"/>
        <w:spacing w:after="0" w:line="360" w:lineRule="auto"/>
        <w:ind w:right="468"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Do MongoDB sử dụng lưu trữ dữ liệu dưới dạng Document JSON nên mỗi một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sẽ</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kích</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cỡ và</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document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khác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nhau,</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linh</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hoạt</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việc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lưu</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trữ</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nên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bạn muốn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gì</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cứ</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insert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vào thoải mái.</w:t>
      </w:r>
    </w:p>
    <w:p w14:paraId="76D8AD27" w14:textId="77777777" w:rsidR="00734B1F" w:rsidRPr="00AA0F6F" w:rsidRDefault="00734B1F" w:rsidP="002B33C9">
      <w:pPr>
        <w:pStyle w:val="ListParagraph"/>
        <w:widowControl w:val="0"/>
        <w:numPr>
          <w:ilvl w:val="0"/>
          <w:numId w:val="27"/>
        </w:numPr>
        <w:tabs>
          <w:tab w:val="left" w:pos="299"/>
        </w:tabs>
        <w:autoSpaceDE w:val="0"/>
        <w:autoSpaceDN w:val="0"/>
        <w:spacing w:after="0" w:line="360" w:lineRule="auto"/>
        <w:ind w:right="464"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Dữ</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không</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sự</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ràng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buộc lẫn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nhau,</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không</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join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như</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RDBMS nên khi insert, xóa hay update nó không cần phải mất thời gian kiểm tra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xem</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có thỏa</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mãn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ràng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buộc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liệu như</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RDBMS.</w:t>
      </w:r>
    </w:p>
    <w:p w14:paraId="7177A036" w14:textId="77777777" w:rsidR="00734B1F" w:rsidRPr="00AA0F6F" w:rsidRDefault="00734B1F" w:rsidP="002B33C9">
      <w:pPr>
        <w:pStyle w:val="ListParagraph"/>
        <w:widowControl w:val="0"/>
        <w:numPr>
          <w:ilvl w:val="0"/>
          <w:numId w:val="27"/>
        </w:numPr>
        <w:tabs>
          <w:tab w:val="left" w:pos="309"/>
        </w:tabs>
        <w:autoSpaceDE w:val="0"/>
        <w:autoSpaceDN w:val="0"/>
        <w:spacing w:after="0" w:line="360" w:lineRule="auto"/>
        <w:ind w:right="467"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MongoDB rất dễ mở rộng. Trong MongoDB có một khái niệm cluster là cụm 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node chứa dữ liệu giao tiếp với nhau, khi muốn mở rộng hệ thống ta chỉ cần thêm</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một node</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với</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cluster:</w:t>
      </w:r>
    </w:p>
    <w:p w14:paraId="154A18F4" w14:textId="77777777" w:rsidR="00734B1F" w:rsidRPr="00AA0F6F" w:rsidRDefault="00734B1F" w:rsidP="002B33C9">
      <w:pPr>
        <w:pStyle w:val="ListParagraph"/>
        <w:widowControl w:val="0"/>
        <w:numPr>
          <w:ilvl w:val="0"/>
          <w:numId w:val="27"/>
        </w:numPr>
        <w:tabs>
          <w:tab w:val="left" w:pos="314"/>
        </w:tabs>
        <w:autoSpaceDE w:val="0"/>
        <w:autoSpaceDN w:val="0"/>
        <w:spacing w:after="0" w:line="357" w:lineRule="auto"/>
        <w:ind w:right="455"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Trường dữ liệu “_id” luôn được tự động đánh index (chỉ mục) để tốc độ truy vấn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thông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tin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đạt</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hiệu</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suất cao</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nhất.</w:t>
      </w:r>
    </w:p>
    <w:p w14:paraId="018133D3" w14:textId="77777777" w:rsidR="00734B1F" w:rsidRPr="00AA0F6F" w:rsidRDefault="00734B1F" w:rsidP="00734B1F">
      <w:pPr>
        <w:spacing w:line="357" w:lineRule="auto"/>
        <w:jc w:val="both"/>
        <w:rPr>
          <w:rFonts w:asciiTheme="majorHAnsi" w:hAnsiTheme="majorHAnsi" w:cstheme="majorHAnsi"/>
          <w:sz w:val="26"/>
          <w:szCs w:val="26"/>
        </w:rPr>
      </w:pPr>
    </w:p>
    <w:p w14:paraId="1EAEDFAD" w14:textId="77777777" w:rsidR="00734B1F" w:rsidRPr="00AA0F6F" w:rsidRDefault="00734B1F" w:rsidP="002B33C9">
      <w:pPr>
        <w:pStyle w:val="ListParagraph"/>
        <w:widowControl w:val="0"/>
        <w:numPr>
          <w:ilvl w:val="0"/>
          <w:numId w:val="27"/>
        </w:numPr>
        <w:tabs>
          <w:tab w:val="left" w:pos="299"/>
        </w:tabs>
        <w:autoSpaceDE w:val="0"/>
        <w:autoSpaceDN w:val="0"/>
        <w:spacing w:before="68" w:after="0" w:line="362" w:lineRule="auto"/>
        <w:ind w:right="469"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Khi</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một</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bản</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ghi</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cached</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lên</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bộ</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nhớ</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Ram,</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để</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phục</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vụ</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lượt</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 xml:space="preserve">truy </w:t>
      </w:r>
      <w:r w:rsidRPr="00AA0F6F">
        <w:rPr>
          <w:rFonts w:asciiTheme="majorHAnsi" w:hAnsiTheme="majorHAnsi" w:cstheme="majorHAnsi"/>
          <w:sz w:val="26"/>
          <w:szCs w:val="26"/>
        </w:rPr>
        <w:lastRenderedPageBreak/>
        <w:t>vấn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sau</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diễn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ra</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nhanh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hơn mà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không</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cần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phải</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đọc</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từ</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ổ cứng.</w:t>
      </w:r>
    </w:p>
    <w:p w14:paraId="35C7B90E" w14:textId="77777777" w:rsidR="00734B1F" w:rsidRPr="00AA0F6F" w:rsidRDefault="00734B1F" w:rsidP="002B33C9">
      <w:pPr>
        <w:pStyle w:val="ListParagraph"/>
        <w:widowControl w:val="0"/>
        <w:numPr>
          <w:ilvl w:val="0"/>
          <w:numId w:val="27"/>
        </w:numPr>
        <w:tabs>
          <w:tab w:val="left" w:pos="304"/>
        </w:tabs>
        <w:autoSpaceDE w:val="0"/>
        <w:autoSpaceDN w:val="0"/>
        <w:spacing w:after="7" w:line="360" w:lineRule="auto"/>
        <w:ind w:right="456"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Hiệu năng cao: Tốc độ truy vấn (find, update, insert, delete) của MongoDB nhanh</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hơn hẳn so với các hệ quản trị CSDL quan hệ (RDBMS). Với một lượng dữ liệu đủ</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lớn thì thử nghiệm cho thấy tốc độ insert của MongoDB có thể nhanh tới gấp 100</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lần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so</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với</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MySQL.</w:t>
      </w:r>
    </w:p>
    <w:p w14:paraId="4A131352" w14:textId="77777777" w:rsidR="00734B1F" w:rsidRPr="00AA0F6F" w:rsidRDefault="00734B1F" w:rsidP="00734B1F">
      <w:pPr>
        <w:pStyle w:val="BodyText"/>
        <w:ind w:left="768"/>
        <w:rPr>
          <w:rFonts w:asciiTheme="majorHAnsi" w:hAnsiTheme="majorHAnsi" w:cstheme="majorHAnsi"/>
          <w:sz w:val="26"/>
          <w:szCs w:val="26"/>
        </w:rPr>
      </w:pPr>
      <w:r w:rsidRPr="00AA0F6F">
        <w:rPr>
          <w:rFonts w:asciiTheme="majorHAnsi" w:hAnsiTheme="majorHAnsi" w:cstheme="majorHAnsi"/>
          <w:noProof/>
          <w:sz w:val="26"/>
          <w:szCs w:val="26"/>
        </w:rPr>
        <w:drawing>
          <wp:inline distT="0" distB="0" distL="0" distR="0" wp14:anchorId="24061B57" wp14:editId="19539407">
            <wp:extent cx="5104429" cy="3352800"/>
            <wp:effectExtent l="0" t="0" r="0" b="0"/>
            <wp:docPr id="51" name="image14.jpeg" descr="https://images.viblo.asia/full/12f487ee-855b-48b3-9d28-930d1718d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42" cstate="print"/>
                    <a:stretch>
                      <a:fillRect/>
                    </a:stretch>
                  </pic:blipFill>
                  <pic:spPr>
                    <a:xfrm>
                      <a:off x="0" y="0"/>
                      <a:ext cx="5104429" cy="3352800"/>
                    </a:xfrm>
                    <a:prstGeom prst="rect">
                      <a:avLst/>
                    </a:prstGeom>
                  </pic:spPr>
                </pic:pic>
              </a:graphicData>
            </a:graphic>
          </wp:inline>
        </w:drawing>
      </w:r>
    </w:p>
    <w:p w14:paraId="18881F07" w14:textId="77777777" w:rsidR="00734B1F" w:rsidRPr="00AA0F6F" w:rsidRDefault="00734B1F" w:rsidP="00734B1F">
      <w:pPr>
        <w:pStyle w:val="BodyText"/>
        <w:ind w:left="0"/>
        <w:rPr>
          <w:rFonts w:asciiTheme="majorHAnsi" w:hAnsiTheme="majorHAnsi" w:cstheme="majorHAnsi"/>
          <w:i/>
          <w:sz w:val="26"/>
          <w:szCs w:val="26"/>
        </w:rPr>
      </w:pPr>
    </w:p>
    <w:p w14:paraId="391B0378" w14:textId="77777777" w:rsidR="00734B1F" w:rsidRPr="00734B1F" w:rsidRDefault="00734B1F" w:rsidP="00734B1F">
      <w:pPr>
        <w:pStyle w:val="BodyText"/>
        <w:spacing w:before="9"/>
        <w:ind w:left="0"/>
        <w:rPr>
          <w:rFonts w:asciiTheme="majorHAnsi" w:hAnsiTheme="majorHAnsi" w:cstheme="majorHAnsi"/>
          <w:i/>
          <w:sz w:val="26"/>
        </w:rPr>
      </w:pPr>
    </w:p>
    <w:p w14:paraId="5C60E7B6" w14:textId="5304B264" w:rsidR="00734B1F" w:rsidRPr="00AA0F6F" w:rsidRDefault="00734B1F" w:rsidP="002B33C9">
      <w:pPr>
        <w:pStyle w:val="ListParagraph"/>
        <w:numPr>
          <w:ilvl w:val="0"/>
          <w:numId w:val="31"/>
        </w:numPr>
        <w:rPr>
          <w:rFonts w:asciiTheme="majorHAnsi" w:hAnsiTheme="majorHAnsi" w:cstheme="majorHAnsi"/>
          <w:sz w:val="26"/>
          <w:szCs w:val="26"/>
        </w:rPr>
      </w:pPr>
      <w:r w:rsidRPr="00AA0F6F">
        <w:rPr>
          <w:rFonts w:asciiTheme="majorHAnsi" w:hAnsiTheme="majorHAnsi" w:cstheme="majorHAnsi"/>
          <w:sz w:val="26"/>
          <w:szCs w:val="26"/>
        </w:rPr>
        <w:t>Nhược</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điểm</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MongoDB</w:t>
      </w:r>
    </w:p>
    <w:p w14:paraId="0CA61826" w14:textId="77777777" w:rsidR="00734B1F" w:rsidRPr="00AA0F6F" w:rsidRDefault="00734B1F" w:rsidP="002B33C9">
      <w:pPr>
        <w:pStyle w:val="ListParagraph"/>
        <w:widowControl w:val="0"/>
        <w:numPr>
          <w:ilvl w:val="0"/>
          <w:numId w:val="27"/>
        </w:numPr>
        <w:tabs>
          <w:tab w:val="left" w:pos="314"/>
        </w:tabs>
        <w:autoSpaceDE w:val="0"/>
        <w:autoSpaceDN w:val="0"/>
        <w:spacing w:before="153" w:after="0" w:line="360" w:lineRule="auto"/>
        <w:ind w:right="466"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Một ưu điểm của MongoDB cũng chính là nhược điểm của nó. MongoDB không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có các tính chất ràng buộc như trong RDBMS nên khi thao tác với MongoDB thì</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phải hết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sức</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cẩn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thận.</w:t>
      </w:r>
    </w:p>
    <w:p w14:paraId="5AF913EA" w14:textId="77777777" w:rsidR="00734B1F" w:rsidRPr="00AA0F6F" w:rsidRDefault="00734B1F" w:rsidP="002B33C9">
      <w:pPr>
        <w:pStyle w:val="ListParagraph"/>
        <w:widowControl w:val="0"/>
        <w:numPr>
          <w:ilvl w:val="0"/>
          <w:numId w:val="27"/>
        </w:numPr>
        <w:tabs>
          <w:tab w:val="left" w:pos="314"/>
        </w:tabs>
        <w:autoSpaceDE w:val="0"/>
        <w:autoSpaceDN w:val="0"/>
        <w:spacing w:before="1" w:after="0" w:line="362" w:lineRule="auto"/>
        <w:ind w:right="464" w:firstLine="0"/>
        <w:contextualSpacing w:val="0"/>
        <w:jc w:val="both"/>
        <w:rPr>
          <w:rFonts w:asciiTheme="majorHAnsi" w:hAnsiTheme="majorHAnsi" w:cstheme="majorHAnsi"/>
          <w:color w:val="1B1B1B"/>
          <w:sz w:val="26"/>
          <w:szCs w:val="26"/>
        </w:rPr>
      </w:pPr>
      <w:r w:rsidRPr="00AA0F6F">
        <w:rPr>
          <w:rFonts w:asciiTheme="majorHAnsi" w:hAnsiTheme="majorHAnsi" w:cstheme="majorHAnsi"/>
          <w:color w:val="1B1B1B"/>
          <w:sz w:val="26"/>
          <w:szCs w:val="26"/>
        </w:rPr>
        <w:t>Tốn bộ nhớ do dữ liệu lưu dưới dạng key-value, các collection chỉ khác về value</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do</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đó key</w:t>
      </w:r>
      <w:r w:rsidRPr="00AA0F6F">
        <w:rPr>
          <w:rFonts w:asciiTheme="majorHAnsi" w:hAnsiTheme="majorHAnsi" w:cstheme="majorHAnsi"/>
          <w:color w:val="1B1B1B"/>
          <w:spacing w:val="-4"/>
          <w:sz w:val="26"/>
          <w:szCs w:val="26"/>
        </w:rPr>
        <w:t xml:space="preserve"> </w:t>
      </w:r>
      <w:r w:rsidRPr="00AA0F6F">
        <w:rPr>
          <w:rFonts w:asciiTheme="majorHAnsi" w:hAnsiTheme="majorHAnsi" w:cstheme="majorHAnsi"/>
          <w:color w:val="1B1B1B"/>
          <w:sz w:val="26"/>
          <w:szCs w:val="26"/>
        </w:rPr>
        <w:t>sẽ</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bị</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lặp</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lại.</w:t>
      </w:r>
      <w:r w:rsidRPr="00AA0F6F">
        <w:rPr>
          <w:rFonts w:asciiTheme="majorHAnsi" w:hAnsiTheme="majorHAnsi" w:cstheme="majorHAnsi"/>
          <w:color w:val="1B1B1B"/>
          <w:spacing w:val="3"/>
          <w:sz w:val="26"/>
          <w:szCs w:val="26"/>
        </w:rPr>
        <w:t xml:space="preserve"> </w:t>
      </w:r>
      <w:r w:rsidRPr="00AA0F6F">
        <w:rPr>
          <w:rFonts w:asciiTheme="majorHAnsi" w:hAnsiTheme="majorHAnsi" w:cstheme="majorHAnsi"/>
          <w:color w:val="1B1B1B"/>
          <w:sz w:val="26"/>
          <w:szCs w:val="26"/>
        </w:rPr>
        <w:t>Không hỗ</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trợ</w:t>
      </w:r>
      <w:r w:rsidRPr="00AA0F6F">
        <w:rPr>
          <w:rFonts w:asciiTheme="majorHAnsi" w:hAnsiTheme="majorHAnsi" w:cstheme="majorHAnsi"/>
          <w:color w:val="1B1B1B"/>
          <w:spacing w:val="2"/>
          <w:sz w:val="26"/>
          <w:szCs w:val="26"/>
        </w:rPr>
        <w:t xml:space="preserve"> </w:t>
      </w:r>
      <w:r w:rsidRPr="00AA0F6F">
        <w:rPr>
          <w:rFonts w:asciiTheme="majorHAnsi" w:hAnsiTheme="majorHAnsi" w:cstheme="majorHAnsi"/>
          <w:color w:val="1B1B1B"/>
          <w:sz w:val="26"/>
          <w:szCs w:val="26"/>
        </w:rPr>
        <w:t>join nên</w:t>
      </w:r>
      <w:r w:rsidRPr="00AA0F6F">
        <w:rPr>
          <w:rFonts w:asciiTheme="majorHAnsi" w:hAnsiTheme="majorHAnsi" w:cstheme="majorHAnsi"/>
          <w:color w:val="1B1B1B"/>
          <w:spacing w:val="-4"/>
          <w:sz w:val="26"/>
          <w:szCs w:val="26"/>
        </w:rPr>
        <w:t xml:space="preserve"> </w:t>
      </w:r>
      <w:r w:rsidRPr="00AA0F6F">
        <w:rPr>
          <w:rFonts w:asciiTheme="majorHAnsi" w:hAnsiTheme="majorHAnsi" w:cstheme="majorHAnsi"/>
          <w:color w:val="1B1B1B"/>
          <w:sz w:val="26"/>
          <w:szCs w:val="26"/>
        </w:rPr>
        <w:t>dễ bị</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dữ</w:t>
      </w:r>
      <w:r w:rsidRPr="00AA0F6F">
        <w:rPr>
          <w:rFonts w:asciiTheme="majorHAnsi" w:hAnsiTheme="majorHAnsi" w:cstheme="majorHAnsi"/>
          <w:color w:val="1B1B1B"/>
          <w:spacing w:val="-2"/>
          <w:sz w:val="26"/>
          <w:szCs w:val="26"/>
        </w:rPr>
        <w:t xml:space="preserve"> </w:t>
      </w:r>
      <w:r w:rsidRPr="00AA0F6F">
        <w:rPr>
          <w:rFonts w:asciiTheme="majorHAnsi" w:hAnsiTheme="majorHAnsi" w:cstheme="majorHAnsi"/>
          <w:color w:val="1B1B1B"/>
          <w:sz w:val="26"/>
          <w:szCs w:val="26"/>
        </w:rPr>
        <w:t>thừa</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dữ</w:t>
      </w:r>
      <w:r w:rsidRPr="00AA0F6F">
        <w:rPr>
          <w:rFonts w:asciiTheme="majorHAnsi" w:hAnsiTheme="majorHAnsi" w:cstheme="majorHAnsi"/>
          <w:color w:val="1B1B1B"/>
          <w:spacing w:val="2"/>
          <w:sz w:val="26"/>
          <w:szCs w:val="26"/>
        </w:rPr>
        <w:t xml:space="preserve"> </w:t>
      </w:r>
      <w:r w:rsidRPr="00AA0F6F">
        <w:rPr>
          <w:rFonts w:asciiTheme="majorHAnsi" w:hAnsiTheme="majorHAnsi" w:cstheme="majorHAnsi"/>
          <w:color w:val="1B1B1B"/>
          <w:sz w:val="26"/>
          <w:szCs w:val="26"/>
        </w:rPr>
        <w:t>liệu.</w:t>
      </w:r>
    </w:p>
    <w:p w14:paraId="207DD4FF" w14:textId="77777777" w:rsidR="00734B1F" w:rsidRPr="00AA0F6F" w:rsidRDefault="00734B1F" w:rsidP="002B33C9">
      <w:pPr>
        <w:pStyle w:val="ListParagraph"/>
        <w:widowControl w:val="0"/>
        <w:numPr>
          <w:ilvl w:val="0"/>
          <w:numId w:val="27"/>
        </w:numPr>
        <w:tabs>
          <w:tab w:val="left" w:pos="295"/>
        </w:tabs>
        <w:autoSpaceDE w:val="0"/>
        <w:autoSpaceDN w:val="0"/>
        <w:spacing w:after="0" w:line="314" w:lineRule="exact"/>
        <w:ind w:left="294" w:hanging="155"/>
        <w:contextualSpacing w:val="0"/>
        <w:jc w:val="both"/>
        <w:rPr>
          <w:rFonts w:asciiTheme="majorHAnsi" w:hAnsiTheme="majorHAnsi" w:cstheme="majorHAnsi"/>
          <w:color w:val="1B1B1B"/>
          <w:sz w:val="26"/>
          <w:szCs w:val="26"/>
        </w:rPr>
      </w:pPr>
      <w:r w:rsidRPr="00AA0F6F">
        <w:rPr>
          <w:rFonts w:asciiTheme="majorHAnsi" w:hAnsiTheme="majorHAnsi" w:cstheme="majorHAnsi"/>
          <w:color w:val="1B1B1B"/>
          <w:sz w:val="26"/>
          <w:szCs w:val="26"/>
        </w:rPr>
        <w:t>Khi</w:t>
      </w:r>
      <w:r w:rsidRPr="00AA0F6F">
        <w:rPr>
          <w:rFonts w:asciiTheme="majorHAnsi" w:hAnsiTheme="majorHAnsi" w:cstheme="majorHAnsi"/>
          <w:color w:val="1B1B1B"/>
          <w:spacing w:val="-7"/>
          <w:sz w:val="26"/>
          <w:szCs w:val="26"/>
        </w:rPr>
        <w:t xml:space="preserve"> </w:t>
      </w:r>
      <w:r w:rsidRPr="00AA0F6F">
        <w:rPr>
          <w:rFonts w:asciiTheme="majorHAnsi" w:hAnsiTheme="majorHAnsi" w:cstheme="majorHAnsi"/>
          <w:color w:val="1B1B1B"/>
          <w:sz w:val="26"/>
          <w:szCs w:val="26"/>
        </w:rPr>
        <w:t>insert/update/remove</w:t>
      </w:r>
      <w:r w:rsidRPr="00AA0F6F">
        <w:rPr>
          <w:rFonts w:asciiTheme="majorHAnsi" w:hAnsiTheme="majorHAnsi" w:cstheme="majorHAnsi"/>
          <w:color w:val="1B1B1B"/>
          <w:spacing w:val="-10"/>
          <w:sz w:val="26"/>
          <w:szCs w:val="26"/>
        </w:rPr>
        <w:t xml:space="preserve"> </w:t>
      </w:r>
      <w:r w:rsidRPr="00AA0F6F">
        <w:rPr>
          <w:rFonts w:asciiTheme="majorHAnsi" w:hAnsiTheme="majorHAnsi" w:cstheme="majorHAnsi"/>
          <w:color w:val="1B1B1B"/>
          <w:sz w:val="26"/>
          <w:szCs w:val="26"/>
        </w:rPr>
        <w:t>bản</w:t>
      </w:r>
      <w:r w:rsidRPr="00AA0F6F">
        <w:rPr>
          <w:rFonts w:asciiTheme="majorHAnsi" w:hAnsiTheme="majorHAnsi" w:cstheme="majorHAnsi"/>
          <w:color w:val="1B1B1B"/>
          <w:spacing w:val="-12"/>
          <w:sz w:val="26"/>
          <w:szCs w:val="26"/>
        </w:rPr>
        <w:t xml:space="preserve"> </w:t>
      </w:r>
      <w:r w:rsidRPr="00AA0F6F">
        <w:rPr>
          <w:rFonts w:asciiTheme="majorHAnsi" w:hAnsiTheme="majorHAnsi" w:cstheme="majorHAnsi"/>
          <w:color w:val="1B1B1B"/>
          <w:sz w:val="26"/>
          <w:szCs w:val="26"/>
        </w:rPr>
        <w:t>ghi,</w:t>
      </w:r>
      <w:r w:rsidRPr="00AA0F6F">
        <w:rPr>
          <w:rFonts w:asciiTheme="majorHAnsi" w:hAnsiTheme="majorHAnsi" w:cstheme="majorHAnsi"/>
          <w:color w:val="1B1B1B"/>
          <w:spacing w:val="-9"/>
          <w:sz w:val="26"/>
          <w:szCs w:val="26"/>
        </w:rPr>
        <w:t xml:space="preserve"> </w:t>
      </w:r>
      <w:r w:rsidRPr="00AA0F6F">
        <w:rPr>
          <w:rFonts w:asciiTheme="majorHAnsi" w:hAnsiTheme="majorHAnsi" w:cstheme="majorHAnsi"/>
          <w:color w:val="1B1B1B"/>
          <w:sz w:val="26"/>
          <w:szCs w:val="26"/>
        </w:rPr>
        <w:t>MongoDB</w:t>
      </w:r>
      <w:r w:rsidRPr="00AA0F6F">
        <w:rPr>
          <w:rFonts w:asciiTheme="majorHAnsi" w:hAnsiTheme="majorHAnsi" w:cstheme="majorHAnsi"/>
          <w:color w:val="1B1B1B"/>
          <w:spacing w:val="-14"/>
          <w:sz w:val="26"/>
          <w:szCs w:val="26"/>
        </w:rPr>
        <w:t xml:space="preserve"> </w:t>
      </w:r>
      <w:r w:rsidRPr="00AA0F6F">
        <w:rPr>
          <w:rFonts w:asciiTheme="majorHAnsi" w:hAnsiTheme="majorHAnsi" w:cstheme="majorHAnsi"/>
          <w:color w:val="1B1B1B"/>
          <w:sz w:val="26"/>
          <w:szCs w:val="26"/>
        </w:rPr>
        <w:t>sẽ</w:t>
      </w:r>
      <w:r w:rsidRPr="00AA0F6F">
        <w:rPr>
          <w:rFonts w:asciiTheme="majorHAnsi" w:hAnsiTheme="majorHAnsi" w:cstheme="majorHAnsi"/>
          <w:color w:val="1B1B1B"/>
          <w:spacing w:val="-11"/>
          <w:sz w:val="26"/>
          <w:szCs w:val="26"/>
        </w:rPr>
        <w:t xml:space="preserve"> </w:t>
      </w:r>
      <w:r w:rsidRPr="00AA0F6F">
        <w:rPr>
          <w:rFonts w:asciiTheme="majorHAnsi" w:hAnsiTheme="majorHAnsi" w:cstheme="majorHAnsi"/>
          <w:color w:val="1B1B1B"/>
          <w:sz w:val="26"/>
          <w:szCs w:val="26"/>
        </w:rPr>
        <w:t>chưa</w:t>
      </w:r>
      <w:r w:rsidRPr="00AA0F6F">
        <w:rPr>
          <w:rFonts w:asciiTheme="majorHAnsi" w:hAnsiTheme="majorHAnsi" w:cstheme="majorHAnsi"/>
          <w:color w:val="1B1B1B"/>
          <w:spacing w:val="-10"/>
          <w:sz w:val="26"/>
          <w:szCs w:val="26"/>
        </w:rPr>
        <w:t xml:space="preserve"> </w:t>
      </w:r>
      <w:r w:rsidRPr="00AA0F6F">
        <w:rPr>
          <w:rFonts w:asciiTheme="majorHAnsi" w:hAnsiTheme="majorHAnsi" w:cstheme="majorHAnsi"/>
          <w:color w:val="1B1B1B"/>
          <w:sz w:val="26"/>
          <w:szCs w:val="26"/>
        </w:rPr>
        <w:t>cập</w:t>
      </w:r>
      <w:r w:rsidRPr="00AA0F6F">
        <w:rPr>
          <w:rFonts w:asciiTheme="majorHAnsi" w:hAnsiTheme="majorHAnsi" w:cstheme="majorHAnsi"/>
          <w:color w:val="1B1B1B"/>
          <w:spacing w:val="-12"/>
          <w:sz w:val="26"/>
          <w:szCs w:val="26"/>
        </w:rPr>
        <w:t xml:space="preserve"> </w:t>
      </w:r>
      <w:r w:rsidRPr="00AA0F6F">
        <w:rPr>
          <w:rFonts w:asciiTheme="majorHAnsi" w:hAnsiTheme="majorHAnsi" w:cstheme="majorHAnsi"/>
          <w:color w:val="1B1B1B"/>
          <w:sz w:val="26"/>
          <w:szCs w:val="26"/>
        </w:rPr>
        <w:t>nhật</w:t>
      </w:r>
      <w:r w:rsidRPr="00AA0F6F">
        <w:rPr>
          <w:rFonts w:asciiTheme="majorHAnsi" w:hAnsiTheme="majorHAnsi" w:cstheme="majorHAnsi"/>
          <w:color w:val="1B1B1B"/>
          <w:spacing w:val="-7"/>
          <w:sz w:val="26"/>
          <w:szCs w:val="26"/>
        </w:rPr>
        <w:t xml:space="preserve"> </w:t>
      </w:r>
      <w:r w:rsidRPr="00AA0F6F">
        <w:rPr>
          <w:rFonts w:asciiTheme="majorHAnsi" w:hAnsiTheme="majorHAnsi" w:cstheme="majorHAnsi"/>
          <w:color w:val="1B1B1B"/>
          <w:sz w:val="26"/>
          <w:szCs w:val="26"/>
        </w:rPr>
        <w:t>ngay</w:t>
      </w:r>
      <w:r w:rsidRPr="00AA0F6F">
        <w:rPr>
          <w:rFonts w:asciiTheme="majorHAnsi" w:hAnsiTheme="majorHAnsi" w:cstheme="majorHAnsi"/>
          <w:color w:val="1B1B1B"/>
          <w:spacing w:val="-11"/>
          <w:sz w:val="26"/>
          <w:szCs w:val="26"/>
        </w:rPr>
        <w:t xml:space="preserve"> </w:t>
      </w:r>
      <w:r w:rsidRPr="00AA0F6F">
        <w:rPr>
          <w:rFonts w:asciiTheme="majorHAnsi" w:hAnsiTheme="majorHAnsi" w:cstheme="majorHAnsi"/>
          <w:color w:val="1B1B1B"/>
          <w:sz w:val="26"/>
          <w:szCs w:val="26"/>
        </w:rPr>
        <w:t>xuống</w:t>
      </w:r>
      <w:r w:rsidRPr="00AA0F6F">
        <w:rPr>
          <w:rFonts w:asciiTheme="majorHAnsi" w:hAnsiTheme="majorHAnsi" w:cstheme="majorHAnsi"/>
          <w:color w:val="1B1B1B"/>
          <w:spacing w:val="-16"/>
          <w:sz w:val="26"/>
          <w:szCs w:val="26"/>
        </w:rPr>
        <w:t xml:space="preserve"> </w:t>
      </w:r>
      <w:r w:rsidRPr="00AA0F6F">
        <w:rPr>
          <w:rFonts w:asciiTheme="majorHAnsi" w:hAnsiTheme="majorHAnsi" w:cstheme="majorHAnsi"/>
          <w:color w:val="1B1B1B"/>
          <w:sz w:val="26"/>
          <w:szCs w:val="26"/>
        </w:rPr>
        <w:t>ổ</w:t>
      </w:r>
      <w:r w:rsidRPr="00AA0F6F">
        <w:rPr>
          <w:rFonts w:asciiTheme="majorHAnsi" w:hAnsiTheme="majorHAnsi" w:cstheme="majorHAnsi"/>
          <w:color w:val="1B1B1B"/>
          <w:spacing w:val="-12"/>
          <w:sz w:val="26"/>
          <w:szCs w:val="26"/>
        </w:rPr>
        <w:t xml:space="preserve"> </w:t>
      </w:r>
      <w:r w:rsidRPr="00AA0F6F">
        <w:rPr>
          <w:rFonts w:asciiTheme="majorHAnsi" w:hAnsiTheme="majorHAnsi" w:cstheme="majorHAnsi"/>
          <w:color w:val="1B1B1B"/>
          <w:sz w:val="26"/>
          <w:szCs w:val="26"/>
        </w:rPr>
        <w:t>cứng,</w:t>
      </w:r>
    </w:p>
    <w:p w14:paraId="21FFE4AA" w14:textId="77777777" w:rsidR="00734B1F" w:rsidRPr="00AA0F6F" w:rsidRDefault="00734B1F" w:rsidP="00734B1F">
      <w:pPr>
        <w:pStyle w:val="BodyText"/>
        <w:spacing w:before="68" w:line="360" w:lineRule="auto"/>
        <w:ind w:right="463"/>
        <w:jc w:val="both"/>
        <w:rPr>
          <w:rFonts w:asciiTheme="majorHAnsi" w:hAnsiTheme="majorHAnsi" w:cstheme="majorHAnsi"/>
          <w:sz w:val="26"/>
          <w:szCs w:val="26"/>
        </w:rPr>
      </w:pPr>
      <w:r w:rsidRPr="00AA0F6F">
        <w:rPr>
          <w:rFonts w:asciiTheme="majorHAnsi" w:hAnsiTheme="majorHAnsi" w:cstheme="majorHAnsi"/>
          <w:color w:val="1B1B1B"/>
          <w:sz w:val="26"/>
          <w:szCs w:val="26"/>
        </w:rPr>
        <w:t>mà</w:t>
      </w:r>
      <w:r w:rsidRPr="00AA0F6F">
        <w:rPr>
          <w:rFonts w:asciiTheme="majorHAnsi" w:hAnsiTheme="majorHAnsi" w:cstheme="majorHAnsi"/>
          <w:color w:val="1B1B1B"/>
          <w:spacing w:val="-2"/>
          <w:sz w:val="26"/>
          <w:szCs w:val="26"/>
        </w:rPr>
        <w:t xml:space="preserve"> </w:t>
      </w:r>
      <w:r w:rsidRPr="00AA0F6F">
        <w:rPr>
          <w:rFonts w:asciiTheme="majorHAnsi" w:hAnsiTheme="majorHAnsi" w:cstheme="majorHAnsi"/>
          <w:color w:val="1B1B1B"/>
          <w:sz w:val="26"/>
          <w:szCs w:val="26"/>
        </w:rPr>
        <w:t>sau</w:t>
      </w:r>
      <w:r w:rsidRPr="00AA0F6F">
        <w:rPr>
          <w:rFonts w:asciiTheme="majorHAnsi" w:hAnsiTheme="majorHAnsi" w:cstheme="majorHAnsi"/>
          <w:color w:val="1B1B1B"/>
          <w:spacing w:val="-6"/>
          <w:sz w:val="26"/>
          <w:szCs w:val="26"/>
        </w:rPr>
        <w:t xml:space="preserve"> </w:t>
      </w:r>
      <w:r w:rsidRPr="00AA0F6F">
        <w:rPr>
          <w:rFonts w:asciiTheme="majorHAnsi" w:hAnsiTheme="majorHAnsi" w:cstheme="majorHAnsi"/>
          <w:color w:val="1B1B1B"/>
          <w:sz w:val="26"/>
          <w:szCs w:val="26"/>
        </w:rPr>
        <w:t>ít</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giây</w:t>
      </w:r>
      <w:r w:rsidRPr="00AA0F6F">
        <w:rPr>
          <w:rFonts w:asciiTheme="majorHAnsi" w:hAnsiTheme="majorHAnsi" w:cstheme="majorHAnsi"/>
          <w:color w:val="1B1B1B"/>
          <w:spacing w:val="-6"/>
          <w:sz w:val="26"/>
          <w:szCs w:val="26"/>
        </w:rPr>
        <w:t xml:space="preserve"> </w:t>
      </w:r>
      <w:r w:rsidRPr="00AA0F6F">
        <w:rPr>
          <w:rFonts w:asciiTheme="majorHAnsi" w:hAnsiTheme="majorHAnsi" w:cstheme="majorHAnsi"/>
          <w:color w:val="1B1B1B"/>
          <w:sz w:val="26"/>
          <w:szCs w:val="26"/>
        </w:rPr>
        <w:t>MongoDB mới</w:t>
      </w:r>
      <w:r w:rsidRPr="00AA0F6F">
        <w:rPr>
          <w:rFonts w:asciiTheme="majorHAnsi" w:hAnsiTheme="majorHAnsi" w:cstheme="majorHAnsi"/>
          <w:color w:val="1B1B1B"/>
          <w:spacing w:val="-7"/>
          <w:sz w:val="26"/>
          <w:szCs w:val="26"/>
        </w:rPr>
        <w:t xml:space="preserve"> </w:t>
      </w:r>
      <w:r w:rsidRPr="00AA0F6F">
        <w:rPr>
          <w:rFonts w:asciiTheme="majorHAnsi" w:hAnsiTheme="majorHAnsi" w:cstheme="majorHAnsi"/>
          <w:color w:val="1B1B1B"/>
          <w:sz w:val="26"/>
          <w:szCs w:val="26"/>
        </w:rPr>
        <w:t>thực</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hiện</w:t>
      </w:r>
      <w:r w:rsidRPr="00AA0F6F">
        <w:rPr>
          <w:rFonts w:asciiTheme="majorHAnsi" w:hAnsiTheme="majorHAnsi" w:cstheme="majorHAnsi"/>
          <w:color w:val="1B1B1B"/>
          <w:spacing w:val="-6"/>
          <w:sz w:val="26"/>
          <w:szCs w:val="26"/>
        </w:rPr>
        <w:t xml:space="preserve"> </w:t>
      </w:r>
      <w:r w:rsidRPr="00AA0F6F">
        <w:rPr>
          <w:rFonts w:asciiTheme="majorHAnsi" w:hAnsiTheme="majorHAnsi" w:cstheme="majorHAnsi"/>
          <w:color w:val="1B1B1B"/>
          <w:sz w:val="26"/>
          <w:szCs w:val="26"/>
        </w:rPr>
        <w:t>ghi</w:t>
      </w:r>
      <w:r w:rsidRPr="00AA0F6F">
        <w:rPr>
          <w:rFonts w:asciiTheme="majorHAnsi" w:hAnsiTheme="majorHAnsi" w:cstheme="majorHAnsi"/>
          <w:color w:val="1B1B1B"/>
          <w:spacing w:val="-2"/>
          <w:sz w:val="26"/>
          <w:szCs w:val="26"/>
        </w:rPr>
        <w:t xml:space="preserve"> </w:t>
      </w:r>
      <w:r w:rsidRPr="00AA0F6F">
        <w:rPr>
          <w:rFonts w:asciiTheme="majorHAnsi" w:hAnsiTheme="majorHAnsi" w:cstheme="majorHAnsi"/>
          <w:color w:val="1B1B1B"/>
          <w:sz w:val="26"/>
          <w:szCs w:val="26"/>
        </w:rPr>
        <w:t>toàn</w:t>
      </w:r>
      <w:r w:rsidRPr="00AA0F6F">
        <w:rPr>
          <w:rFonts w:asciiTheme="majorHAnsi" w:hAnsiTheme="majorHAnsi" w:cstheme="majorHAnsi"/>
          <w:color w:val="1B1B1B"/>
          <w:spacing w:val="-6"/>
          <w:sz w:val="26"/>
          <w:szCs w:val="26"/>
        </w:rPr>
        <w:t xml:space="preserve"> </w:t>
      </w:r>
      <w:r w:rsidRPr="00AA0F6F">
        <w:rPr>
          <w:rFonts w:asciiTheme="majorHAnsi" w:hAnsiTheme="majorHAnsi" w:cstheme="majorHAnsi"/>
          <w:color w:val="1B1B1B"/>
          <w:sz w:val="26"/>
          <w:szCs w:val="26"/>
        </w:rPr>
        <w:t>bộ</w:t>
      </w:r>
      <w:r w:rsidRPr="00AA0F6F">
        <w:rPr>
          <w:rFonts w:asciiTheme="majorHAnsi" w:hAnsiTheme="majorHAnsi" w:cstheme="majorHAnsi"/>
          <w:color w:val="1B1B1B"/>
          <w:spacing w:val="-2"/>
          <w:sz w:val="26"/>
          <w:szCs w:val="26"/>
        </w:rPr>
        <w:t xml:space="preserve"> </w:t>
      </w:r>
      <w:r w:rsidRPr="00AA0F6F">
        <w:rPr>
          <w:rFonts w:asciiTheme="majorHAnsi" w:hAnsiTheme="majorHAnsi" w:cstheme="majorHAnsi"/>
          <w:color w:val="1B1B1B"/>
          <w:sz w:val="26"/>
          <w:szCs w:val="26"/>
        </w:rPr>
        <w:t>dữ</w:t>
      </w:r>
      <w:r w:rsidRPr="00AA0F6F">
        <w:rPr>
          <w:rFonts w:asciiTheme="majorHAnsi" w:hAnsiTheme="majorHAnsi" w:cstheme="majorHAnsi"/>
          <w:color w:val="1B1B1B"/>
          <w:spacing w:val="-4"/>
          <w:sz w:val="26"/>
          <w:szCs w:val="26"/>
        </w:rPr>
        <w:t xml:space="preserve"> </w:t>
      </w:r>
      <w:r w:rsidRPr="00AA0F6F">
        <w:rPr>
          <w:rFonts w:asciiTheme="majorHAnsi" w:hAnsiTheme="majorHAnsi" w:cstheme="majorHAnsi"/>
          <w:color w:val="1B1B1B"/>
          <w:sz w:val="26"/>
          <w:szCs w:val="26"/>
        </w:rPr>
        <w:t>liệu</w:t>
      </w:r>
      <w:r w:rsidRPr="00AA0F6F">
        <w:rPr>
          <w:rFonts w:asciiTheme="majorHAnsi" w:hAnsiTheme="majorHAnsi" w:cstheme="majorHAnsi"/>
          <w:color w:val="1B1B1B"/>
          <w:spacing w:val="-6"/>
          <w:sz w:val="26"/>
          <w:szCs w:val="26"/>
        </w:rPr>
        <w:t xml:space="preserve"> </w:t>
      </w:r>
      <w:r w:rsidRPr="00AA0F6F">
        <w:rPr>
          <w:rFonts w:asciiTheme="majorHAnsi" w:hAnsiTheme="majorHAnsi" w:cstheme="majorHAnsi"/>
          <w:color w:val="1B1B1B"/>
          <w:sz w:val="26"/>
          <w:szCs w:val="26"/>
        </w:rPr>
        <w:t>thay</w:t>
      </w:r>
      <w:r w:rsidRPr="00AA0F6F">
        <w:rPr>
          <w:rFonts w:asciiTheme="majorHAnsi" w:hAnsiTheme="majorHAnsi" w:cstheme="majorHAnsi"/>
          <w:color w:val="1B1B1B"/>
          <w:spacing w:val="-6"/>
          <w:sz w:val="26"/>
          <w:szCs w:val="26"/>
        </w:rPr>
        <w:t xml:space="preserve"> </w:t>
      </w:r>
      <w:r w:rsidRPr="00AA0F6F">
        <w:rPr>
          <w:rFonts w:asciiTheme="majorHAnsi" w:hAnsiTheme="majorHAnsi" w:cstheme="majorHAnsi"/>
          <w:color w:val="1B1B1B"/>
          <w:sz w:val="26"/>
          <w:szCs w:val="26"/>
        </w:rPr>
        <w:t>đổi</w:t>
      </w:r>
      <w:r w:rsidRPr="00AA0F6F">
        <w:rPr>
          <w:rFonts w:asciiTheme="majorHAnsi" w:hAnsiTheme="majorHAnsi" w:cstheme="majorHAnsi"/>
          <w:color w:val="1B1B1B"/>
          <w:spacing w:val="-7"/>
          <w:sz w:val="26"/>
          <w:szCs w:val="26"/>
        </w:rPr>
        <w:t xml:space="preserve"> </w:t>
      </w:r>
      <w:r w:rsidRPr="00AA0F6F">
        <w:rPr>
          <w:rFonts w:asciiTheme="majorHAnsi" w:hAnsiTheme="majorHAnsi" w:cstheme="majorHAnsi"/>
          <w:color w:val="1B1B1B"/>
          <w:sz w:val="26"/>
          <w:szCs w:val="26"/>
        </w:rPr>
        <w:t>từ</w:t>
      </w:r>
      <w:r w:rsidRPr="00AA0F6F">
        <w:rPr>
          <w:rFonts w:asciiTheme="majorHAnsi" w:hAnsiTheme="majorHAnsi" w:cstheme="majorHAnsi"/>
          <w:color w:val="1B1B1B"/>
          <w:spacing w:val="-4"/>
          <w:sz w:val="26"/>
          <w:szCs w:val="26"/>
        </w:rPr>
        <w:t xml:space="preserve"> </w:t>
      </w:r>
      <w:r w:rsidRPr="00AA0F6F">
        <w:rPr>
          <w:rFonts w:asciiTheme="majorHAnsi" w:hAnsiTheme="majorHAnsi" w:cstheme="majorHAnsi"/>
          <w:color w:val="1B1B1B"/>
          <w:sz w:val="26"/>
          <w:szCs w:val="26"/>
        </w:rPr>
        <w:t>RAM xuống</w:t>
      </w:r>
      <w:r w:rsidRPr="00AA0F6F">
        <w:rPr>
          <w:rFonts w:asciiTheme="majorHAnsi" w:hAnsiTheme="majorHAnsi" w:cstheme="majorHAnsi"/>
          <w:color w:val="1B1B1B"/>
          <w:spacing w:val="-68"/>
          <w:sz w:val="26"/>
          <w:szCs w:val="26"/>
        </w:rPr>
        <w:t xml:space="preserve"> </w:t>
      </w:r>
      <w:r w:rsidRPr="00AA0F6F">
        <w:rPr>
          <w:rFonts w:asciiTheme="majorHAnsi" w:hAnsiTheme="majorHAnsi" w:cstheme="majorHAnsi"/>
          <w:color w:val="1B1B1B"/>
          <w:sz w:val="26"/>
          <w:szCs w:val="26"/>
        </w:rPr>
        <w:t>ổ</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cứng</w:t>
      </w:r>
      <w:r w:rsidRPr="00AA0F6F">
        <w:rPr>
          <w:rFonts w:asciiTheme="majorHAnsi" w:hAnsiTheme="majorHAnsi" w:cstheme="majorHAnsi"/>
          <w:color w:val="1B1B1B"/>
          <w:spacing w:val="-10"/>
          <w:sz w:val="26"/>
          <w:szCs w:val="26"/>
        </w:rPr>
        <w:t xml:space="preserve"> </w:t>
      </w:r>
      <w:r w:rsidRPr="00AA0F6F">
        <w:rPr>
          <w:rFonts w:asciiTheme="majorHAnsi" w:hAnsiTheme="majorHAnsi" w:cstheme="majorHAnsi"/>
          <w:color w:val="1B1B1B"/>
          <w:sz w:val="26"/>
          <w:szCs w:val="26"/>
        </w:rPr>
        <w:t>điêù</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này</w:t>
      </w:r>
      <w:r w:rsidRPr="00AA0F6F">
        <w:rPr>
          <w:rFonts w:asciiTheme="majorHAnsi" w:hAnsiTheme="majorHAnsi" w:cstheme="majorHAnsi"/>
          <w:color w:val="1B1B1B"/>
          <w:spacing w:val="-9"/>
          <w:sz w:val="26"/>
          <w:szCs w:val="26"/>
        </w:rPr>
        <w:t xml:space="preserve"> </w:t>
      </w:r>
      <w:r w:rsidRPr="00AA0F6F">
        <w:rPr>
          <w:rFonts w:asciiTheme="majorHAnsi" w:hAnsiTheme="majorHAnsi" w:cstheme="majorHAnsi"/>
          <w:color w:val="1B1B1B"/>
          <w:sz w:val="26"/>
          <w:szCs w:val="26"/>
        </w:rPr>
        <w:t>sẽ là</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nhược</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điểm</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vì</w:t>
      </w:r>
      <w:r w:rsidRPr="00AA0F6F">
        <w:rPr>
          <w:rFonts w:asciiTheme="majorHAnsi" w:hAnsiTheme="majorHAnsi" w:cstheme="majorHAnsi"/>
          <w:color w:val="1B1B1B"/>
          <w:spacing w:val="-11"/>
          <w:sz w:val="26"/>
          <w:szCs w:val="26"/>
        </w:rPr>
        <w:t xml:space="preserve"> </w:t>
      </w:r>
      <w:r w:rsidRPr="00AA0F6F">
        <w:rPr>
          <w:rFonts w:asciiTheme="majorHAnsi" w:hAnsiTheme="majorHAnsi" w:cstheme="majorHAnsi"/>
          <w:color w:val="1B1B1B"/>
          <w:sz w:val="26"/>
          <w:szCs w:val="26"/>
        </w:rPr>
        <w:t>sẽ</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có</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nguy</w:t>
      </w:r>
      <w:r w:rsidRPr="00AA0F6F">
        <w:rPr>
          <w:rFonts w:asciiTheme="majorHAnsi" w:hAnsiTheme="majorHAnsi" w:cstheme="majorHAnsi"/>
          <w:color w:val="1B1B1B"/>
          <w:spacing w:val="-9"/>
          <w:sz w:val="26"/>
          <w:szCs w:val="26"/>
        </w:rPr>
        <w:t xml:space="preserve"> </w:t>
      </w:r>
      <w:r w:rsidRPr="00AA0F6F">
        <w:rPr>
          <w:rFonts w:asciiTheme="majorHAnsi" w:hAnsiTheme="majorHAnsi" w:cstheme="majorHAnsi"/>
          <w:color w:val="1B1B1B"/>
          <w:sz w:val="26"/>
          <w:szCs w:val="26"/>
        </w:rPr>
        <w:t>cơ</w:t>
      </w:r>
      <w:r w:rsidRPr="00AA0F6F">
        <w:rPr>
          <w:rFonts w:asciiTheme="majorHAnsi" w:hAnsiTheme="majorHAnsi" w:cstheme="majorHAnsi"/>
          <w:color w:val="1B1B1B"/>
          <w:spacing w:val="-4"/>
          <w:sz w:val="26"/>
          <w:szCs w:val="26"/>
        </w:rPr>
        <w:t xml:space="preserve"> </w:t>
      </w:r>
      <w:r w:rsidRPr="00AA0F6F">
        <w:rPr>
          <w:rFonts w:asciiTheme="majorHAnsi" w:hAnsiTheme="majorHAnsi" w:cstheme="majorHAnsi"/>
          <w:color w:val="1B1B1B"/>
          <w:sz w:val="26"/>
          <w:szCs w:val="26"/>
        </w:rPr>
        <w:t>bị</w:t>
      </w:r>
      <w:r w:rsidRPr="00AA0F6F">
        <w:rPr>
          <w:rFonts w:asciiTheme="majorHAnsi" w:hAnsiTheme="majorHAnsi" w:cstheme="majorHAnsi"/>
          <w:color w:val="1B1B1B"/>
          <w:spacing w:val="-6"/>
          <w:sz w:val="26"/>
          <w:szCs w:val="26"/>
        </w:rPr>
        <w:t xml:space="preserve"> </w:t>
      </w:r>
      <w:r w:rsidRPr="00AA0F6F">
        <w:rPr>
          <w:rFonts w:asciiTheme="majorHAnsi" w:hAnsiTheme="majorHAnsi" w:cstheme="majorHAnsi"/>
          <w:color w:val="1B1B1B"/>
          <w:sz w:val="26"/>
          <w:szCs w:val="26"/>
        </w:rPr>
        <w:t>mất</w:t>
      </w:r>
      <w:r w:rsidRPr="00AA0F6F">
        <w:rPr>
          <w:rFonts w:asciiTheme="majorHAnsi" w:hAnsiTheme="majorHAnsi" w:cstheme="majorHAnsi"/>
          <w:color w:val="1B1B1B"/>
          <w:spacing w:val="-6"/>
          <w:sz w:val="26"/>
          <w:szCs w:val="26"/>
        </w:rPr>
        <w:t xml:space="preserve"> </w:t>
      </w:r>
      <w:r w:rsidRPr="00AA0F6F">
        <w:rPr>
          <w:rFonts w:asciiTheme="majorHAnsi" w:hAnsiTheme="majorHAnsi" w:cstheme="majorHAnsi"/>
          <w:color w:val="1B1B1B"/>
          <w:sz w:val="26"/>
          <w:szCs w:val="26"/>
        </w:rPr>
        <w:t>dữ</w:t>
      </w:r>
      <w:r w:rsidRPr="00AA0F6F">
        <w:rPr>
          <w:rFonts w:asciiTheme="majorHAnsi" w:hAnsiTheme="majorHAnsi" w:cstheme="majorHAnsi"/>
          <w:color w:val="1B1B1B"/>
          <w:spacing w:val="-2"/>
          <w:sz w:val="26"/>
          <w:szCs w:val="26"/>
        </w:rPr>
        <w:t xml:space="preserve"> </w:t>
      </w:r>
      <w:r w:rsidRPr="00AA0F6F">
        <w:rPr>
          <w:rFonts w:asciiTheme="majorHAnsi" w:hAnsiTheme="majorHAnsi" w:cstheme="majorHAnsi"/>
          <w:color w:val="1B1B1B"/>
          <w:sz w:val="26"/>
          <w:szCs w:val="26"/>
        </w:rPr>
        <w:t>liệu</w:t>
      </w:r>
      <w:r w:rsidRPr="00AA0F6F">
        <w:rPr>
          <w:rFonts w:asciiTheme="majorHAnsi" w:hAnsiTheme="majorHAnsi" w:cstheme="majorHAnsi"/>
          <w:color w:val="1B1B1B"/>
          <w:spacing w:val="-10"/>
          <w:sz w:val="26"/>
          <w:szCs w:val="26"/>
        </w:rPr>
        <w:t xml:space="preserve"> </w:t>
      </w:r>
      <w:r w:rsidRPr="00AA0F6F">
        <w:rPr>
          <w:rFonts w:asciiTheme="majorHAnsi" w:hAnsiTheme="majorHAnsi" w:cstheme="majorHAnsi"/>
          <w:color w:val="1B1B1B"/>
          <w:sz w:val="26"/>
          <w:szCs w:val="26"/>
        </w:rPr>
        <w:t>khi</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xảy</w:t>
      </w:r>
      <w:r w:rsidRPr="00AA0F6F">
        <w:rPr>
          <w:rFonts w:asciiTheme="majorHAnsi" w:hAnsiTheme="majorHAnsi" w:cstheme="majorHAnsi"/>
          <w:color w:val="1B1B1B"/>
          <w:spacing w:val="-9"/>
          <w:sz w:val="26"/>
          <w:szCs w:val="26"/>
        </w:rPr>
        <w:t xml:space="preserve"> </w:t>
      </w:r>
      <w:r w:rsidRPr="00AA0F6F">
        <w:rPr>
          <w:rFonts w:asciiTheme="majorHAnsi" w:hAnsiTheme="majorHAnsi" w:cstheme="majorHAnsi"/>
          <w:color w:val="1B1B1B"/>
          <w:sz w:val="26"/>
          <w:szCs w:val="26"/>
        </w:rPr>
        <w:t>ra</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các</w:t>
      </w:r>
      <w:r w:rsidRPr="00AA0F6F">
        <w:rPr>
          <w:rFonts w:asciiTheme="majorHAnsi" w:hAnsiTheme="majorHAnsi" w:cstheme="majorHAnsi"/>
          <w:color w:val="1B1B1B"/>
          <w:spacing w:val="-5"/>
          <w:sz w:val="26"/>
          <w:szCs w:val="26"/>
        </w:rPr>
        <w:t xml:space="preserve"> </w:t>
      </w:r>
      <w:r w:rsidRPr="00AA0F6F">
        <w:rPr>
          <w:rFonts w:asciiTheme="majorHAnsi" w:hAnsiTheme="majorHAnsi" w:cstheme="majorHAnsi"/>
          <w:color w:val="1B1B1B"/>
          <w:sz w:val="26"/>
          <w:szCs w:val="26"/>
        </w:rPr>
        <w:t>tình</w:t>
      </w:r>
      <w:r w:rsidRPr="00AA0F6F">
        <w:rPr>
          <w:rFonts w:asciiTheme="majorHAnsi" w:hAnsiTheme="majorHAnsi" w:cstheme="majorHAnsi"/>
          <w:color w:val="1B1B1B"/>
          <w:spacing w:val="-68"/>
          <w:sz w:val="26"/>
          <w:szCs w:val="26"/>
        </w:rPr>
        <w:t xml:space="preserve"> </w:t>
      </w:r>
      <w:r w:rsidRPr="00AA0F6F">
        <w:rPr>
          <w:rFonts w:asciiTheme="majorHAnsi" w:hAnsiTheme="majorHAnsi" w:cstheme="majorHAnsi"/>
          <w:color w:val="1B1B1B"/>
          <w:sz w:val="26"/>
          <w:szCs w:val="26"/>
        </w:rPr>
        <w:t>huống như</w:t>
      </w:r>
      <w:r w:rsidRPr="00AA0F6F">
        <w:rPr>
          <w:rFonts w:asciiTheme="majorHAnsi" w:hAnsiTheme="majorHAnsi" w:cstheme="majorHAnsi"/>
          <w:color w:val="1B1B1B"/>
          <w:spacing w:val="4"/>
          <w:sz w:val="26"/>
          <w:szCs w:val="26"/>
        </w:rPr>
        <w:t xml:space="preserve"> </w:t>
      </w:r>
      <w:r w:rsidRPr="00AA0F6F">
        <w:rPr>
          <w:rFonts w:asciiTheme="majorHAnsi" w:hAnsiTheme="majorHAnsi" w:cstheme="majorHAnsi"/>
          <w:color w:val="1B1B1B"/>
          <w:sz w:val="26"/>
          <w:szCs w:val="26"/>
        </w:rPr>
        <w:t>mất</w:t>
      </w:r>
      <w:r w:rsidRPr="00AA0F6F">
        <w:rPr>
          <w:rFonts w:asciiTheme="majorHAnsi" w:hAnsiTheme="majorHAnsi" w:cstheme="majorHAnsi"/>
          <w:color w:val="1B1B1B"/>
          <w:spacing w:val="1"/>
          <w:sz w:val="26"/>
          <w:szCs w:val="26"/>
        </w:rPr>
        <w:t xml:space="preserve"> </w:t>
      </w:r>
      <w:r w:rsidRPr="00AA0F6F">
        <w:rPr>
          <w:rFonts w:asciiTheme="majorHAnsi" w:hAnsiTheme="majorHAnsi" w:cstheme="majorHAnsi"/>
          <w:color w:val="1B1B1B"/>
          <w:sz w:val="26"/>
          <w:szCs w:val="26"/>
        </w:rPr>
        <w:t>điện...</w:t>
      </w:r>
    </w:p>
    <w:p w14:paraId="70F4055A" w14:textId="77777777" w:rsidR="00734B1F" w:rsidRPr="00AA0F6F" w:rsidRDefault="00734B1F" w:rsidP="00734B1F">
      <w:pPr>
        <w:numPr>
          <w:ilvl w:val="2"/>
          <w:numId w:val="3"/>
        </w:numPr>
        <w:spacing w:before="120" w:after="120" w:line="312" w:lineRule="auto"/>
        <w:outlineLvl w:val="2"/>
        <w:rPr>
          <w:rFonts w:asciiTheme="majorHAnsi" w:hAnsiTheme="majorHAnsi" w:cstheme="majorHAnsi"/>
          <w:b/>
          <w:bCs/>
          <w:sz w:val="26"/>
          <w:szCs w:val="26"/>
        </w:rPr>
      </w:pPr>
      <w:bookmarkStart w:id="138" w:name="_bookmark38"/>
      <w:bookmarkStart w:id="139" w:name="_Toc104936244"/>
      <w:bookmarkEnd w:id="138"/>
      <w:r w:rsidRPr="00AA0F6F">
        <w:rPr>
          <w:rFonts w:asciiTheme="majorHAnsi" w:hAnsiTheme="majorHAnsi" w:cstheme="majorHAnsi"/>
          <w:b/>
          <w:bCs/>
          <w:sz w:val="26"/>
          <w:szCs w:val="26"/>
        </w:rPr>
        <w:t>Mô</w:t>
      </w:r>
      <w:r w:rsidRPr="00AA0F6F">
        <w:rPr>
          <w:rFonts w:asciiTheme="majorHAnsi" w:hAnsiTheme="majorHAnsi" w:cstheme="majorHAnsi"/>
          <w:b/>
          <w:bCs/>
          <w:spacing w:val="-7"/>
          <w:sz w:val="26"/>
          <w:szCs w:val="26"/>
        </w:rPr>
        <w:t xml:space="preserve"> </w:t>
      </w:r>
      <w:r w:rsidRPr="00AA0F6F">
        <w:rPr>
          <w:rFonts w:asciiTheme="majorHAnsi" w:hAnsiTheme="majorHAnsi" w:cstheme="majorHAnsi"/>
          <w:b/>
          <w:bCs/>
          <w:sz w:val="26"/>
          <w:szCs w:val="26"/>
        </w:rPr>
        <w:t>hình</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dữ</w:t>
      </w:r>
      <w:r w:rsidRPr="00AA0F6F">
        <w:rPr>
          <w:rFonts w:asciiTheme="majorHAnsi" w:hAnsiTheme="majorHAnsi" w:cstheme="majorHAnsi"/>
          <w:b/>
          <w:bCs/>
          <w:spacing w:val="-1"/>
          <w:sz w:val="26"/>
          <w:szCs w:val="26"/>
        </w:rPr>
        <w:t xml:space="preserve"> </w:t>
      </w:r>
      <w:proofErr w:type="spellStart"/>
      <w:r w:rsidRPr="00AA0F6F">
        <w:rPr>
          <w:rFonts w:asciiTheme="majorHAnsi" w:eastAsia="Calibri" w:hAnsiTheme="majorHAnsi" w:cstheme="majorHAnsi"/>
          <w:b/>
          <w:bCs/>
          <w:color w:val="000000" w:themeColor="text1"/>
          <w:sz w:val="26"/>
          <w:szCs w:val="26"/>
          <w:lang w:val="en-US"/>
        </w:rPr>
        <w:t>liệu</w:t>
      </w:r>
      <w:bookmarkEnd w:id="139"/>
      <w:proofErr w:type="spellEnd"/>
    </w:p>
    <w:p w14:paraId="5C7E455B" w14:textId="77777777" w:rsidR="00734B1F" w:rsidRPr="00AA0F6F" w:rsidRDefault="00734B1F" w:rsidP="00734B1F">
      <w:pPr>
        <w:pStyle w:val="BodyText"/>
        <w:spacing w:before="154" w:line="360" w:lineRule="auto"/>
        <w:ind w:right="462" w:firstLine="216"/>
        <w:jc w:val="both"/>
        <w:rPr>
          <w:rFonts w:asciiTheme="majorHAnsi" w:hAnsiTheme="majorHAnsi" w:cstheme="majorHAnsi"/>
          <w:sz w:val="26"/>
          <w:szCs w:val="26"/>
        </w:rPr>
      </w:pPr>
      <w:r w:rsidRPr="00AA0F6F">
        <w:rPr>
          <w:rFonts w:asciiTheme="majorHAnsi" w:hAnsiTheme="majorHAnsi" w:cstheme="majorHAnsi"/>
          <w:sz w:val="26"/>
          <w:szCs w:val="26"/>
        </w:rPr>
        <w:t xml:space="preserve">Dữ liệu trong </w:t>
      </w:r>
      <w:r w:rsidR="00D8305D">
        <w:fldChar w:fldCharType="begin"/>
      </w:r>
      <w:r w:rsidR="00D8305D">
        <w:instrText xml:space="preserve"> HYPERLINK "https://quantrimang.com/hoc-mongodb" \h </w:instrText>
      </w:r>
      <w:r w:rsidR="00D8305D">
        <w:fldChar w:fldCharType="separate"/>
      </w:r>
      <w:r w:rsidRPr="00AA0F6F">
        <w:rPr>
          <w:rFonts w:asciiTheme="majorHAnsi" w:hAnsiTheme="majorHAnsi" w:cstheme="majorHAnsi"/>
          <w:sz w:val="26"/>
          <w:szCs w:val="26"/>
        </w:rPr>
        <w:t xml:space="preserve">MongoDB </w:t>
      </w:r>
      <w:r w:rsidR="00D8305D">
        <w:rPr>
          <w:rFonts w:asciiTheme="majorHAnsi" w:hAnsiTheme="majorHAnsi" w:cstheme="majorHAnsi"/>
          <w:sz w:val="26"/>
          <w:szCs w:val="26"/>
        </w:rPr>
        <w:fldChar w:fldCharType="end"/>
      </w:r>
      <w:r w:rsidRPr="00AA0F6F">
        <w:rPr>
          <w:rFonts w:asciiTheme="majorHAnsi" w:hAnsiTheme="majorHAnsi" w:cstheme="majorHAnsi"/>
          <w:sz w:val="26"/>
          <w:szCs w:val="26"/>
        </w:rPr>
        <w:t>có một Schema linh động. Các Document trong cùng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 xml:space="preserve">Collection </w:t>
      </w:r>
      <w:r w:rsidRPr="00AA0F6F">
        <w:rPr>
          <w:rFonts w:asciiTheme="majorHAnsi" w:hAnsiTheme="majorHAnsi" w:cstheme="majorHAnsi"/>
          <w:sz w:val="26"/>
          <w:szCs w:val="26"/>
        </w:rPr>
        <w:lastRenderedPageBreak/>
        <w:t>không cần thiết phải có cùng tập hợp các trường hoặc cấu trúc, và 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trường chung trong các Document của Collection có thể giữ các kiểu dữ liệu khác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nhau.</w:t>
      </w:r>
    </w:p>
    <w:p w14:paraId="7337910B" w14:textId="77777777" w:rsidR="00734B1F" w:rsidRPr="00AA0F6F" w:rsidRDefault="00734B1F" w:rsidP="00C125AF">
      <w:pPr>
        <w:numPr>
          <w:ilvl w:val="2"/>
          <w:numId w:val="3"/>
        </w:numPr>
        <w:spacing w:before="120" w:after="120" w:line="312" w:lineRule="auto"/>
        <w:outlineLvl w:val="2"/>
        <w:rPr>
          <w:rFonts w:asciiTheme="majorHAnsi" w:hAnsiTheme="majorHAnsi" w:cstheme="majorHAnsi"/>
          <w:b/>
          <w:bCs/>
          <w:sz w:val="26"/>
          <w:szCs w:val="26"/>
        </w:rPr>
      </w:pPr>
      <w:bookmarkStart w:id="140" w:name="_bookmark39"/>
      <w:bookmarkStart w:id="141" w:name="_Toc104936245"/>
      <w:bookmarkEnd w:id="140"/>
      <w:r w:rsidRPr="00AA0F6F">
        <w:rPr>
          <w:rFonts w:asciiTheme="majorHAnsi" w:hAnsiTheme="majorHAnsi" w:cstheme="majorHAnsi"/>
          <w:b/>
          <w:bCs/>
          <w:sz w:val="26"/>
          <w:szCs w:val="26"/>
        </w:rPr>
        <w:t>Thiết</w:t>
      </w:r>
      <w:r w:rsidRPr="00AA0F6F">
        <w:rPr>
          <w:rFonts w:asciiTheme="majorHAnsi" w:hAnsiTheme="majorHAnsi" w:cstheme="majorHAnsi"/>
          <w:b/>
          <w:bCs/>
          <w:spacing w:val="-1"/>
          <w:sz w:val="26"/>
          <w:szCs w:val="26"/>
        </w:rPr>
        <w:t xml:space="preserve"> </w:t>
      </w:r>
      <w:r w:rsidRPr="00AA0F6F">
        <w:rPr>
          <w:rFonts w:asciiTheme="majorHAnsi" w:hAnsiTheme="majorHAnsi" w:cstheme="majorHAnsi"/>
          <w:b/>
          <w:bCs/>
          <w:sz w:val="26"/>
          <w:szCs w:val="26"/>
        </w:rPr>
        <w:t>kế</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mô</w:t>
      </w:r>
      <w:r w:rsidRPr="00AA0F6F">
        <w:rPr>
          <w:rFonts w:asciiTheme="majorHAnsi" w:hAnsiTheme="majorHAnsi" w:cstheme="majorHAnsi"/>
          <w:b/>
          <w:bCs/>
          <w:spacing w:val="-4"/>
          <w:sz w:val="26"/>
          <w:szCs w:val="26"/>
        </w:rPr>
        <w:t xml:space="preserve"> </w:t>
      </w:r>
      <w:r w:rsidRPr="00AA0F6F">
        <w:rPr>
          <w:rFonts w:asciiTheme="majorHAnsi" w:hAnsiTheme="majorHAnsi" w:cstheme="majorHAnsi"/>
          <w:b/>
          <w:bCs/>
          <w:sz w:val="26"/>
          <w:szCs w:val="26"/>
        </w:rPr>
        <w:t>hình</w:t>
      </w:r>
      <w:r w:rsidRPr="00AA0F6F">
        <w:rPr>
          <w:rFonts w:asciiTheme="majorHAnsi" w:hAnsiTheme="majorHAnsi" w:cstheme="majorHAnsi"/>
          <w:b/>
          <w:bCs/>
          <w:spacing w:val="-4"/>
          <w:sz w:val="26"/>
          <w:szCs w:val="26"/>
        </w:rPr>
        <w:t xml:space="preserve"> </w:t>
      </w:r>
      <w:r w:rsidRPr="00AA0F6F">
        <w:rPr>
          <w:rFonts w:asciiTheme="majorHAnsi" w:hAnsiTheme="majorHAnsi" w:cstheme="majorHAnsi"/>
          <w:b/>
          <w:bCs/>
          <w:sz w:val="26"/>
          <w:szCs w:val="26"/>
        </w:rPr>
        <w:t>dữ</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liệu</w:t>
      </w:r>
      <w:bookmarkEnd w:id="141"/>
    </w:p>
    <w:p w14:paraId="35C43CCC" w14:textId="77777777" w:rsidR="00734B1F" w:rsidRPr="00AA0F6F" w:rsidRDefault="00734B1F" w:rsidP="00734B1F">
      <w:pPr>
        <w:pStyle w:val="BodyText"/>
        <w:spacing w:before="159" w:line="360" w:lineRule="auto"/>
        <w:ind w:right="454" w:firstLine="216"/>
        <w:jc w:val="both"/>
        <w:rPr>
          <w:rFonts w:asciiTheme="majorHAnsi" w:hAnsiTheme="majorHAnsi" w:cstheme="majorHAnsi"/>
          <w:sz w:val="26"/>
          <w:szCs w:val="26"/>
        </w:rPr>
      </w:pPr>
      <w:r w:rsidRPr="00AA0F6F">
        <w:rPr>
          <w:rFonts w:asciiTheme="majorHAnsi" w:hAnsiTheme="majorHAnsi" w:cstheme="majorHAnsi"/>
          <w:sz w:val="26"/>
          <w:szCs w:val="26"/>
        </w:rPr>
        <w:t>MongoDb cung cấp 2 kiểu dữ liệu mô hình : Mô hình dữ liệu nhúng và mô hình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chuẩn</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hoá.</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Tuỳ</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trường</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hợp,</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thể</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sử</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model</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phù</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hợp</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quá</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trình</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chuẩn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bị</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document</w:t>
      </w:r>
    </w:p>
    <w:p w14:paraId="445D23DE" w14:textId="77777777" w:rsidR="00734B1F" w:rsidRPr="00AA0F6F" w:rsidRDefault="00734B1F" w:rsidP="002B33C9">
      <w:pPr>
        <w:pStyle w:val="ListParagraph"/>
        <w:numPr>
          <w:ilvl w:val="0"/>
          <w:numId w:val="30"/>
        </w:numPr>
        <w:rPr>
          <w:rFonts w:asciiTheme="majorHAnsi" w:hAnsiTheme="majorHAnsi" w:cstheme="majorHAnsi"/>
          <w:sz w:val="26"/>
          <w:szCs w:val="26"/>
        </w:rPr>
      </w:pPr>
      <w:bookmarkStart w:id="142" w:name="_bookmark40"/>
      <w:bookmarkEnd w:id="142"/>
      <w:r w:rsidRPr="00AA0F6F">
        <w:rPr>
          <w:rFonts w:asciiTheme="majorHAnsi" w:hAnsiTheme="majorHAnsi" w:cstheme="majorHAnsi"/>
          <w:sz w:val="26"/>
          <w:szCs w:val="26"/>
        </w:rPr>
        <w:t>Mô</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hình</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nhúng</w:t>
      </w:r>
    </w:p>
    <w:p w14:paraId="60EA06F8" w14:textId="77777777" w:rsidR="00734B1F" w:rsidRPr="00AA0F6F" w:rsidRDefault="00734B1F" w:rsidP="00734B1F">
      <w:pPr>
        <w:pStyle w:val="BodyText"/>
        <w:spacing w:before="163" w:line="357" w:lineRule="auto"/>
        <w:ind w:right="464" w:firstLine="216"/>
        <w:jc w:val="both"/>
        <w:rPr>
          <w:rFonts w:asciiTheme="majorHAnsi" w:hAnsiTheme="majorHAnsi" w:cstheme="majorHAnsi"/>
          <w:sz w:val="26"/>
          <w:szCs w:val="26"/>
        </w:rPr>
      </w:pPr>
      <w:r w:rsidRPr="00AA0F6F">
        <w:rPr>
          <w:rFonts w:asciiTheme="majorHAnsi" w:hAnsiTheme="majorHAnsi" w:cstheme="majorHAnsi"/>
          <w:sz w:val="26"/>
          <w:szCs w:val="26"/>
        </w:rPr>
        <w:t>Trong</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mô</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hình</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này, bạn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thể</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(nhúng)</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tất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cả</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liên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quan</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một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tài</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duy</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nhất,</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nó còn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gọi là</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mô hình dữ</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đã</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được chuẩn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hóa.</w:t>
      </w:r>
    </w:p>
    <w:p w14:paraId="0D1A3502" w14:textId="77777777" w:rsidR="00734B1F" w:rsidRPr="00AA0F6F" w:rsidRDefault="00734B1F" w:rsidP="00734B1F">
      <w:pPr>
        <w:pStyle w:val="BodyText"/>
        <w:spacing w:before="6" w:line="360" w:lineRule="auto"/>
        <w:ind w:right="464" w:firstLine="216"/>
        <w:jc w:val="both"/>
        <w:rPr>
          <w:rFonts w:asciiTheme="majorHAnsi" w:hAnsiTheme="majorHAnsi" w:cstheme="majorHAnsi"/>
          <w:sz w:val="26"/>
          <w:szCs w:val="26"/>
        </w:rPr>
      </w:pPr>
      <w:r w:rsidRPr="00AA0F6F">
        <w:rPr>
          <w:rFonts w:asciiTheme="majorHAnsi" w:hAnsiTheme="majorHAnsi" w:cstheme="majorHAnsi"/>
          <w:sz w:val="26"/>
          <w:szCs w:val="26"/>
        </w:rPr>
        <w:t>Ở ví dụ dưới đây, giả sử chúng ta lấy chi tiết nhân viên trong 3 documents khác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nhau,cụ thể là : Personal_details, Contact và, Address. Bạn có thể nhúng hoàn toàn</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3 documents</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như</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sau</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w:t>
      </w:r>
    </w:p>
    <w:p w14:paraId="3600FD2E" w14:textId="77777777" w:rsidR="00734B1F" w:rsidRPr="00AA0F6F" w:rsidRDefault="00734B1F" w:rsidP="00734B1F">
      <w:pPr>
        <w:spacing w:line="360" w:lineRule="auto"/>
        <w:jc w:val="both"/>
        <w:rPr>
          <w:rFonts w:asciiTheme="majorHAnsi" w:hAnsiTheme="majorHAnsi" w:cstheme="majorHAnsi"/>
          <w:sz w:val="26"/>
          <w:szCs w:val="26"/>
        </w:rPr>
      </w:pPr>
    </w:p>
    <w:p w14:paraId="0BDB2A0C" w14:textId="77777777" w:rsidR="00734B1F" w:rsidRPr="00AA0F6F" w:rsidRDefault="00734B1F" w:rsidP="00734B1F">
      <w:pPr>
        <w:pStyle w:val="BodyText"/>
        <w:ind w:left="908"/>
        <w:rPr>
          <w:rFonts w:asciiTheme="majorHAnsi" w:hAnsiTheme="majorHAnsi" w:cstheme="majorHAnsi"/>
          <w:sz w:val="26"/>
          <w:szCs w:val="26"/>
        </w:rPr>
      </w:pPr>
      <w:r w:rsidRPr="00AA0F6F">
        <w:rPr>
          <w:rFonts w:asciiTheme="majorHAnsi" w:hAnsiTheme="majorHAnsi" w:cstheme="majorHAnsi"/>
          <w:noProof/>
          <w:sz w:val="26"/>
          <w:szCs w:val="26"/>
        </w:rPr>
        <w:drawing>
          <wp:inline distT="0" distB="0" distL="0" distR="0" wp14:anchorId="36628598" wp14:editId="7CABE2C5">
            <wp:extent cx="4429117" cy="3249168"/>
            <wp:effectExtent l="0" t="0" r="0" b="0"/>
            <wp:docPr id="52"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3" cstate="print"/>
                    <a:stretch>
                      <a:fillRect/>
                    </a:stretch>
                  </pic:blipFill>
                  <pic:spPr>
                    <a:xfrm>
                      <a:off x="0" y="0"/>
                      <a:ext cx="4429117" cy="3249168"/>
                    </a:xfrm>
                    <a:prstGeom prst="rect">
                      <a:avLst/>
                    </a:prstGeom>
                  </pic:spPr>
                </pic:pic>
              </a:graphicData>
            </a:graphic>
          </wp:inline>
        </w:drawing>
      </w:r>
    </w:p>
    <w:p w14:paraId="71E8C594" w14:textId="77777777" w:rsidR="00734B1F" w:rsidRPr="00AA0F6F" w:rsidRDefault="00734B1F" w:rsidP="00734B1F">
      <w:pPr>
        <w:pStyle w:val="BodyText"/>
        <w:ind w:left="0"/>
        <w:rPr>
          <w:rFonts w:asciiTheme="majorHAnsi" w:hAnsiTheme="majorHAnsi" w:cstheme="majorHAnsi"/>
          <w:sz w:val="26"/>
          <w:szCs w:val="26"/>
        </w:rPr>
      </w:pPr>
    </w:p>
    <w:p w14:paraId="09F0B9F4" w14:textId="77777777" w:rsidR="00734B1F" w:rsidRPr="00AA0F6F" w:rsidRDefault="00734B1F" w:rsidP="00734B1F">
      <w:pPr>
        <w:pStyle w:val="BodyText"/>
        <w:spacing w:before="5"/>
        <w:ind w:left="0"/>
        <w:rPr>
          <w:rFonts w:asciiTheme="majorHAnsi" w:hAnsiTheme="majorHAnsi" w:cstheme="majorHAnsi"/>
          <w:sz w:val="26"/>
          <w:szCs w:val="26"/>
        </w:rPr>
      </w:pPr>
    </w:p>
    <w:p w14:paraId="5771DEEB" w14:textId="77777777" w:rsidR="00734B1F" w:rsidRPr="00AA0F6F" w:rsidRDefault="00734B1F" w:rsidP="00734B1F">
      <w:pPr>
        <w:pStyle w:val="BodyText"/>
        <w:ind w:left="0"/>
        <w:rPr>
          <w:rFonts w:asciiTheme="majorHAnsi" w:hAnsiTheme="majorHAnsi" w:cstheme="majorHAnsi"/>
          <w:i/>
          <w:sz w:val="26"/>
          <w:szCs w:val="26"/>
        </w:rPr>
      </w:pPr>
    </w:p>
    <w:p w14:paraId="4681B902" w14:textId="77777777" w:rsidR="00734B1F" w:rsidRPr="00AA0F6F" w:rsidRDefault="00734B1F" w:rsidP="00734B1F">
      <w:pPr>
        <w:pStyle w:val="BodyText"/>
        <w:spacing w:before="2"/>
        <w:ind w:left="0"/>
        <w:rPr>
          <w:rFonts w:asciiTheme="majorHAnsi" w:hAnsiTheme="majorHAnsi" w:cstheme="majorHAnsi"/>
          <w:i/>
          <w:sz w:val="26"/>
          <w:szCs w:val="26"/>
        </w:rPr>
      </w:pPr>
    </w:p>
    <w:p w14:paraId="79A3612F" w14:textId="77777777" w:rsidR="00734B1F" w:rsidRPr="00AA0F6F" w:rsidRDefault="00734B1F" w:rsidP="002B33C9">
      <w:pPr>
        <w:pStyle w:val="ListParagraph"/>
        <w:numPr>
          <w:ilvl w:val="0"/>
          <w:numId w:val="30"/>
        </w:numPr>
        <w:rPr>
          <w:rFonts w:asciiTheme="majorHAnsi" w:hAnsiTheme="majorHAnsi" w:cstheme="majorHAnsi"/>
          <w:sz w:val="26"/>
          <w:szCs w:val="26"/>
        </w:rPr>
      </w:pPr>
      <w:bookmarkStart w:id="143" w:name="_bookmark41"/>
      <w:bookmarkEnd w:id="143"/>
      <w:r w:rsidRPr="00AA0F6F">
        <w:rPr>
          <w:rFonts w:asciiTheme="majorHAnsi" w:hAnsiTheme="majorHAnsi" w:cstheme="majorHAnsi"/>
          <w:sz w:val="26"/>
          <w:szCs w:val="26"/>
        </w:rPr>
        <w:t>Mô</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hình</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chuẩn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hóa</w:t>
      </w:r>
    </w:p>
    <w:p w14:paraId="0BD431A7" w14:textId="77777777" w:rsidR="00734B1F" w:rsidRPr="00AA0F6F" w:rsidRDefault="00734B1F" w:rsidP="00734B1F">
      <w:pPr>
        <w:pStyle w:val="BodyText"/>
        <w:spacing w:line="357" w:lineRule="auto"/>
        <w:ind w:right="372" w:firstLine="216"/>
        <w:rPr>
          <w:rFonts w:asciiTheme="majorHAnsi" w:hAnsiTheme="majorHAnsi" w:cstheme="majorHAnsi"/>
          <w:sz w:val="26"/>
          <w:szCs w:val="26"/>
        </w:rPr>
      </w:pPr>
      <w:r w:rsidRPr="00AA0F6F">
        <w:rPr>
          <w:rFonts w:asciiTheme="majorHAnsi" w:hAnsiTheme="majorHAnsi" w:cstheme="majorHAnsi"/>
          <w:sz w:val="26"/>
          <w:szCs w:val="26"/>
        </w:rPr>
        <w:lastRenderedPageBreak/>
        <w:t>Ở</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mô</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hình</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này,</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thể</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tham</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khảo</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tài</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phụ</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tài</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gốc,</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sử</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tài liệu</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tham</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khảo.</w:t>
      </w:r>
    </w:p>
    <w:p w14:paraId="66818498" w14:textId="77777777" w:rsidR="00734B1F" w:rsidRPr="00AA0F6F" w:rsidRDefault="00734B1F" w:rsidP="00734B1F">
      <w:pPr>
        <w:pStyle w:val="BodyText"/>
        <w:spacing w:before="1"/>
        <w:rPr>
          <w:rFonts w:asciiTheme="majorHAnsi" w:hAnsiTheme="majorHAnsi" w:cstheme="majorHAnsi"/>
          <w:sz w:val="26"/>
          <w:szCs w:val="26"/>
        </w:rPr>
      </w:pPr>
      <w:r w:rsidRPr="00AA0F6F">
        <w:rPr>
          <w:rFonts w:asciiTheme="majorHAnsi" w:hAnsiTheme="majorHAnsi" w:cstheme="majorHAnsi"/>
          <w:sz w:val="26"/>
          <w:szCs w:val="26"/>
        </w:rPr>
        <w:t>Ví</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dụ:</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thể</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viết</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lại</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tài liệu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trên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trong mô</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hình</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chuẩn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hóa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dưới</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dạng:</w:t>
      </w:r>
    </w:p>
    <w:p w14:paraId="45CEC4AC" w14:textId="77777777" w:rsidR="0088180B" w:rsidRPr="00AA0F6F" w:rsidRDefault="0088180B" w:rsidP="00734B1F">
      <w:pPr>
        <w:pStyle w:val="BodyText"/>
        <w:spacing w:before="1"/>
        <w:rPr>
          <w:rFonts w:asciiTheme="majorHAnsi" w:hAnsiTheme="majorHAnsi" w:cstheme="majorHAnsi"/>
          <w:sz w:val="26"/>
          <w:szCs w:val="26"/>
        </w:rPr>
      </w:pPr>
    </w:p>
    <w:p w14:paraId="11C8AC83" w14:textId="77777777" w:rsidR="00734B1F" w:rsidRPr="00AA0F6F" w:rsidRDefault="00734B1F" w:rsidP="0088180B">
      <w:pPr>
        <w:rPr>
          <w:rFonts w:asciiTheme="majorHAnsi" w:hAnsiTheme="majorHAnsi" w:cstheme="majorHAnsi"/>
          <w:b/>
          <w:bCs/>
          <w:sz w:val="26"/>
          <w:szCs w:val="26"/>
        </w:rPr>
      </w:pPr>
      <w:r w:rsidRPr="00AA0F6F">
        <w:rPr>
          <w:rFonts w:asciiTheme="majorHAnsi" w:hAnsiTheme="majorHAnsi" w:cstheme="majorHAnsi"/>
          <w:b/>
          <w:bCs/>
          <w:sz w:val="26"/>
          <w:szCs w:val="26"/>
        </w:rPr>
        <w:t>Employee</w:t>
      </w:r>
    </w:p>
    <w:p w14:paraId="5A8EE9A4" w14:textId="77777777" w:rsidR="00734B1F" w:rsidRPr="00AA0F6F" w:rsidRDefault="00734B1F" w:rsidP="00734B1F">
      <w:pPr>
        <w:pStyle w:val="BodyText"/>
        <w:spacing w:before="8"/>
        <w:ind w:left="0"/>
        <w:rPr>
          <w:rFonts w:asciiTheme="majorHAnsi" w:hAnsiTheme="majorHAnsi" w:cstheme="majorHAnsi"/>
          <w:b/>
          <w:sz w:val="26"/>
          <w:szCs w:val="26"/>
        </w:rPr>
      </w:pPr>
      <w:r w:rsidRPr="00AA0F6F">
        <w:rPr>
          <w:rFonts w:asciiTheme="majorHAnsi" w:hAnsiTheme="majorHAnsi" w:cstheme="majorHAnsi"/>
          <w:noProof/>
          <w:sz w:val="26"/>
          <w:szCs w:val="26"/>
        </w:rPr>
        <w:drawing>
          <wp:anchor distT="0" distB="0" distL="0" distR="0" simplePos="0" relativeHeight="251656704" behindDoc="0" locked="0" layoutInCell="1" allowOverlap="1" wp14:anchorId="69279580" wp14:editId="2E9F4C1B">
            <wp:simplePos x="0" y="0"/>
            <wp:positionH relativeFrom="page">
              <wp:posOffset>1359408</wp:posOffset>
            </wp:positionH>
            <wp:positionV relativeFrom="paragraph">
              <wp:posOffset>103066</wp:posOffset>
            </wp:positionV>
            <wp:extent cx="2911594" cy="857250"/>
            <wp:effectExtent l="0" t="0" r="0" b="0"/>
            <wp:wrapTopAndBottom/>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4" cstate="print"/>
                    <a:stretch>
                      <a:fillRect/>
                    </a:stretch>
                  </pic:blipFill>
                  <pic:spPr>
                    <a:xfrm>
                      <a:off x="0" y="0"/>
                      <a:ext cx="2911594" cy="857250"/>
                    </a:xfrm>
                    <a:prstGeom prst="rect">
                      <a:avLst/>
                    </a:prstGeom>
                  </pic:spPr>
                </pic:pic>
              </a:graphicData>
            </a:graphic>
          </wp:anchor>
        </w:drawing>
      </w:r>
    </w:p>
    <w:p w14:paraId="37A6206E" w14:textId="5EFD9AE3" w:rsidR="00734B1F" w:rsidRPr="00AA0F6F" w:rsidRDefault="00734B1F" w:rsidP="00734B1F">
      <w:pPr>
        <w:pStyle w:val="BodyText"/>
        <w:spacing w:before="8"/>
        <w:ind w:left="0"/>
        <w:rPr>
          <w:rFonts w:asciiTheme="majorHAnsi" w:hAnsiTheme="majorHAnsi" w:cstheme="majorHAnsi"/>
          <w:b/>
          <w:sz w:val="26"/>
          <w:szCs w:val="26"/>
        </w:rPr>
      </w:pPr>
    </w:p>
    <w:p w14:paraId="422BD3C0" w14:textId="26674C10" w:rsidR="00944E42" w:rsidRPr="00AA0F6F" w:rsidRDefault="00944E42" w:rsidP="00734B1F">
      <w:pPr>
        <w:pStyle w:val="BodyText"/>
        <w:spacing w:before="8"/>
        <w:ind w:left="0"/>
        <w:rPr>
          <w:rFonts w:asciiTheme="majorHAnsi" w:hAnsiTheme="majorHAnsi" w:cstheme="majorHAnsi"/>
          <w:b/>
          <w:sz w:val="26"/>
          <w:szCs w:val="26"/>
        </w:rPr>
      </w:pPr>
    </w:p>
    <w:p w14:paraId="63DDB716" w14:textId="4BC5A673" w:rsidR="00944E42" w:rsidRPr="00AA0F6F" w:rsidRDefault="00944E42" w:rsidP="00734B1F">
      <w:pPr>
        <w:pStyle w:val="BodyText"/>
        <w:spacing w:before="8"/>
        <w:ind w:left="0"/>
        <w:rPr>
          <w:rFonts w:asciiTheme="majorHAnsi" w:hAnsiTheme="majorHAnsi" w:cstheme="majorHAnsi"/>
          <w:b/>
          <w:sz w:val="26"/>
          <w:szCs w:val="26"/>
        </w:rPr>
      </w:pPr>
    </w:p>
    <w:p w14:paraId="788F7359" w14:textId="32491AEA" w:rsidR="00944E42" w:rsidRPr="00AA0F6F" w:rsidRDefault="00944E42" w:rsidP="00734B1F">
      <w:pPr>
        <w:pStyle w:val="BodyText"/>
        <w:spacing w:before="8"/>
        <w:ind w:left="0"/>
        <w:rPr>
          <w:rFonts w:asciiTheme="majorHAnsi" w:hAnsiTheme="majorHAnsi" w:cstheme="majorHAnsi"/>
          <w:b/>
          <w:sz w:val="26"/>
          <w:szCs w:val="26"/>
        </w:rPr>
      </w:pPr>
    </w:p>
    <w:p w14:paraId="399A46F8" w14:textId="6EA16844" w:rsidR="00944E42" w:rsidRPr="00AA0F6F" w:rsidRDefault="00944E42" w:rsidP="00734B1F">
      <w:pPr>
        <w:pStyle w:val="BodyText"/>
        <w:spacing w:before="8"/>
        <w:ind w:left="0"/>
        <w:rPr>
          <w:rFonts w:asciiTheme="majorHAnsi" w:hAnsiTheme="majorHAnsi" w:cstheme="majorHAnsi"/>
          <w:b/>
          <w:sz w:val="26"/>
          <w:szCs w:val="26"/>
        </w:rPr>
      </w:pPr>
    </w:p>
    <w:p w14:paraId="4129E02E" w14:textId="7E8A18B4" w:rsidR="00944E42" w:rsidRPr="00AA0F6F" w:rsidRDefault="00944E42" w:rsidP="00734B1F">
      <w:pPr>
        <w:pStyle w:val="BodyText"/>
        <w:spacing w:before="8"/>
        <w:ind w:left="0"/>
        <w:rPr>
          <w:rFonts w:asciiTheme="majorHAnsi" w:hAnsiTheme="majorHAnsi" w:cstheme="majorHAnsi"/>
          <w:b/>
          <w:sz w:val="26"/>
          <w:szCs w:val="26"/>
        </w:rPr>
      </w:pPr>
    </w:p>
    <w:p w14:paraId="12E2A2FC" w14:textId="1B935F1D" w:rsidR="00944E42" w:rsidRPr="00AA0F6F" w:rsidRDefault="00944E42" w:rsidP="00734B1F">
      <w:pPr>
        <w:pStyle w:val="BodyText"/>
        <w:spacing w:before="8"/>
        <w:ind w:left="0"/>
        <w:rPr>
          <w:rFonts w:asciiTheme="majorHAnsi" w:hAnsiTheme="majorHAnsi" w:cstheme="majorHAnsi"/>
          <w:b/>
          <w:sz w:val="26"/>
          <w:szCs w:val="26"/>
        </w:rPr>
      </w:pPr>
    </w:p>
    <w:p w14:paraId="7FB48C89" w14:textId="77777777" w:rsidR="00944E42" w:rsidRPr="00AA0F6F" w:rsidRDefault="00944E42" w:rsidP="00734B1F">
      <w:pPr>
        <w:pStyle w:val="BodyText"/>
        <w:spacing w:before="8"/>
        <w:ind w:left="0"/>
        <w:rPr>
          <w:rFonts w:asciiTheme="majorHAnsi" w:hAnsiTheme="majorHAnsi" w:cstheme="majorHAnsi"/>
          <w:b/>
          <w:sz w:val="26"/>
          <w:szCs w:val="26"/>
        </w:rPr>
      </w:pPr>
    </w:p>
    <w:p w14:paraId="7B36EC5B" w14:textId="77777777" w:rsidR="00734B1F" w:rsidRPr="00AA0F6F" w:rsidRDefault="00734B1F" w:rsidP="00734B1F">
      <w:pPr>
        <w:spacing w:before="1"/>
        <w:ind w:left="140"/>
        <w:rPr>
          <w:rFonts w:asciiTheme="majorHAnsi" w:hAnsiTheme="majorHAnsi" w:cstheme="majorHAnsi"/>
          <w:b/>
          <w:sz w:val="26"/>
          <w:szCs w:val="26"/>
        </w:rPr>
      </w:pPr>
      <w:r w:rsidRPr="00AA0F6F">
        <w:rPr>
          <w:rFonts w:asciiTheme="majorHAnsi" w:hAnsiTheme="majorHAnsi" w:cstheme="majorHAnsi"/>
          <w:b/>
          <w:sz w:val="26"/>
          <w:szCs w:val="26"/>
        </w:rPr>
        <w:t>Personal_details</w:t>
      </w:r>
    </w:p>
    <w:p w14:paraId="735766E9" w14:textId="77777777" w:rsidR="00734B1F" w:rsidRPr="00AA0F6F" w:rsidRDefault="00734B1F" w:rsidP="00734B1F">
      <w:pPr>
        <w:rPr>
          <w:rFonts w:asciiTheme="majorHAnsi" w:hAnsiTheme="majorHAnsi" w:cstheme="majorHAnsi"/>
          <w:sz w:val="26"/>
          <w:szCs w:val="26"/>
        </w:rPr>
      </w:pPr>
    </w:p>
    <w:p w14:paraId="45BEC59B" w14:textId="77777777" w:rsidR="00734B1F" w:rsidRPr="00AA0F6F" w:rsidRDefault="00734B1F" w:rsidP="00734B1F">
      <w:pPr>
        <w:pStyle w:val="BodyText"/>
        <w:ind w:left="701"/>
        <w:rPr>
          <w:rFonts w:asciiTheme="majorHAnsi" w:hAnsiTheme="majorHAnsi" w:cstheme="majorHAnsi"/>
          <w:sz w:val="26"/>
          <w:szCs w:val="26"/>
        </w:rPr>
      </w:pPr>
      <w:r w:rsidRPr="00AA0F6F">
        <w:rPr>
          <w:rFonts w:asciiTheme="majorHAnsi" w:hAnsiTheme="majorHAnsi" w:cstheme="majorHAnsi"/>
          <w:noProof/>
          <w:sz w:val="26"/>
          <w:szCs w:val="26"/>
        </w:rPr>
        <w:drawing>
          <wp:inline distT="0" distB="0" distL="0" distR="0" wp14:anchorId="30378445" wp14:editId="5CDA2A73">
            <wp:extent cx="3053889" cy="1600200"/>
            <wp:effectExtent l="0" t="0" r="0" b="0"/>
            <wp:docPr id="5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5" cstate="print"/>
                    <a:stretch>
                      <a:fillRect/>
                    </a:stretch>
                  </pic:blipFill>
                  <pic:spPr>
                    <a:xfrm>
                      <a:off x="0" y="0"/>
                      <a:ext cx="3053889" cy="1600200"/>
                    </a:xfrm>
                    <a:prstGeom prst="rect">
                      <a:avLst/>
                    </a:prstGeom>
                  </pic:spPr>
                </pic:pic>
              </a:graphicData>
            </a:graphic>
          </wp:inline>
        </w:drawing>
      </w:r>
    </w:p>
    <w:p w14:paraId="42AFB70E" w14:textId="77777777" w:rsidR="00734B1F" w:rsidRPr="00AA0F6F" w:rsidRDefault="00734B1F" w:rsidP="00734B1F">
      <w:pPr>
        <w:pStyle w:val="BodyText"/>
        <w:ind w:left="0"/>
        <w:rPr>
          <w:rFonts w:asciiTheme="majorHAnsi" w:hAnsiTheme="majorHAnsi" w:cstheme="majorHAnsi"/>
          <w:b/>
          <w:sz w:val="26"/>
          <w:szCs w:val="26"/>
        </w:rPr>
      </w:pPr>
    </w:p>
    <w:p w14:paraId="6A0E7591" w14:textId="77777777" w:rsidR="00734B1F" w:rsidRPr="00AA0F6F" w:rsidRDefault="00734B1F" w:rsidP="00734B1F">
      <w:pPr>
        <w:pStyle w:val="BodyText"/>
        <w:ind w:left="0"/>
        <w:rPr>
          <w:rFonts w:asciiTheme="majorHAnsi" w:hAnsiTheme="majorHAnsi" w:cstheme="majorHAnsi"/>
          <w:b/>
          <w:sz w:val="26"/>
          <w:szCs w:val="26"/>
        </w:rPr>
      </w:pPr>
    </w:p>
    <w:p w14:paraId="47C12194" w14:textId="77777777" w:rsidR="00734B1F" w:rsidRPr="00AA0F6F" w:rsidRDefault="00734B1F" w:rsidP="0088180B">
      <w:pPr>
        <w:rPr>
          <w:rFonts w:asciiTheme="majorHAnsi" w:hAnsiTheme="majorHAnsi" w:cstheme="majorHAnsi"/>
          <w:b/>
          <w:bCs/>
          <w:sz w:val="26"/>
          <w:szCs w:val="26"/>
        </w:rPr>
      </w:pPr>
      <w:r w:rsidRPr="00AA0F6F">
        <w:rPr>
          <w:rFonts w:asciiTheme="majorHAnsi" w:hAnsiTheme="majorHAnsi" w:cstheme="majorHAnsi"/>
          <w:b/>
          <w:bCs/>
          <w:sz w:val="26"/>
          <w:szCs w:val="26"/>
        </w:rPr>
        <w:t>Contact</w:t>
      </w:r>
    </w:p>
    <w:p w14:paraId="573205CD" w14:textId="77777777" w:rsidR="00734B1F" w:rsidRPr="00AA0F6F" w:rsidRDefault="00734B1F" w:rsidP="00734B1F">
      <w:pPr>
        <w:pStyle w:val="BodyText"/>
        <w:spacing w:before="8"/>
        <w:ind w:left="0"/>
        <w:rPr>
          <w:rFonts w:asciiTheme="majorHAnsi" w:hAnsiTheme="majorHAnsi" w:cstheme="majorHAnsi"/>
          <w:b/>
          <w:sz w:val="26"/>
          <w:szCs w:val="26"/>
        </w:rPr>
      </w:pPr>
      <w:r w:rsidRPr="00AA0F6F">
        <w:rPr>
          <w:rFonts w:asciiTheme="majorHAnsi" w:hAnsiTheme="majorHAnsi" w:cstheme="majorHAnsi"/>
          <w:noProof/>
          <w:sz w:val="26"/>
          <w:szCs w:val="26"/>
        </w:rPr>
        <w:lastRenderedPageBreak/>
        <w:drawing>
          <wp:anchor distT="0" distB="0" distL="0" distR="0" simplePos="0" relativeHeight="251662848" behindDoc="0" locked="0" layoutInCell="1" allowOverlap="1" wp14:anchorId="389B6062" wp14:editId="3BCD6AF1">
            <wp:simplePos x="0" y="0"/>
            <wp:positionH relativeFrom="page">
              <wp:posOffset>1136903</wp:posOffset>
            </wp:positionH>
            <wp:positionV relativeFrom="paragraph">
              <wp:posOffset>183431</wp:posOffset>
            </wp:positionV>
            <wp:extent cx="3884100" cy="1114425"/>
            <wp:effectExtent l="0" t="0" r="0" b="0"/>
            <wp:wrapTopAndBottom/>
            <wp:docPr id="5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46" cstate="print"/>
                    <a:stretch>
                      <a:fillRect/>
                    </a:stretch>
                  </pic:blipFill>
                  <pic:spPr>
                    <a:xfrm>
                      <a:off x="0" y="0"/>
                      <a:ext cx="3884100" cy="1114425"/>
                    </a:xfrm>
                    <a:prstGeom prst="rect">
                      <a:avLst/>
                    </a:prstGeom>
                  </pic:spPr>
                </pic:pic>
              </a:graphicData>
            </a:graphic>
          </wp:anchor>
        </w:drawing>
      </w:r>
    </w:p>
    <w:p w14:paraId="35157DEA" w14:textId="77777777" w:rsidR="00734B1F" w:rsidRPr="00AA0F6F" w:rsidRDefault="00734B1F" w:rsidP="00734B1F">
      <w:pPr>
        <w:pStyle w:val="BodyText"/>
        <w:spacing w:before="1"/>
        <w:ind w:left="0"/>
        <w:rPr>
          <w:rFonts w:asciiTheme="majorHAnsi" w:hAnsiTheme="majorHAnsi" w:cstheme="majorHAnsi"/>
          <w:b/>
          <w:sz w:val="26"/>
          <w:szCs w:val="26"/>
        </w:rPr>
      </w:pPr>
    </w:p>
    <w:p w14:paraId="148C37D4" w14:textId="77777777" w:rsidR="00734B1F" w:rsidRPr="00AA0F6F" w:rsidRDefault="00734B1F" w:rsidP="00734B1F">
      <w:pPr>
        <w:ind w:left="140"/>
        <w:rPr>
          <w:rFonts w:asciiTheme="majorHAnsi" w:hAnsiTheme="majorHAnsi" w:cstheme="majorHAnsi"/>
          <w:b/>
          <w:sz w:val="26"/>
          <w:szCs w:val="26"/>
        </w:rPr>
      </w:pPr>
      <w:r w:rsidRPr="00AA0F6F">
        <w:rPr>
          <w:rFonts w:asciiTheme="majorHAnsi" w:hAnsiTheme="majorHAnsi" w:cstheme="majorHAnsi"/>
          <w:b/>
          <w:sz w:val="26"/>
          <w:szCs w:val="26"/>
        </w:rPr>
        <w:t>Address</w:t>
      </w:r>
    </w:p>
    <w:p w14:paraId="62466DDF" w14:textId="77777777" w:rsidR="00734B1F" w:rsidRPr="00AA0F6F" w:rsidRDefault="00734B1F" w:rsidP="00734B1F">
      <w:pPr>
        <w:pStyle w:val="BodyText"/>
        <w:spacing w:before="2"/>
        <w:ind w:left="0"/>
        <w:rPr>
          <w:rFonts w:asciiTheme="majorHAnsi" w:hAnsiTheme="majorHAnsi" w:cstheme="majorHAnsi"/>
          <w:b/>
          <w:sz w:val="26"/>
          <w:szCs w:val="26"/>
        </w:rPr>
      </w:pPr>
      <w:r w:rsidRPr="00AA0F6F">
        <w:rPr>
          <w:rFonts w:asciiTheme="majorHAnsi" w:hAnsiTheme="majorHAnsi" w:cstheme="majorHAnsi"/>
          <w:noProof/>
          <w:sz w:val="26"/>
          <w:szCs w:val="26"/>
        </w:rPr>
        <w:drawing>
          <wp:anchor distT="0" distB="0" distL="0" distR="0" simplePos="0" relativeHeight="251668992" behindDoc="0" locked="0" layoutInCell="1" allowOverlap="1" wp14:anchorId="528C6323" wp14:editId="6EC40968">
            <wp:simplePos x="0" y="0"/>
            <wp:positionH relativeFrom="page">
              <wp:posOffset>1182624</wp:posOffset>
            </wp:positionH>
            <wp:positionV relativeFrom="paragraph">
              <wp:posOffset>106787</wp:posOffset>
            </wp:positionV>
            <wp:extent cx="2980097" cy="1219200"/>
            <wp:effectExtent l="0" t="0" r="0" b="0"/>
            <wp:wrapTopAndBottom/>
            <wp:docPr id="5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7" cstate="print"/>
                    <a:stretch>
                      <a:fillRect/>
                    </a:stretch>
                  </pic:blipFill>
                  <pic:spPr>
                    <a:xfrm>
                      <a:off x="0" y="0"/>
                      <a:ext cx="2980097" cy="1219200"/>
                    </a:xfrm>
                    <a:prstGeom prst="rect">
                      <a:avLst/>
                    </a:prstGeom>
                  </pic:spPr>
                </pic:pic>
              </a:graphicData>
            </a:graphic>
          </wp:anchor>
        </w:drawing>
      </w:r>
    </w:p>
    <w:p w14:paraId="42F1E425" w14:textId="77777777" w:rsidR="00734B1F" w:rsidRPr="00AA0F6F" w:rsidRDefault="00734B1F" w:rsidP="00734B1F">
      <w:pPr>
        <w:pStyle w:val="BodyText"/>
        <w:spacing w:before="4"/>
        <w:ind w:left="0"/>
        <w:rPr>
          <w:rFonts w:asciiTheme="majorHAnsi" w:hAnsiTheme="majorHAnsi" w:cstheme="majorHAnsi"/>
          <w:b/>
          <w:sz w:val="26"/>
          <w:szCs w:val="26"/>
        </w:rPr>
      </w:pPr>
    </w:p>
    <w:p w14:paraId="6D466DDA" w14:textId="77777777" w:rsidR="00734B1F" w:rsidRPr="00AA0F6F" w:rsidRDefault="00734B1F" w:rsidP="00C125AF">
      <w:pPr>
        <w:numPr>
          <w:ilvl w:val="2"/>
          <w:numId w:val="3"/>
        </w:numPr>
        <w:spacing w:before="120" w:after="120" w:line="312" w:lineRule="auto"/>
        <w:outlineLvl w:val="2"/>
        <w:rPr>
          <w:rFonts w:asciiTheme="majorHAnsi" w:hAnsiTheme="majorHAnsi" w:cstheme="majorHAnsi"/>
          <w:b/>
          <w:bCs/>
          <w:sz w:val="26"/>
          <w:szCs w:val="26"/>
        </w:rPr>
      </w:pPr>
      <w:bookmarkStart w:id="144" w:name="_bookmark42"/>
      <w:bookmarkStart w:id="145" w:name="_Toc104936246"/>
      <w:bookmarkEnd w:id="144"/>
      <w:r w:rsidRPr="00AA0F6F">
        <w:rPr>
          <w:rFonts w:asciiTheme="majorHAnsi" w:hAnsiTheme="majorHAnsi" w:cstheme="majorHAnsi"/>
          <w:b/>
          <w:bCs/>
          <w:sz w:val="26"/>
          <w:szCs w:val="26"/>
        </w:rPr>
        <w:t>Chỉ</w:t>
      </w:r>
      <w:r w:rsidRPr="00AA0F6F">
        <w:rPr>
          <w:rFonts w:asciiTheme="majorHAnsi" w:hAnsiTheme="majorHAnsi" w:cstheme="majorHAnsi"/>
          <w:b/>
          <w:bCs/>
          <w:spacing w:val="-7"/>
          <w:sz w:val="26"/>
          <w:szCs w:val="26"/>
        </w:rPr>
        <w:t xml:space="preserve"> </w:t>
      </w:r>
      <w:r w:rsidRPr="00AA0F6F">
        <w:rPr>
          <w:rFonts w:asciiTheme="majorHAnsi" w:hAnsiTheme="majorHAnsi" w:cstheme="majorHAnsi"/>
          <w:b/>
          <w:bCs/>
          <w:sz w:val="26"/>
          <w:szCs w:val="26"/>
        </w:rPr>
        <w:t>mục</w:t>
      </w:r>
      <w:r w:rsidRPr="00AA0F6F">
        <w:rPr>
          <w:rFonts w:asciiTheme="majorHAnsi" w:hAnsiTheme="majorHAnsi" w:cstheme="majorHAnsi"/>
          <w:b/>
          <w:bCs/>
          <w:spacing w:val="-5"/>
          <w:sz w:val="26"/>
          <w:szCs w:val="26"/>
        </w:rPr>
        <w:t xml:space="preserve"> </w:t>
      </w:r>
      <w:r w:rsidRPr="00AA0F6F">
        <w:rPr>
          <w:rFonts w:asciiTheme="majorHAnsi" w:hAnsiTheme="majorHAnsi" w:cstheme="majorHAnsi"/>
          <w:b/>
          <w:bCs/>
          <w:sz w:val="26"/>
          <w:szCs w:val="26"/>
        </w:rPr>
        <w:t>(Index)</w:t>
      </w:r>
      <w:bookmarkEnd w:id="145"/>
    </w:p>
    <w:p w14:paraId="41F131E4" w14:textId="77777777" w:rsidR="00734B1F" w:rsidRPr="00AA0F6F" w:rsidRDefault="00734B1F" w:rsidP="002B33C9">
      <w:pPr>
        <w:pStyle w:val="ListParagraph"/>
        <w:numPr>
          <w:ilvl w:val="0"/>
          <w:numId w:val="29"/>
        </w:numPr>
        <w:rPr>
          <w:rFonts w:asciiTheme="majorHAnsi" w:hAnsiTheme="majorHAnsi" w:cstheme="majorHAnsi"/>
          <w:sz w:val="26"/>
          <w:szCs w:val="26"/>
        </w:rPr>
      </w:pPr>
      <w:bookmarkStart w:id="146" w:name="_bookmark43"/>
      <w:bookmarkEnd w:id="146"/>
      <w:r w:rsidRPr="00AA0F6F">
        <w:rPr>
          <w:rFonts w:asciiTheme="majorHAnsi" w:hAnsiTheme="majorHAnsi" w:cstheme="majorHAnsi"/>
          <w:sz w:val="26"/>
          <w:szCs w:val="26"/>
        </w:rPr>
        <w:t>Tổng</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quan,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loại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mục</w:t>
      </w:r>
    </w:p>
    <w:p w14:paraId="16C3DF83" w14:textId="41815792" w:rsidR="00734B1F" w:rsidRPr="00AA0F6F" w:rsidRDefault="00734B1F" w:rsidP="002B33C9">
      <w:pPr>
        <w:pStyle w:val="ListParagraph"/>
        <w:widowControl w:val="0"/>
        <w:numPr>
          <w:ilvl w:val="0"/>
          <w:numId w:val="27"/>
        </w:numPr>
        <w:tabs>
          <w:tab w:val="left" w:pos="309"/>
        </w:tabs>
        <w:autoSpaceDE w:val="0"/>
        <w:autoSpaceDN w:val="0"/>
        <w:spacing w:before="158" w:after="0" w:line="360" w:lineRule="auto"/>
        <w:ind w:right="463"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Trong MongoDB, Index là một cấu trúc dữ liệu đặc biệt, nó lưu trữ một phần nhỏ</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dữ liệu của collection ở một dạng dễ dàng duyệt được. Index lưu trữ giá trị của một</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trường cụ thể hoặc 1 tập hợp các trường của collection và được sắp xếp theo giá trị</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trường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đó.</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Thứ</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các index</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entries hỗ</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trợ cho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các tác vụ</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bằng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theo</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khoảng.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đó,</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thể</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trả</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về</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tập</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kết</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quả</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đã</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sắp</w:t>
      </w:r>
      <w:r w:rsidRPr="00AA0F6F">
        <w:rPr>
          <w:rFonts w:asciiTheme="majorHAnsi" w:hAnsiTheme="majorHAnsi" w:cstheme="majorHAnsi"/>
          <w:sz w:val="26"/>
          <w:szCs w:val="26"/>
          <w:lang w:val="en-GB"/>
        </w:rPr>
        <w:t xml:space="preserve"> </w:t>
      </w:r>
      <w:r w:rsidRPr="00AA0F6F">
        <w:rPr>
          <w:rFonts w:asciiTheme="majorHAnsi" w:hAnsiTheme="majorHAnsi" w:cstheme="majorHAnsi"/>
          <w:sz w:val="26"/>
          <w:szCs w:val="26"/>
        </w:rPr>
        <w:t>xếp</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bằng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việc sử</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thứ</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tự</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index.</w:t>
      </w:r>
    </w:p>
    <w:p w14:paraId="736263D4" w14:textId="77777777" w:rsidR="00734B1F" w:rsidRPr="00AA0F6F" w:rsidRDefault="00734B1F" w:rsidP="002B33C9">
      <w:pPr>
        <w:pStyle w:val="ListParagraph"/>
        <w:widowControl w:val="0"/>
        <w:numPr>
          <w:ilvl w:val="0"/>
          <w:numId w:val="27"/>
        </w:numPr>
        <w:tabs>
          <w:tab w:val="left" w:pos="304"/>
        </w:tabs>
        <w:autoSpaceDE w:val="0"/>
        <w:autoSpaceDN w:val="0"/>
        <w:spacing w:before="163" w:after="0" w:line="360" w:lineRule="auto"/>
        <w:ind w:right="468"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Index</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hỗ</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trợ</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thực thi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hiệu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quả các câu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Nếu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không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index, MongoDB phải thực hiện collection scan, tức là quét qua hết tất cả các</w:t>
      </w:r>
      <w:r w:rsidRPr="00AA0F6F">
        <w:rPr>
          <w:rFonts w:asciiTheme="majorHAnsi" w:hAnsiTheme="majorHAnsi" w:cstheme="majorHAnsi"/>
          <w:spacing w:val="1"/>
          <w:sz w:val="26"/>
          <w:szCs w:val="26"/>
        </w:rPr>
        <w:t xml:space="preserve"> </w:t>
      </w:r>
      <w:r w:rsidRPr="00AA0F6F">
        <w:rPr>
          <w:rFonts w:asciiTheme="majorHAnsi" w:hAnsiTheme="majorHAnsi" w:cstheme="majorHAnsi"/>
          <w:w w:val="95"/>
          <w:sz w:val="26"/>
          <w:szCs w:val="26"/>
        </w:rPr>
        <w:t>document</w:t>
      </w:r>
      <w:r w:rsidRPr="00AA0F6F">
        <w:rPr>
          <w:rFonts w:asciiTheme="majorHAnsi" w:hAnsiTheme="majorHAnsi" w:cstheme="majorHAnsi"/>
          <w:spacing w:val="20"/>
          <w:w w:val="95"/>
          <w:sz w:val="26"/>
          <w:szCs w:val="26"/>
        </w:rPr>
        <w:t xml:space="preserve"> </w:t>
      </w:r>
      <w:r w:rsidRPr="00AA0F6F">
        <w:rPr>
          <w:rFonts w:asciiTheme="majorHAnsi" w:hAnsiTheme="majorHAnsi" w:cstheme="majorHAnsi"/>
          <w:w w:val="95"/>
          <w:sz w:val="26"/>
          <w:szCs w:val="26"/>
        </w:rPr>
        <w:t>trong</w:t>
      </w:r>
      <w:r w:rsidRPr="00AA0F6F">
        <w:rPr>
          <w:rFonts w:asciiTheme="majorHAnsi" w:hAnsiTheme="majorHAnsi" w:cstheme="majorHAnsi"/>
          <w:spacing w:val="13"/>
          <w:w w:val="95"/>
          <w:sz w:val="26"/>
          <w:szCs w:val="26"/>
        </w:rPr>
        <w:t xml:space="preserve"> </w:t>
      </w:r>
      <w:r w:rsidRPr="00AA0F6F">
        <w:rPr>
          <w:rFonts w:asciiTheme="majorHAnsi" w:hAnsiTheme="majorHAnsi" w:cstheme="majorHAnsi"/>
          <w:w w:val="95"/>
          <w:sz w:val="26"/>
          <w:szCs w:val="26"/>
        </w:rPr>
        <w:t>collection</w:t>
      </w:r>
      <w:r w:rsidRPr="00AA0F6F">
        <w:rPr>
          <w:rFonts w:asciiTheme="majorHAnsi" w:hAnsiTheme="majorHAnsi" w:cstheme="majorHAnsi"/>
          <w:spacing w:val="13"/>
          <w:w w:val="95"/>
          <w:sz w:val="26"/>
          <w:szCs w:val="26"/>
        </w:rPr>
        <w:t xml:space="preserve"> </w:t>
      </w:r>
      <w:r w:rsidRPr="00AA0F6F">
        <w:rPr>
          <w:rFonts w:asciiTheme="majorHAnsi" w:hAnsiTheme="majorHAnsi" w:cstheme="majorHAnsi"/>
          <w:w w:val="95"/>
          <w:sz w:val="26"/>
          <w:szCs w:val="26"/>
        </w:rPr>
        <w:t>để</w:t>
      </w:r>
      <w:r w:rsidRPr="00AA0F6F">
        <w:rPr>
          <w:rFonts w:asciiTheme="majorHAnsi" w:hAnsiTheme="majorHAnsi" w:cstheme="majorHAnsi"/>
          <w:spacing w:val="22"/>
          <w:w w:val="95"/>
          <w:sz w:val="26"/>
          <w:szCs w:val="26"/>
        </w:rPr>
        <w:t xml:space="preserve"> </w:t>
      </w:r>
      <w:r w:rsidRPr="00AA0F6F">
        <w:rPr>
          <w:rFonts w:asciiTheme="majorHAnsi" w:hAnsiTheme="majorHAnsi" w:cstheme="majorHAnsi"/>
          <w:w w:val="95"/>
          <w:sz w:val="26"/>
          <w:szCs w:val="26"/>
        </w:rPr>
        <w:t>tìm</w:t>
      </w:r>
      <w:r w:rsidRPr="00AA0F6F">
        <w:rPr>
          <w:rFonts w:asciiTheme="majorHAnsi" w:hAnsiTheme="majorHAnsi" w:cstheme="majorHAnsi"/>
          <w:spacing w:val="12"/>
          <w:w w:val="95"/>
          <w:sz w:val="26"/>
          <w:szCs w:val="26"/>
        </w:rPr>
        <w:t xml:space="preserve"> </w:t>
      </w:r>
      <w:r w:rsidRPr="00AA0F6F">
        <w:rPr>
          <w:rFonts w:asciiTheme="majorHAnsi" w:hAnsiTheme="majorHAnsi" w:cstheme="majorHAnsi"/>
          <w:w w:val="95"/>
          <w:sz w:val="26"/>
          <w:szCs w:val="26"/>
        </w:rPr>
        <w:t>được</w:t>
      </w:r>
      <w:r w:rsidRPr="00AA0F6F">
        <w:rPr>
          <w:rFonts w:asciiTheme="majorHAnsi" w:hAnsiTheme="majorHAnsi" w:cstheme="majorHAnsi"/>
          <w:spacing w:val="30"/>
          <w:w w:val="95"/>
          <w:sz w:val="26"/>
          <w:szCs w:val="26"/>
        </w:rPr>
        <w:t xml:space="preserve"> </w:t>
      </w:r>
      <w:r w:rsidRPr="00AA0F6F">
        <w:rPr>
          <w:rFonts w:asciiTheme="majorHAnsi" w:hAnsiTheme="majorHAnsi" w:cstheme="majorHAnsi"/>
          <w:w w:val="95"/>
          <w:sz w:val="26"/>
          <w:szCs w:val="26"/>
        </w:rPr>
        <w:t>những</w:t>
      </w:r>
      <w:r w:rsidRPr="00AA0F6F">
        <w:rPr>
          <w:rFonts w:asciiTheme="majorHAnsi" w:hAnsiTheme="majorHAnsi" w:cstheme="majorHAnsi"/>
          <w:spacing w:val="13"/>
          <w:w w:val="95"/>
          <w:sz w:val="26"/>
          <w:szCs w:val="26"/>
        </w:rPr>
        <w:t xml:space="preserve"> </w:t>
      </w:r>
      <w:r w:rsidRPr="00AA0F6F">
        <w:rPr>
          <w:rFonts w:asciiTheme="majorHAnsi" w:hAnsiTheme="majorHAnsi" w:cstheme="majorHAnsi"/>
          <w:w w:val="95"/>
          <w:sz w:val="26"/>
          <w:szCs w:val="26"/>
        </w:rPr>
        <w:t>document</w:t>
      </w:r>
      <w:r w:rsidRPr="00AA0F6F">
        <w:rPr>
          <w:rFonts w:asciiTheme="majorHAnsi" w:hAnsiTheme="majorHAnsi" w:cstheme="majorHAnsi"/>
          <w:spacing w:val="20"/>
          <w:w w:val="95"/>
          <w:sz w:val="26"/>
          <w:szCs w:val="26"/>
        </w:rPr>
        <w:t xml:space="preserve"> </w:t>
      </w:r>
      <w:r w:rsidRPr="00AA0F6F">
        <w:rPr>
          <w:rFonts w:asciiTheme="majorHAnsi" w:hAnsiTheme="majorHAnsi" w:cstheme="majorHAnsi"/>
          <w:w w:val="95"/>
          <w:sz w:val="26"/>
          <w:szCs w:val="26"/>
        </w:rPr>
        <w:t>khớp</w:t>
      </w:r>
      <w:r w:rsidRPr="00AA0F6F">
        <w:rPr>
          <w:rFonts w:asciiTheme="majorHAnsi" w:hAnsiTheme="majorHAnsi" w:cstheme="majorHAnsi"/>
          <w:spacing w:val="21"/>
          <w:w w:val="95"/>
          <w:sz w:val="26"/>
          <w:szCs w:val="26"/>
        </w:rPr>
        <w:t xml:space="preserve"> </w:t>
      </w:r>
      <w:r w:rsidRPr="00AA0F6F">
        <w:rPr>
          <w:rFonts w:asciiTheme="majorHAnsi" w:hAnsiTheme="majorHAnsi" w:cstheme="majorHAnsi"/>
          <w:w w:val="95"/>
          <w:sz w:val="26"/>
          <w:szCs w:val="26"/>
        </w:rPr>
        <w:t>với</w:t>
      </w:r>
      <w:r w:rsidRPr="00AA0F6F">
        <w:rPr>
          <w:rFonts w:asciiTheme="majorHAnsi" w:hAnsiTheme="majorHAnsi" w:cstheme="majorHAnsi"/>
          <w:spacing w:val="13"/>
          <w:w w:val="95"/>
          <w:sz w:val="26"/>
          <w:szCs w:val="26"/>
        </w:rPr>
        <w:t xml:space="preserve"> </w:t>
      </w:r>
      <w:r w:rsidRPr="00AA0F6F">
        <w:rPr>
          <w:rFonts w:asciiTheme="majorHAnsi" w:hAnsiTheme="majorHAnsi" w:cstheme="majorHAnsi"/>
          <w:w w:val="95"/>
          <w:sz w:val="26"/>
          <w:szCs w:val="26"/>
        </w:rPr>
        <w:t>điều</w:t>
      </w:r>
      <w:r w:rsidRPr="00AA0F6F">
        <w:rPr>
          <w:rFonts w:asciiTheme="majorHAnsi" w:hAnsiTheme="majorHAnsi" w:cstheme="majorHAnsi"/>
          <w:spacing w:val="13"/>
          <w:w w:val="95"/>
          <w:sz w:val="26"/>
          <w:szCs w:val="26"/>
        </w:rPr>
        <w:t xml:space="preserve"> </w:t>
      </w:r>
      <w:r w:rsidRPr="00AA0F6F">
        <w:rPr>
          <w:rFonts w:asciiTheme="majorHAnsi" w:hAnsiTheme="majorHAnsi" w:cstheme="majorHAnsi"/>
          <w:w w:val="95"/>
          <w:sz w:val="26"/>
          <w:szCs w:val="26"/>
        </w:rPr>
        <w:t>kiện</w:t>
      </w:r>
      <w:r w:rsidRPr="00AA0F6F">
        <w:rPr>
          <w:rFonts w:asciiTheme="majorHAnsi" w:hAnsiTheme="majorHAnsi" w:cstheme="majorHAnsi"/>
          <w:spacing w:val="13"/>
          <w:w w:val="95"/>
          <w:sz w:val="26"/>
          <w:szCs w:val="26"/>
        </w:rPr>
        <w:t xml:space="preserve"> </w:t>
      </w:r>
      <w:r w:rsidRPr="00AA0F6F">
        <w:rPr>
          <w:rFonts w:asciiTheme="majorHAnsi" w:hAnsiTheme="majorHAnsi" w:cstheme="majorHAnsi"/>
          <w:w w:val="95"/>
          <w:sz w:val="26"/>
          <w:szCs w:val="26"/>
        </w:rPr>
        <w:t>truy</w:t>
      </w:r>
      <w:r w:rsidRPr="00AA0F6F">
        <w:rPr>
          <w:rFonts w:asciiTheme="majorHAnsi" w:hAnsiTheme="majorHAnsi" w:cstheme="majorHAnsi"/>
          <w:spacing w:val="21"/>
          <w:w w:val="95"/>
          <w:sz w:val="26"/>
          <w:szCs w:val="26"/>
        </w:rPr>
        <w:t xml:space="preserve"> </w:t>
      </w:r>
      <w:r w:rsidRPr="00AA0F6F">
        <w:rPr>
          <w:rFonts w:asciiTheme="majorHAnsi" w:hAnsiTheme="majorHAnsi" w:cstheme="majorHAnsi"/>
          <w:w w:val="95"/>
          <w:sz w:val="26"/>
          <w:szCs w:val="26"/>
        </w:rPr>
        <w:t>vấn.</w:t>
      </w:r>
    </w:p>
    <w:p w14:paraId="209CA18C" w14:textId="77777777" w:rsidR="00734B1F" w:rsidRPr="00AA0F6F" w:rsidRDefault="00734B1F" w:rsidP="002B33C9">
      <w:pPr>
        <w:pStyle w:val="ListParagraph"/>
        <w:widowControl w:val="0"/>
        <w:numPr>
          <w:ilvl w:val="0"/>
          <w:numId w:val="27"/>
        </w:numPr>
        <w:tabs>
          <w:tab w:val="left" w:pos="314"/>
        </w:tabs>
        <w:autoSpaceDE w:val="0"/>
        <w:autoSpaceDN w:val="0"/>
        <w:spacing w:after="0" w:line="360" w:lineRule="auto"/>
        <w:ind w:right="460"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Tuy nhiên, nếu có index, thay vì phải scan qua từng document, thì MongoDB chỉ</w:t>
      </w:r>
      <w:r w:rsidRPr="00AA0F6F">
        <w:rPr>
          <w:rFonts w:asciiTheme="majorHAnsi" w:hAnsiTheme="majorHAnsi" w:cstheme="majorHAnsi"/>
          <w:spacing w:val="1"/>
          <w:sz w:val="26"/>
          <w:szCs w:val="26"/>
        </w:rPr>
        <w:t xml:space="preserve"> </w:t>
      </w:r>
      <w:r w:rsidRPr="00AA0F6F">
        <w:rPr>
          <w:rFonts w:asciiTheme="majorHAnsi" w:hAnsiTheme="majorHAnsi" w:cstheme="majorHAnsi"/>
          <w:w w:val="95"/>
          <w:sz w:val="26"/>
          <w:szCs w:val="26"/>
        </w:rPr>
        <w:t>cần tìm trong trong index. Với 1 cặp key-value được lưu trữ, key là giá trị của trường</w:t>
      </w:r>
      <w:r w:rsidRPr="00AA0F6F">
        <w:rPr>
          <w:rFonts w:asciiTheme="majorHAnsi" w:hAnsiTheme="majorHAnsi" w:cstheme="majorHAnsi"/>
          <w:spacing w:val="1"/>
          <w:w w:val="95"/>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đánh</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mục,</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value</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là</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chính</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document,</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sẽ</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giảm</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số</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lượng</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document</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cần phải duyệt qua để thỏa mãn câu truy vấn. Từ đó tối ưu và tăng tốc độ truy vấn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liệu.</w:t>
      </w:r>
    </w:p>
    <w:p w14:paraId="33EE3022" w14:textId="77777777" w:rsidR="00734B1F" w:rsidRPr="00AA0F6F" w:rsidRDefault="00734B1F" w:rsidP="002B33C9">
      <w:pPr>
        <w:pStyle w:val="ListParagraph"/>
        <w:widowControl w:val="0"/>
        <w:numPr>
          <w:ilvl w:val="0"/>
          <w:numId w:val="27"/>
        </w:numPr>
        <w:tabs>
          <w:tab w:val="left" w:pos="304"/>
        </w:tabs>
        <w:autoSpaceDE w:val="0"/>
        <w:autoSpaceDN w:val="0"/>
        <w:spacing w:before="2" w:after="0" w:line="240" w:lineRule="auto"/>
        <w:ind w:left="303" w:hanging="164"/>
        <w:contextualSpacing w:val="0"/>
        <w:jc w:val="both"/>
        <w:rPr>
          <w:rFonts w:asciiTheme="majorHAnsi" w:hAnsiTheme="majorHAnsi" w:cstheme="majorHAnsi"/>
          <w:sz w:val="26"/>
          <w:szCs w:val="26"/>
        </w:rPr>
      </w:pPr>
      <w:r w:rsidRPr="00AA0F6F">
        <w:rPr>
          <w:rFonts w:asciiTheme="majorHAnsi" w:hAnsiTheme="majorHAnsi" w:cstheme="majorHAnsi"/>
          <w:sz w:val="26"/>
          <w:szCs w:val="26"/>
        </w:rPr>
        <w:lastRenderedPageBreak/>
        <w:t>MongoDB</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sử</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cấu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trúc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b-tree</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để hiện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thực</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index.</w:t>
      </w:r>
    </w:p>
    <w:p w14:paraId="53B94BA3" w14:textId="77777777" w:rsidR="00734B1F" w:rsidRPr="00AA0F6F" w:rsidRDefault="00734B1F" w:rsidP="002B33C9">
      <w:pPr>
        <w:pStyle w:val="ListParagraph"/>
        <w:widowControl w:val="0"/>
        <w:numPr>
          <w:ilvl w:val="0"/>
          <w:numId w:val="27"/>
        </w:numPr>
        <w:tabs>
          <w:tab w:val="left" w:pos="309"/>
        </w:tabs>
        <w:autoSpaceDE w:val="0"/>
        <w:autoSpaceDN w:val="0"/>
        <w:spacing w:before="158" w:after="0" w:line="360" w:lineRule="auto"/>
        <w:ind w:right="467" w:firstLine="0"/>
        <w:contextualSpacing w:val="0"/>
        <w:jc w:val="both"/>
        <w:rPr>
          <w:rFonts w:asciiTheme="majorHAnsi" w:hAnsiTheme="majorHAnsi" w:cstheme="majorHAnsi"/>
          <w:sz w:val="26"/>
          <w:szCs w:val="26"/>
        </w:rPr>
      </w:pPr>
      <w:r w:rsidRPr="00AA0F6F">
        <w:rPr>
          <w:rFonts w:asciiTheme="majorHAnsi" w:hAnsiTheme="majorHAnsi" w:cstheme="majorHAnsi"/>
          <w:sz w:val="26"/>
          <w:szCs w:val="26"/>
        </w:rPr>
        <w:t>Về cơ bản, index trong MongoDB cũng tương tự index trong các hệ cơ sở dữ liệu</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khác.</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cũng</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hỗ</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trợ</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define</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ở</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level,</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thể</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tạo</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mục</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ở</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bất kì field</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hay</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sub-field</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nào 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MongoDB.</w:t>
      </w:r>
    </w:p>
    <w:p w14:paraId="06978A67" w14:textId="77777777" w:rsidR="00734B1F" w:rsidRPr="00AA0F6F" w:rsidRDefault="00734B1F" w:rsidP="00734B1F">
      <w:pPr>
        <w:pStyle w:val="BodyText"/>
        <w:spacing w:before="5"/>
        <w:ind w:left="0"/>
        <w:rPr>
          <w:rFonts w:asciiTheme="majorHAnsi" w:hAnsiTheme="majorHAnsi" w:cstheme="majorHAnsi"/>
          <w:sz w:val="26"/>
          <w:szCs w:val="26"/>
        </w:rPr>
      </w:pPr>
    </w:p>
    <w:p w14:paraId="7EA55141" w14:textId="77777777" w:rsidR="00734B1F" w:rsidRPr="00AA0F6F" w:rsidRDefault="00734B1F" w:rsidP="002B33C9">
      <w:pPr>
        <w:pStyle w:val="ListParagraph"/>
        <w:numPr>
          <w:ilvl w:val="0"/>
          <w:numId w:val="29"/>
        </w:numPr>
        <w:rPr>
          <w:rFonts w:asciiTheme="majorHAnsi" w:hAnsiTheme="majorHAnsi" w:cstheme="majorHAnsi"/>
          <w:sz w:val="26"/>
          <w:szCs w:val="26"/>
        </w:rPr>
      </w:pPr>
      <w:bookmarkStart w:id="147" w:name="_bookmark44"/>
      <w:bookmarkEnd w:id="147"/>
      <w:r w:rsidRPr="00AA0F6F">
        <w:rPr>
          <w:rFonts w:asciiTheme="majorHAnsi" w:hAnsiTheme="majorHAnsi" w:cstheme="majorHAnsi"/>
          <w:sz w:val="26"/>
          <w:szCs w:val="26"/>
        </w:rPr>
        <w:t>Thuộc</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tính</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mục</w:t>
      </w:r>
    </w:p>
    <w:p w14:paraId="272B2187" w14:textId="77777777" w:rsidR="00734B1F" w:rsidRPr="00AA0F6F" w:rsidRDefault="00734B1F" w:rsidP="00734B1F">
      <w:pPr>
        <w:pStyle w:val="BodyText"/>
        <w:spacing w:before="158" w:line="357" w:lineRule="auto"/>
        <w:ind w:right="500"/>
        <w:rPr>
          <w:rFonts w:asciiTheme="majorHAnsi" w:hAnsiTheme="majorHAnsi" w:cstheme="majorHAnsi"/>
          <w:sz w:val="26"/>
          <w:szCs w:val="26"/>
        </w:rPr>
      </w:pPr>
      <w:r w:rsidRPr="00AA0F6F">
        <w:rPr>
          <w:rFonts w:asciiTheme="majorHAnsi" w:hAnsiTheme="majorHAnsi" w:cstheme="majorHAnsi"/>
          <w:b/>
          <w:sz w:val="26"/>
          <w:szCs w:val="26"/>
        </w:rPr>
        <w:t>-</w:t>
      </w:r>
      <w:r w:rsidRPr="00AA0F6F">
        <w:rPr>
          <w:rFonts w:asciiTheme="majorHAnsi" w:hAnsiTheme="majorHAnsi" w:cstheme="majorHAnsi"/>
          <w:b/>
          <w:spacing w:val="-4"/>
          <w:sz w:val="26"/>
          <w:szCs w:val="26"/>
        </w:rPr>
        <w:t xml:space="preserve"> </w:t>
      </w:r>
      <w:r w:rsidRPr="00AA0F6F">
        <w:rPr>
          <w:rFonts w:asciiTheme="majorHAnsi" w:hAnsiTheme="majorHAnsi" w:cstheme="majorHAnsi"/>
          <w:b/>
          <w:sz w:val="26"/>
          <w:szCs w:val="26"/>
        </w:rPr>
        <w:t>Unique</w:t>
      </w:r>
      <w:r w:rsidRPr="00AA0F6F">
        <w:rPr>
          <w:rFonts w:asciiTheme="majorHAnsi" w:hAnsiTheme="majorHAnsi" w:cstheme="majorHAnsi"/>
          <w:b/>
          <w:spacing w:val="-1"/>
          <w:sz w:val="26"/>
          <w:szCs w:val="26"/>
        </w:rPr>
        <w:t xml:space="preserve"> </w:t>
      </w:r>
      <w:r w:rsidRPr="00AA0F6F">
        <w:rPr>
          <w:rFonts w:asciiTheme="majorHAnsi" w:hAnsiTheme="majorHAnsi" w:cstheme="majorHAnsi"/>
          <w:b/>
          <w:sz w:val="26"/>
          <w:szCs w:val="26"/>
        </w:rPr>
        <w:t>index:</w:t>
      </w:r>
      <w:r w:rsidRPr="00AA0F6F">
        <w:rPr>
          <w:rFonts w:asciiTheme="majorHAnsi" w:hAnsiTheme="majorHAnsi" w:cstheme="majorHAnsi"/>
          <w:b/>
          <w:spacing w:val="-3"/>
          <w:sz w:val="26"/>
          <w:szCs w:val="26"/>
        </w:rPr>
        <w:t xml:space="preserve"> </w:t>
      </w:r>
      <w:r w:rsidRPr="00AA0F6F">
        <w:rPr>
          <w:rFonts w:asciiTheme="majorHAnsi" w:hAnsiTheme="majorHAnsi" w:cstheme="majorHAnsi"/>
          <w:sz w:val="26"/>
          <w:szCs w:val="26"/>
        </w:rPr>
        <w:t>Khi</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thuộc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tính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unique</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sẽ</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reject</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những giá</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trị</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trùng lặp</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trên field đã</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đánh index</w:t>
      </w:r>
    </w:p>
    <w:p w14:paraId="3CB1F5B6" w14:textId="77777777" w:rsidR="00734B1F" w:rsidRPr="00AA0F6F" w:rsidRDefault="00734B1F" w:rsidP="00734B1F">
      <w:pPr>
        <w:pStyle w:val="BodyText"/>
        <w:spacing w:before="5"/>
        <w:rPr>
          <w:rFonts w:asciiTheme="majorHAnsi" w:hAnsiTheme="majorHAnsi" w:cstheme="majorHAnsi"/>
          <w:sz w:val="26"/>
          <w:szCs w:val="26"/>
        </w:rPr>
      </w:pPr>
      <w:r w:rsidRPr="00AA0F6F">
        <w:rPr>
          <w:rFonts w:asciiTheme="majorHAnsi" w:hAnsiTheme="majorHAnsi" w:cstheme="majorHAnsi"/>
          <w:sz w:val="26"/>
          <w:szCs w:val="26"/>
        </w:rPr>
        <w:t>Ví</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dụ:</w:t>
      </w:r>
    </w:p>
    <w:p w14:paraId="122C0D67" w14:textId="77777777" w:rsidR="00734B1F" w:rsidRPr="00AA0F6F" w:rsidRDefault="00734B1F" w:rsidP="00734B1F">
      <w:pPr>
        <w:spacing w:before="168"/>
        <w:ind w:left="774"/>
        <w:rPr>
          <w:rFonts w:asciiTheme="majorHAnsi" w:hAnsiTheme="majorHAnsi" w:cstheme="majorHAnsi"/>
          <w:i/>
          <w:sz w:val="26"/>
          <w:szCs w:val="26"/>
        </w:rPr>
      </w:pPr>
      <w:r w:rsidRPr="00AA0F6F">
        <w:rPr>
          <w:rFonts w:asciiTheme="majorHAnsi" w:hAnsiTheme="majorHAnsi" w:cstheme="majorHAnsi"/>
          <w:i/>
          <w:sz w:val="26"/>
          <w:szCs w:val="26"/>
        </w:rPr>
        <w:t>$</w:t>
      </w:r>
      <w:r w:rsidRPr="00AA0F6F">
        <w:rPr>
          <w:rFonts w:asciiTheme="majorHAnsi" w:hAnsiTheme="majorHAnsi" w:cstheme="majorHAnsi"/>
          <w:i/>
          <w:spacing w:val="-4"/>
          <w:sz w:val="26"/>
          <w:szCs w:val="26"/>
        </w:rPr>
        <w:t xml:space="preserve"> </w:t>
      </w:r>
      <w:r w:rsidRPr="00AA0F6F">
        <w:rPr>
          <w:rFonts w:asciiTheme="majorHAnsi" w:hAnsiTheme="majorHAnsi" w:cstheme="majorHAnsi"/>
          <w:i/>
          <w:sz w:val="26"/>
          <w:szCs w:val="26"/>
        </w:rPr>
        <w:t>db.user.createIndex({</w:t>
      </w:r>
      <w:r w:rsidRPr="00AA0F6F">
        <w:rPr>
          <w:rFonts w:asciiTheme="majorHAnsi" w:hAnsiTheme="majorHAnsi" w:cstheme="majorHAnsi"/>
          <w:i/>
          <w:spacing w:val="-3"/>
          <w:sz w:val="26"/>
          <w:szCs w:val="26"/>
        </w:rPr>
        <w:t xml:space="preserve"> </w:t>
      </w:r>
      <w:r w:rsidRPr="00AA0F6F">
        <w:rPr>
          <w:rFonts w:asciiTheme="majorHAnsi" w:hAnsiTheme="majorHAnsi" w:cstheme="majorHAnsi"/>
          <w:i/>
          <w:sz w:val="26"/>
          <w:szCs w:val="26"/>
        </w:rPr>
        <w:t>name:</w:t>
      </w:r>
      <w:r w:rsidRPr="00AA0F6F">
        <w:rPr>
          <w:rFonts w:asciiTheme="majorHAnsi" w:hAnsiTheme="majorHAnsi" w:cstheme="majorHAnsi"/>
          <w:i/>
          <w:spacing w:val="-4"/>
          <w:sz w:val="26"/>
          <w:szCs w:val="26"/>
        </w:rPr>
        <w:t xml:space="preserve"> </w:t>
      </w:r>
      <w:r w:rsidRPr="00AA0F6F">
        <w:rPr>
          <w:rFonts w:asciiTheme="majorHAnsi" w:hAnsiTheme="majorHAnsi" w:cstheme="majorHAnsi"/>
          <w:i/>
          <w:sz w:val="26"/>
          <w:szCs w:val="26"/>
        </w:rPr>
        <w:t>1</w:t>
      </w:r>
      <w:r w:rsidRPr="00AA0F6F">
        <w:rPr>
          <w:rFonts w:asciiTheme="majorHAnsi" w:hAnsiTheme="majorHAnsi" w:cstheme="majorHAnsi"/>
          <w:i/>
          <w:spacing w:val="-3"/>
          <w:sz w:val="26"/>
          <w:szCs w:val="26"/>
        </w:rPr>
        <w:t xml:space="preserve"> </w:t>
      </w:r>
      <w:r w:rsidRPr="00AA0F6F">
        <w:rPr>
          <w:rFonts w:asciiTheme="majorHAnsi" w:hAnsiTheme="majorHAnsi" w:cstheme="majorHAnsi"/>
          <w:i/>
          <w:sz w:val="26"/>
          <w:szCs w:val="26"/>
        </w:rPr>
        <w:t>},</w:t>
      </w:r>
      <w:r w:rsidRPr="00AA0F6F">
        <w:rPr>
          <w:rFonts w:asciiTheme="majorHAnsi" w:hAnsiTheme="majorHAnsi" w:cstheme="majorHAnsi"/>
          <w:i/>
          <w:spacing w:val="-1"/>
          <w:sz w:val="26"/>
          <w:szCs w:val="26"/>
        </w:rPr>
        <w:t xml:space="preserve"> </w:t>
      </w:r>
      <w:r w:rsidRPr="00AA0F6F">
        <w:rPr>
          <w:rFonts w:asciiTheme="majorHAnsi" w:hAnsiTheme="majorHAnsi" w:cstheme="majorHAnsi"/>
          <w:i/>
          <w:sz w:val="26"/>
          <w:szCs w:val="26"/>
        </w:rPr>
        <w:t>{unique:</w:t>
      </w:r>
      <w:r w:rsidRPr="00AA0F6F">
        <w:rPr>
          <w:rFonts w:asciiTheme="majorHAnsi" w:hAnsiTheme="majorHAnsi" w:cstheme="majorHAnsi"/>
          <w:i/>
          <w:spacing w:val="-3"/>
          <w:sz w:val="26"/>
          <w:szCs w:val="26"/>
        </w:rPr>
        <w:t xml:space="preserve"> </w:t>
      </w:r>
      <w:r w:rsidRPr="00AA0F6F">
        <w:rPr>
          <w:rFonts w:asciiTheme="majorHAnsi" w:hAnsiTheme="majorHAnsi" w:cstheme="majorHAnsi"/>
          <w:i/>
          <w:sz w:val="26"/>
          <w:szCs w:val="26"/>
        </w:rPr>
        <w:t>true})</w:t>
      </w:r>
    </w:p>
    <w:p w14:paraId="3F0AEA6E" w14:textId="77777777" w:rsidR="00734B1F" w:rsidRPr="00AA0F6F" w:rsidRDefault="00734B1F" w:rsidP="00734B1F">
      <w:pPr>
        <w:pStyle w:val="BodyText"/>
        <w:spacing w:before="4"/>
        <w:ind w:left="0"/>
        <w:rPr>
          <w:rFonts w:asciiTheme="majorHAnsi" w:hAnsiTheme="majorHAnsi" w:cstheme="majorHAnsi"/>
          <w:i/>
          <w:sz w:val="26"/>
          <w:szCs w:val="26"/>
        </w:rPr>
      </w:pPr>
    </w:p>
    <w:p w14:paraId="20D058C7" w14:textId="77777777" w:rsidR="00734B1F" w:rsidRPr="00AA0F6F" w:rsidRDefault="00734B1F" w:rsidP="00734B1F">
      <w:pPr>
        <w:pStyle w:val="BodyText"/>
        <w:spacing w:line="360" w:lineRule="auto"/>
        <w:ind w:right="463" w:firstLine="216"/>
        <w:jc w:val="both"/>
        <w:rPr>
          <w:rFonts w:asciiTheme="majorHAnsi" w:hAnsiTheme="majorHAnsi" w:cstheme="majorHAnsi"/>
          <w:sz w:val="26"/>
          <w:szCs w:val="26"/>
        </w:rPr>
      </w:pPr>
      <w:r w:rsidRPr="00AA0F6F">
        <w:rPr>
          <w:rFonts w:asciiTheme="majorHAnsi" w:hAnsiTheme="majorHAnsi" w:cstheme="majorHAnsi"/>
          <w:sz w:val="26"/>
          <w:szCs w:val="26"/>
        </w:rPr>
        <w:t>Khi ta thêm 1 document mà có thiếu field được đánh index thì ta vẫn tạo được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document với field đó bị thiếu. Tuy nhiên index sẽ trả về lỗi nếu ta cố tình tiếp tục</w:t>
      </w:r>
      <w:r w:rsidRPr="00AA0F6F">
        <w:rPr>
          <w:rFonts w:asciiTheme="majorHAnsi" w:hAnsiTheme="majorHAnsi" w:cstheme="majorHAnsi"/>
          <w:spacing w:val="1"/>
          <w:sz w:val="26"/>
          <w:szCs w:val="26"/>
        </w:rPr>
        <w:t xml:space="preserve"> </w:t>
      </w:r>
      <w:r w:rsidRPr="00AA0F6F">
        <w:rPr>
          <w:rFonts w:asciiTheme="majorHAnsi" w:hAnsiTheme="majorHAnsi" w:cstheme="majorHAnsi"/>
          <w:w w:val="95"/>
          <w:sz w:val="26"/>
          <w:szCs w:val="26"/>
        </w:rPr>
        <w:t>thêm</w:t>
      </w:r>
      <w:r w:rsidRPr="00AA0F6F">
        <w:rPr>
          <w:rFonts w:asciiTheme="majorHAnsi" w:hAnsiTheme="majorHAnsi" w:cstheme="majorHAnsi"/>
          <w:spacing w:val="7"/>
          <w:w w:val="95"/>
          <w:sz w:val="26"/>
          <w:szCs w:val="26"/>
        </w:rPr>
        <w:t xml:space="preserve"> </w:t>
      </w:r>
      <w:r w:rsidRPr="00AA0F6F">
        <w:rPr>
          <w:rFonts w:asciiTheme="majorHAnsi" w:hAnsiTheme="majorHAnsi" w:cstheme="majorHAnsi"/>
          <w:w w:val="95"/>
          <w:sz w:val="26"/>
          <w:szCs w:val="26"/>
        </w:rPr>
        <w:t>document</w:t>
      </w:r>
      <w:r w:rsidRPr="00AA0F6F">
        <w:rPr>
          <w:rFonts w:asciiTheme="majorHAnsi" w:hAnsiTheme="majorHAnsi" w:cstheme="majorHAnsi"/>
          <w:spacing w:val="15"/>
          <w:w w:val="95"/>
          <w:sz w:val="26"/>
          <w:szCs w:val="26"/>
        </w:rPr>
        <w:t xml:space="preserve"> </w:t>
      </w:r>
      <w:r w:rsidRPr="00AA0F6F">
        <w:rPr>
          <w:rFonts w:asciiTheme="majorHAnsi" w:hAnsiTheme="majorHAnsi" w:cstheme="majorHAnsi"/>
          <w:w w:val="95"/>
          <w:sz w:val="26"/>
          <w:szCs w:val="26"/>
        </w:rPr>
        <w:t>thiếu</w:t>
      </w:r>
      <w:r w:rsidRPr="00AA0F6F">
        <w:rPr>
          <w:rFonts w:asciiTheme="majorHAnsi" w:hAnsiTheme="majorHAnsi" w:cstheme="majorHAnsi"/>
          <w:spacing w:val="15"/>
          <w:w w:val="95"/>
          <w:sz w:val="26"/>
          <w:szCs w:val="26"/>
        </w:rPr>
        <w:t xml:space="preserve"> </w:t>
      </w:r>
      <w:r w:rsidRPr="00AA0F6F">
        <w:rPr>
          <w:rFonts w:asciiTheme="majorHAnsi" w:hAnsiTheme="majorHAnsi" w:cstheme="majorHAnsi"/>
          <w:w w:val="95"/>
          <w:sz w:val="26"/>
          <w:szCs w:val="26"/>
        </w:rPr>
        <w:t>indexed</w:t>
      </w:r>
      <w:r w:rsidRPr="00AA0F6F">
        <w:rPr>
          <w:rFonts w:asciiTheme="majorHAnsi" w:hAnsiTheme="majorHAnsi" w:cstheme="majorHAnsi"/>
          <w:spacing w:val="23"/>
          <w:w w:val="95"/>
          <w:sz w:val="26"/>
          <w:szCs w:val="26"/>
        </w:rPr>
        <w:t xml:space="preserve"> </w:t>
      </w:r>
      <w:r w:rsidRPr="00AA0F6F">
        <w:rPr>
          <w:rFonts w:asciiTheme="majorHAnsi" w:hAnsiTheme="majorHAnsi" w:cstheme="majorHAnsi"/>
          <w:w w:val="95"/>
          <w:sz w:val="26"/>
          <w:szCs w:val="26"/>
        </w:rPr>
        <w:t>field</w:t>
      </w:r>
      <w:r w:rsidRPr="00AA0F6F">
        <w:rPr>
          <w:rFonts w:asciiTheme="majorHAnsi" w:hAnsiTheme="majorHAnsi" w:cstheme="majorHAnsi"/>
          <w:spacing w:val="23"/>
          <w:w w:val="95"/>
          <w:sz w:val="26"/>
          <w:szCs w:val="26"/>
        </w:rPr>
        <w:t xml:space="preserve"> </w:t>
      </w:r>
      <w:r w:rsidRPr="00AA0F6F">
        <w:rPr>
          <w:rFonts w:asciiTheme="majorHAnsi" w:hAnsiTheme="majorHAnsi" w:cstheme="majorHAnsi"/>
          <w:w w:val="95"/>
          <w:sz w:val="26"/>
          <w:szCs w:val="26"/>
        </w:rPr>
        <w:t>vào</w:t>
      </w:r>
      <w:r w:rsidRPr="00AA0F6F">
        <w:rPr>
          <w:rFonts w:asciiTheme="majorHAnsi" w:hAnsiTheme="majorHAnsi" w:cstheme="majorHAnsi"/>
          <w:spacing w:val="15"/>
          <w:w w:val="95"/>
          <w:sz w:val="26"/>
          <w:szCs w:val="26"/>
        </w:rPr>
        <w:t xml:space="preserve"> </w:t>
      </w:r>
      <w:r w:rsidRPr="00AA0F6F">
        <w:rPr>
          <w:rFonts w:asciiTheme="majorHAnsi" w:hAnsiTheme="majorHAnsi" w:cstheme="majorHAnsi"/>
          <w:w w:val="95"/>
          <w:sz w:val="26"/>
          <w:szCs w:val="26"/>
        </w:rPr>
        <w:t>collection</w:t>
      </w:r>
      <w:r w:rsidRPr="00AA0F6F">
        <w:rPr>
          <w:rFonts w:asciiTheme="majorHAnsi" w:hAnsiTheme="majorHAnsi" w:cstheme="majorHAnsi"/>
          <w:spacing w:val="15"/>
          <w:w w:val="95"/>
          <w:sz w:val="26"/>
          <w:szCs w:val="26"/>
        </w:rPr>
        <w:t xml:space="preserve"> </w:t>
      </w:r>
      <w:r w:rsidRPr="00AA0F6F">
        <w:rPr>
          <w:rFonts w:asciiTheme="majorHAnsi" w:hAnsiTheme="majorHAnsi" w:cstheme="majorHAnsi"/>
          <w:w w:val="95"/>
          <w:sz w:val="26"/>
          <w:szCs w:val="26"/>
        </w:rPr>
        <w:t>đã</w:t>
      </w:r>
      <w:r w:rsidRPr="00AA0F6F">
        <w:rPr>
          <w:rFonts w:asciiTheme="majorHAnsi" w:hAnsiTheme="majorHAnsi" w:cstheme="majorHAnsi"/>
          <w:spacing w:val="17"/>
          <w:w w:val="95"/>
          <w:sz w:val="26"/>
          <w:szCs w:val="26"/>
        </w:rPr>
        <w:t xml:space="preserve"> </w:t>
      </w:r>
      <w:r w:rsidRPr="00AA0F6F">
        <w:rPr>
          <w:rFonts w:asciiTheme="majorHAnsi" w:hAnsiTheme="majorHAnsi" w:cstheme="majorHAnsi"/>
          <w:w w:val="95"/>
          <w:sz w:val="26"/>
          <w:szCs w:val="26"/>
        </w:rPr>
        <w:t>có</w:t>
      </w:r>
      <w:r w:rsidRPr="00AA0F6F">
        <w:rPr>
          <w:rFonts w:asciiTheme="majorHAnsi" w:hAnsiTheme="majorHAnsi" w:cstheme="majorHAnsi"/>
          <w:spacing w:val="15"/>
          <w:w w:val="95"/>
          <w:sz w:val="26"/>
          <w:szCs w:val="26"/>
        </w:rPr>
        <w:t xml:space="preserve"> </w:t>
      </w:r>
      <w:r w:rsidRPr="00AA0F6F">
        <w:rPr>
          <w:rFonts w:asciiTheme="majorHAnsi" w:hAnsiTheme="majorHAnsi" w:cstheme="majorHAnsi"/>
          <w:w w:val="95"/>
          <w:sz w:val="26"/>
          <w:szCs w:val="26"/>
        </w:rPr>
        <w:t>document</w:t>
      </w:r>
      <w:r w:rsidRPr="00AA0F6F">
        <w:rPr>
          <w:rFonts w:asciiTheme="majorHAnsi" w:hAnsiTheme="majorHAnsi" w:cstheme="majorHAnsi"/>
          <w:spacing w:val="15"/>
          <w:w w:val="95"/>
          <w:sz w:val="26"/>
          <w:szCs w:val="26"/>
        </w:rPr>
        <w:t xml:space="preserve"> </w:t>
      </w:r>
      <w:r w:rsidRPr="00AA0F6F">
        <w:rPr>
          <w:rFonts w:asciiTheme="majorHAnsi" w:hAnsiTheme="majorHAnsi" w:cstheme="majorHAnsi"/>
          <w:w w:val="95"/>
          <w:sz w:val="26"/>
          <w:szCs w:val="26"/>
        </w:rPr>
        <w:t>thiếu</w:t>
      </w:r>
      <w:r w:rsidRPr="00AA0F6F">
        <w:rPr>
          <w:rFonts w:asciiTheme="majorHAnsi" w:hAnsiTheme="majorHAnsi" w:cstheme="majorHAnsi"/>
          <w:spacing w:val="23"/>
          <w:w w:val="95"/>
          <w:sz w:val="26"/>
          <w:szCs w:val="26"/>
        </w:rPr>
        <w:t xml:space="preserve"> </w:t>
      </w:r>
      <w:r w:rsidRPr="00AA0F6F">
        <w:rPr>
          <w:rFonts w:asciiTheme="majorHAnsi" w:hAnsiTheme="majorHAnsi" w:cstheme="majorHAnsi"/>
          <w:w w:val="95"/>
          <w:sz w:val="26"/>
          <w:szCs w:val="26"/>
        </w:rPr>
        <w:t>indexed</w:t>
      </w:r>
      <w:r w:rsidRPr="00AA0F6F">
        <w:rPr>
          <w:rFonts w:asciiTheme="majorHAnsi" w:hAnsiTheme="majorHAnsi" w:cstheme="majorHAnsi"/>
          <w:spacing w:val="23"/>
          <w:w w:val="95"/>
          <w:sz w:val="26"/>
          <w:szCs w:val="26"/>
        </w:rPr>
        <w:t xml:space="preserve"> </w:t>
      </w:r>
      <w:r w:rsidRPr="00AA0F6F">
        <w:rPr>
          <w:rFonts w:asciiTheme="majorHAnsi" w:hAnsiTheme="majorHAnsi" w:cstheme="majorHAnsi"/>
          <w:w w:val="95"/>
          <w:sz w:val="26"/>
          <w:szCs w:val="26"/>
        </w:rPr>
        <w:t>field</w:t>
      </w:r>
    </w:p>
    <w:p w14:paraId="73EA8376" w14:textId="77777777" w:rsidR="00734B1F" w:rsidRPr="00AA0F6F" w:rsidRDefault="00734B1F" w:rsidP="00734B1F">
      <w:pPr>
        <w:pStyle w:val="BodyText"/>
        <w:spacing w:before="1" w:line="360" w:lineRule="auto"/>
        <w:ind w:right="458"/>
        <w:jc w:val="both"/>
        <w:rPr>
          <w:rFonts w:asciiTheme="majorHAnsi" w:hAnsiTheme="majorHAnsi" w:cstheme="majorHAnsi"/>
          <w:sz w:val="26"/>
          <w:szCs w:val="26"/>
        </w:rPr>
      </w:pPr>
      <w:r w:rsidRPr="00AA0F6F">
        <w:rPr>
          <w:rFonts w:asciiTheme="majorHAnsi" w:hAnsiTheme="majorHAnsi" w:cstheme="majorHAnsi"/>
          <w:sz w:val="26"/>
          <w:szCs w:val="26"/>
        </w:rPr>
        <w:t xml:space="preserve">- </w:t>
      </w:r>
      <w:r w:rsidRPr="00AA0F6F">
        <w:rPr>
          <w:rFonts w:asciiTheme="majorHAnsi" w:hAnsiTheme="majorHAnsi" w:cstheme="majorHAnsi"/>
          <w:b/>
          <w:sz w:val="26"/>
          <w:szCs w:val="26"/>
        </w:rPr>
        <w:t>Partially index</w:t>
      </w:r>
      <w:r w:rsidRPr="00AA0F6F">
        <w:rPr>
          <w:rFonts w:asciiTheme="majorHAnsi" w:hAnsiTheme="majorHAnsi" w:cstheme="majorHAnsi"/>
          <w:sz w:val="26"/>
          <w:szCs w:val="26"/>
        </w:rPr>
        <w:t>: Chúng ta có thể đánh index trên một số document của collection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mà thỏa mãn một số điều kiện nhất định. Bằng việc đánh index trên 1 tập con 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các document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partially</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yêu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cầu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bộ</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nhớ</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ít.</w:t>
      </w:r>
    </w:p>
    <w:p w14:paraId="63AE2D63" w14:textId="77777777" w:rsidR="00734B1F" w:rsidRPr="00AA0F6F" w:rsidRDefault="00734B1F" w:rsidP="00734B1F">
      <w:pPr>
        <w:pStyle w:val="BodyText"/>
        <w:spacing w:before="68"/>
        <w:rPr>
          <w:rFonts w:asciiTheme="majorHAnsi" w:hAnsiTheme="majorHAnsi" w:cstheme="majorHAnsi"/>
          <w:sz w:val="26"/>
          <w:szCs w:val="26"/>
        </w:rPr>
      </w:pPr>
      <w:r w:rsidRPr="00AA0F6F">
        <w:rPr>
          <w:rFonts w:asciiTheme="majorHAnsi" w:hAnsiTheme="majorHAnsi" w:cstheme="majorHAnsi"/>
          <w:sz w:val="26"/>
          <w:szCs w:val="26"/>
        </w:rPr>
        <w:t>Để</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tạo</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Partially</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cần</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partialFilterExpression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option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khi</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tạo</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index</w:t>
      </w:r>
    </w:p>
    <w:p w14:paraId="2C10279A" w14:textId="77777777" w:rsidR="00734B1F" w:rsidRPr="00AA0F6F" w:rsidRDefault="00734B1F" w:rsidP="00734B1F">
      <w:pPr>
        <w:pStyle w:val="BodyText"/>
        <w:spacing w:before="11"/>
        <w:ind w:left="0"/>
        <w:rPr>
          <w:rFonts w:asciiTheme="majorHAnsi" w:hAnsiTheme="majorHAnsi" w:cstheme="majorHAnsi"/>
          <w:sz w:val="26"/>
          <w:szCs w:val="26"/>
        </w:rPr>
      </w:pPr>
    </w:p>
    <w:p w14:paraId="02CC035C" w14:textId="77777777" w:rsidR="00734B1F" w:rsidRPr="00AA0F6F" w:rsidRDefault="00734B1F" w:rsidP="00734B1F">
      <w:pPr>
        <w:spacing w:before="92" w:line="241" w:lineRule="exact"/>
        <w:ind w:left="1206"/>
        <w:rPr>
          <w:rFonts w:asciiTheme="majorHAnsi" w:hAnsiTheme="majorHAnsi" w:cstheme="majorHAnsi"/>
          <w:i/>
          <w:sz w:val="26"/>
          <w:szCs w:val="26"/>
        </w:rPr>
      </w:pPr>
      <w:r w:rsidRPr="00AA0F6F">
        <w:rPr>
          <w:rFonts w:asciiTheme="majorHAnsi" w:hAnsiTheme="majorHAnsi" w:cstheme="majorHAnsi"/>
          <w:i/>
          <w:w w:val="95"/>
          <w:sz w:val="26"/>
          <w:szCs w:val="26"/>
        </w:rPr>
        <w:t>$</w:t>
      </w:r>
      <w:r w:rsidRPr="00AA0F6F">
        <w:rPr>
          <w:rFonts w:asciiTheme="majorHAnsi" w:hAnsiTheme="majorHAnsi" w:cstheme="majorHAnsi"/>
          <w:i/>
          <w:spacing w:val="5"/>
          <w:w w:val="95"/>
          <w:sz w:val="26"/>
          <w:szCs w:val="26"/>
        </w:rPr>
        <w:t xml:space="preserve"> </w:t>
      </w:r>
      <w:r w:rsidRPr="00AA0F6F">
        <w:rPr>
          <w:rFonts w:asciiTheme="majorHAnsi" w:hAnsiTheme="majorHAnsi" w:cstheme="majorHAnsi"/>
          <w:i/>
          <w:w w:val="95"/>
          <w:sz w:val="26"/>
          <w:szCs w:val="26"/>
        </w:rPr>
        <w:t>db.</w:t>
      </w:r>
      <w:r w:rsidRPr="00AA0F6F">
        <w:rPr>
          <w:rFonts w:asciiTheme="majorHAnsi" w:hAnsiTheme="majorHAnsi" w:cstheme="majorHAnsi"/>
          <w:i/>
          <w:spacing w:val="6"/>
          <w:w w:val="95"/>
          <w:sz w:val="26"/>
          <w:szCs w:val="26"/>
        </w:rPr>
        <w:t xml:space="preserve"> </w:t>
      </w:r>
      <w:r w:rsidRPr="00AA0F6F">
        <w:rPr>
          <w:rFonts w:asciiTheme="majorHAnsi" w:hAnsiTheme="majorHAnsi" w:cstheme="majorHAnsi"/>
          <w:i/>
          <w:w w:val="95"/>
          <w:sz w:val="26"/>
          <w:szCs w:val="26"/>
        </w:rPr>
        <w:t>restaurant.</w:t>
      </w:r>
      <w:r w:rsidRPr="00AA0F6F">
        <w:rPr>
          <w:rFonts w:asciiTheme="majorHAnsi" w:hAnsiTheme="majorHAnsi" w:cstheme="majorHAnsi"/>
          <w:i/>
          <w:spacing w:val="12"/>
          <w:w w:val="95"/>
          <w:sz w:val="26"/>
          <w:szCs w:val="26"/>
        </w:rPr>
        <w:t xml:space="preserve"> </w:t>
      </w:r>
      <w:r w:rsidRPr="00AA0F6F">
        <w:rPr>
          <w:rFonts w:asciiTheme="majorHAnsi" w:hAnsiTheme="majorHAnsi" w:cstheme="majorHAnsi"/>
          <w:i/>
          <w:w w:val="95"/>
          <w:sz w:val="26"/>
          <w:szCs w:val="26"/>
        </w:rPr>
        <w:t>createIndex</w:t>
      </w:r>
      <w:r w:rsidRPr="00AA0F6F">
        <w:rPr>
          <w:rFonts w:asciiTheme="majorHAnsi" w:hAnsiTheme="majorHAnsi" w:cstheme="majorHAnsi"/>
          <w:i/>
          <w:spacing w:val="7"/>
          <w:w w:val="95"/>
          <w:sz w:val="26"/>
          <w:szCs w:val="26"/>
        </w:rPr>
        <w:t xml:space="preserve"> </w:t>
      </w:r>
      <w:r w:rsidRPr="00AA0F6F">
        <w:rPr>
          <w:rFonts w:asciiTheme="majorHAnsi" w:hAnsiTheme="majorHAnsi" w:cstheme="majorHAnsi"/>
          <w:i/>
          <w:color w:val="999999"/>
          <w:w w:val="95"/>
          <w:sz w:val="26"/>
          <w:szCs w:val="26"/>
        </w:rPr>
        <w:t>(</w:t>
      </w:r>
    </w:p>
    <w:p w14:paraId="67A98DAD" w14:textId="77777777" w:rsidR="00734B1F" w:rsidRPr="00AA0F6F" w:rsidRDefault="00734B1F" w:rsidP="00734B1F">
      <w:pPr>
        <w:spacing w:line="221" w:lineRule="exact"/>
        <w:ind w:left="861"/>
        <w:rPr>
          <w:rFonts w:asciiTheme="majorHAnsi" w:hAnsiTheme="majorHAnsi" w:cstheme="majorHAnsi"/>
          <w:i/>
          <w:sz w:val="26"/>
          <w:szCs w:val="26"/>
        </w:rPr>
      </w:pPr>
      <w:r w:rsidRPr="00AA0F6F">
        <w:rPr>
          <w:rFonts w:asciiTheme="majorHAnsi" w:hAnsiTheme="majorHAnsi" w:cstheme="majorHAnsi"/>
          <w:i/>
          <w:color w:val="999999"/>
          <w:w w:val="96"/>
          <w:sz w:val="26"/>
          <w:szCs w:val="26"/>
        </w:rPr>
        <w:t>{</w:t>
      </w:r>
    </w:p>
    <w:p w14:paraId="6EAD1AF6" w14:textId="77777777" w:rsidR="00734B1F" w:rsidRPr="00AA0F6F" w:rsidRDefault="00734B1F" w:rsidP="00734B1F">
      <w:pPr>
        <w:spacing w:line="221" w:lineRule="exact"/>
        <w:ind w:left="1470"/>
        <w:rPr>
          <w:rFonts w:asciiTheme="majorHAnsi" w:hAnsiTheme="majorHAnsi" w:cstheme="majorHAnsi"/>
          <w:i/>
          <w:sz w:val="26"/>
          <w:szCs w:val="26"/>
        </w:rPr>
      </w:pPr>
      <w:r w:rsidRPr="00AA0F6F">
        <w:rPr>
          <w:rFonts w:asciiTheme="majorHAnsi" w:hAnsiTheme="majorHAnsi" w:cstheme="majorHAnsi"/>
          <w:i/>
          <w:spacing w:val="-1"/>
          <w:sz w:val="26"/>
          <w:szCs w:val="26"/>
        </w:rPr>
        <w:t>cuisine:</w:t>
      </w:r>
      <w:r w:rsidRPr="00AA0F6F">
        <w:rPr>
          <w:rFonts w:asciiTheme="majorHAnsi" w:hAnsiTheme="majorHAnsi" w:cstheme="majorHAnsi"/>
          <w:i/>
          <w:spacing w:val="-33"/>
          <w:sz w:val="26"/>
          <w:szCs w:val="26"/>
        </w:rPr>
        <w:t xml:space="preserve"> </w:t>
      </w:r>
      <w:r w:rsidRPr="00AA0F6F">
        <w:rPr>
          <w:rFonts w:asciiTheme="majorHAnsi" w:hAnsiTheme="majorHAnsi" w:cstheme="majorHAnsi"/>
          <w:i/>
          <w:sz w:val="26"/>
          <w:szCs w:val="26"/>
        </w:rPr>
        <w:t>1,</w:t>
      </w:r>
      <w:r w:rsidRPr="00AA0F6F">
        <w:rPr>
          <w:rFonts w:asciiTheme="majorHAnsi" w:hAnsiTheme="majorHAnsi" w:cstheme="majorHAnsi"/>
          <w:i/>
          <w:spacing w:val="-34"/>
          <w:sz w:val="26"/>
          <w:szCs w:val="26"/>
        </w:rPr>
        <w:t xml:space="preserve"> </w:t>
      </w:r>
      <w:r w:rsidRPr="00AA0F6F">
        <w:rPr>
          <w:rFonts w:asciiTheme="majorHAnsi" w:hAnsiTheme="majorHAnsi" w:cstheme="majorHAnsi"/>
          <w:i/>
          <w:sz w:val="26"/>
          <w:szCs w:val="26"/>
        </w:rPr>
        <w:t>name:</w:t>
      </w:r>
      <w:r w:rsidRPr="00AA0F6F">
        <w:rPr>
          <w:rFonts w:asciiTheme="majorHAnsi" w:hAnsiTheme="majorHAnsi" w:cstheme="majorHAnsi"/>
          <w:i/>
          <w:spacing w:val="-33"/>
          <w:sz w:val="26"/>
          <w:szCs w:val="26"/>
        </w:rPr>
        <w:t xml:space="preserve"> </w:t>
      </w:r>
      <w:r w:rsidRPr="00AA0F6F">
        <w:rPr>
          <w:rFonts w:asciiTheme="majorHAnsi" w:hAnsiTheme="majorHAnsi" w:cstheme="majorHAnsi"/>
          <w:i/>
          <w:sz w:val="26"/>
          <w:szCs w:val="26"/>
        </w:rPr>
        <w:t>1</w:t>
      </w:r>
      <w:r w:rsidRPr="00AA0F6F">
        <w:rPr>
          <w:rFonts w:asciiTheme="majorHAnsi" w:hAnsiTheme="majorHAnsi" w:cstheme="majorHAnsi"/>
          <w:i/>
          <w:color w:val="999999"/>
          <w:sz w:val="26"/>
          <w:szCs w:val="26"/>
        </w:rPr>
        <w:t>}</w:t>
      </w:r>
      <w:r w:rsidRPr="00AA0F6F">
        <w:rPr>
          <w:rFonts w:asciiTheme="majorHAnsi" w:hAnsiTheme="majorHAnsi" w:cstheme="majorHAnsi"/>
          <w:i/>
          <w:sz w:val="26"/>
          <w:szCs w:val="26"/>
        </w:rPr>
        <w:t>,</w:t>
      </w:r>
    </w:p>
    <w:p w14:paraId="01F03C8B" w14:textId="77777777" w:rsidR="00734B1F" w:rsidRPr="00AA0F6F" w:rsidRDefault="00734B1F" w:rsidP="00734B1F">
      <w:pPr>
        <w:spacing w:line="221" w:lineRule="exact"/>
        <w:ind w:left="861"/>
        <w:rPr>
          <w:rFonts w:asciiTheme="majorHAnsi" w:hAnsiTheme="majorHAnsi" w:cstheme="majorHAnsi"/>
          <w:i/>
          <w:sz w:val="26"/>
          <w:szCs w:val="26"/>
        </w:rPr>
      </w:pPr>
      <w:r w:rsidRPr="00AA0F6F">
        <w:rPr>
          <w:rFonts w:asciiTheme="majorHAnsi" w:hAnsiTheme="majorHAnsi" w:cstheme="majorHAnsi"/>
          <w:i/>
          <w:color w:val="999999"/>
          <w:w w:val="96"/>
          <w:sz w:val="26"/>
          <w:szCs w:val="26"/>
        </w:rPr>
        <w:t>{</w:t>
      </w:r>
    </w:p>
    <w:p w14:paraId="784F46A2" w14:textId="77777777" w:rsidR="00734B1F" w:rsidRPr="00AA0F6F" w:rsidRDefault="00734B1F" w:rsidP="00734B1F">
      <w:pPr>
        <w:spacing w:line="221" w:lineRule="exact"/>
        <w:ind w:left="1206"/>
        <w:rPr>
          <w:rFonts w:asciiTheme="majorHAnsi" w:hAnsiTheme="majorHAnsi" w:cstheme="majorHAnsi"/>
          <w:i/>
          <w:sz w:val="26"/>
          <w:szCs w:val="26"/>
        </w:rPr>
      </w:pPr>
      <w:r w:rsidRPr="00AA0F6F">
        <w:rPr>
          <w:rFonts w:asciiTheme="majorHAnsi" w:hAnsiTheme="majorHAnsi" w:cstheme="majorHAnsi"/>
          <w:i/>
          <w:w w:val="95"/>
          <w:sz w:val="26"/>
          <w:szCs w:val="26"/>
        </w:rPr>
        <w:t>partialFilterExpression:</w:t>
      </w:r>
      <w:r w:rsidRPr="00AA0F6F">
        <w:rPr>
          <w:rFonts w:asciiTheme="majorHAnsi" w:hAnsiTheme="majorHAnsi" w:cstheme="majorHAnsi"/>
          <w:i/>
          <w:spacing w:val="8"/>
          <w:w w:val="95"/>
          <w:sz w:val="26"/>
          <w:szCs w:val="26"/>
        </w:rPr>
        <w:t xml:space="preserve"> </w:t>
      </w:r>
      <w:r w:rsidRPr="00AA0F6F">
        <w:rPr>
          <w:rFonts w:asciiTheme="majorHAnsi" w:hAnsiTheme="majorHAnsi" w:cstheme="majorHAnsi"/>
          <w:i/>
          <w:color w:val="999999"/>
          <w:w w:val="95"/>
          <w:sz w:val="26"/>
          <w:szCs w:val="26"/>
        </w:rPr>
        <w:t>{</w:t>
      </w:r>
      <w:r w:rsidRPr="00AA0F6F">
        <w:rPr>
          <w:rFonts w:asciiTheme="majorHAnsi" w:hAnsiTheme="majorHAnsi" w:cstheme="majorHAnsi"/>
          <w:i/>
          <w:w w:val="95"/>
          <w:sz w:val="26"/>
          <w:szCs w:val="26"/>
        </w:rPr>
        <w:t>rating:</w:t>
      </w:r>
      <w:r w:rsidRPr="00AA0F6F">
        <w:rPr>
          <w:rFonts w:asciiTheme="majorHAnsi" w:hAnsiTheme="majorHAnsi" w:cstheme="majorHAnsi"/>
          <w:i/>
          <w:spacing w:val="11"/>
          <w:w w:val="95"/>
          <w:sz w:val="26"/>
          <w:szCs w:val="26"/>
        </w:rPr>
        <w:t xml:space="preserve"> </w:t>
      </w:r>
      <w:r w:rsidRPr="00AA0F6F">
        <w:rPr>
          <w:rFonts w:asciiTheme="majorHAnsi" w:hAnsiTheme="majorHAnsi" w:cstheme="majorHAnsi"/>
          <w:i/>
          <w:color w:val="999999"/>
          <w:w w:val="95"/>
          <w:sz w:val="26"/>
          <w:szCs w:val="26"/>
        </w:rPr>
        <w:t>{</w:t>
      </w:r>
      <w:r w:rsidRPr="00AA0F6F">
        <w:rPr>
          <w:rFonts w:asciiTheme="majorHAnsi" w:hAnsiTheme="majorHAnsi" w:cstheme="majorHAnsi"/>
          <w:i/>
          <w:color w:val="ED9900"/>
          <w:w w:val="95"/>
          <w:sz w:val="26"/>
          <w:szCs w:val="26"/>
        </w:rPr>
        <w:t>$gt</w:t>
      </w:r>
      <w:r w:rsidRPr="00AA0F6F">
        <w:rPr>
          <w:rFonts w:asciiTheme="majorHAnsi" w:hAnsiTheme="majorHAnsi" w:cstheme="majorHAnsi"/>
          <w:i/>
          <w:color w:val="0077AA"/>
          <w:w w:val="95"/>
          <w:sz w:val="26"/>
          <w:szCs w:val="26"/>
        </w:rPr>
        <w:t>:</w:t>
      </w:r>
      <w:r w:rsidRPr="00AA0F6F">
        <w:rPr>
          <w:rFonts w:asciiTheme="majorHAnsi" w:hAnsiTheme="majorHAnsi" w:cstheme="majorHAnsi"/>
          <w:i/>
          <w:color w:val="0077AA"/>
          <w:spacing w:val="5"/>
          <w:w w:val="95"/>
          <w:sz w:val="26"/>
          <w:szCs w:val="26"/>
        </w:rPr>
        <w:t xml:space="preserve"> </w:t>
      </w:r>
      <w:r w:rsidRPr="00AA0F6F">
        <w:rPr>
          <w:rFonts w:asciiTheme="majorHAnsi" w:hAnsiTheme="majorHAnsi" w:cstheme="majorHAnsi"/>
          <w:i/>
          <w:w w:val="95"/>
          <w:sz w:val="26"/>
          <w:szCs w:val="26"/>
        </w:rPr>
        <w:t>5</w:t>
      </w:r>
      <w:r w:rsidRPr="00AA0F6F">
        <w:rPr>
          <w:rFonts w:asciiTheme="majorHAnsi" w:hAnsiTheme="majorHAnsi" w:cstheme="majorHAnsi"/>
          <w:i/>
          <w:spacing w:val="10"/>
          <w:w w:val="95"/>
          <w:sz w:val="26"/>
          <w:szCs w:val="26"/>
        </w:rPr>
        <w:t xml:space="preserve"> </w:t>
      </w:r>
      <w:r w:rsidRPr="00AA0F6F">
        <w:rPr>
          <w:rFonts w:asciiTheme="majorHAnsi" w:hAnsiTheme="majorHAnsi" w:cstheme="majorHAnsi"/>
          <w:i/>
          <w:color w:val="999999"/>
          <w:w w:val="95"/>
          <w:sz w:val="26"/>
          <w:szCs w:val="26"/>
        </w:rPr>
        <w:t>}</w:t>
      </w:r>
      <w:r w:rsidRPr="00AA0F6F">
        <w:rPr>
          <w:rFonts w:asciiTheme="majorHAnsi" w:hAnsiTheme="majorHAnsi" w:cstheme="majorHAnsi"/>
          <w:i/>
          <w:color w:val="999999"/>
          <w:spacing w:val="5"/>
          <w:w w:val="95"/>
          <w:sz w:val="26"/>
          <w:szCs w:val="26"/>
        </w:rPr>
        <w:t xml:space="preserve"> </w:t>
      </w:r>
      <w:r w:rsidRPr="00AA0F6F">
        <w:rPr>
          <w:rFonts w:asciiTheme="majorHAnsi" w:hAnsiTheme="majorHAnsi" w:cstheme="majorHAnsi"/>
          <w:i/>
          <w:color w:val="999999"/>
          <w:w w:val="95"/>
          <w:sz w:val="26"/>
          <w:szCs w:val="26"/>
        </w:rPr>
        <w:t>}</w:t>
      </w:r>
      <w:r w:rsidRPr="00AA0F6F">
        <w:rPr>
          <w:rFonts w:asciiTheme="majorHAnsi" w:hAnsiTheme="majorHAnsi" w:cstheme="majorHAnsi"/>
          <w:i/>
          <w:color w:val="999999"/>
          <w:spacing w:val="5"/>
          <w:w w:val="95"/>
          <w:sz w:val="26"/>
          <w:szCs w:val="26"/>
        </w:rPr>
        <w:t xml:space="preserve"> </w:t>
      </w:r>
      <w:r w:rsidRPr="00AA0F6F">
        <w:rPr>
          <w:rFonts w:asciiTheme="majorHAnsi" w:hAnsiTheme="majorHAnsi" w:cstheme="majorHAnsi"/>
          <w:i/>
          <w:color w:val="999999"/>
          <w:w w:val="95"/>
          <w:sz w:val="26"/>
          <w:szCs w:val="26"/>
        </w:rPr>
        <w:t>}</w:t>
      </w:r>
      <w:r w:rsidRPr="00AA0F6F">
        <w:rPr>
          <w:rFonts w:asciiTheme="majorHAnsi" w:hAnsiTheme="majorHAnsi" w:cstheme="majorHAnsi"/>
          <w:i/>
          <w:color w:val="999999"/>
          <w:spacing w:val="5"/>
          <w:w w:val="95"/>
          <w:sz w:val="26"/>
          <w:szCs w:val="26"/>
        </w:rPr>
        <w:t xml:space="preserve"> </w:t>
      </w:r>
      <w:r w:rsidRPr="00AA0F6F">
        <w:rPr>
          <w:rFonts w:asciiTheme="majorHAnsi" w:hAnsiTheme="majorHAnsi" w:cstheme="majorHAnsi"/>
          <w:i/>
          <w:w w:val="95"/>
          <w:sz w:val="26"/>
          <w:szCs w:val="26"/>
        </w:rPr>
        <w:t>,</w:t>
      </w:r>
    </w:p>
    <w:p w14:paraId="1455A027" w14:textId="77777777" w:rsidR="00734B1F" w:rsidRPr="00AA0F6F" w:rsidRDefault="00734B1F" w:rsidP="00734B1F">
      <w:pPr>
        <w:spacing w:line="221" w:lineRule="exact"/>
        <w:ind w:left="1072"/>
        <w:rPr>
          <w:rFonts w:asciiTheme="majorHAnsi" w:hAnsiTheme="majorHAnsi" w:cstheme="majorHAnsi"/>
          <w:i/>
          <w:sz w:val="26"/>
          <w:szCs w:val="26"/>
        </w:rPr>
      </w:pPr>
      <w:r w:rsidRPr="00AA0F6F">
        <w:rPr>
          <w:rFonts w:asciiTheme="majorHAnsi" w:hAnsiTheme="majorHAnsi" w:cstheme="majorHAnsi"/>
          <w:i/>
          <w:color w:val="999999"/>
          <w:w w:val="96"/>
          <w:sz w:val="26"/>
          <w:szCs w:val="26"/>
        </w:rPr>
        <w:t>)</w:t>
      </w:r>
    </w:p>
    <w:p w14:paraId="33EDC6EB" w14:textId="77777777" w:rsidR="00734B1F" w:rsidRPr="00AA0F6F" w:rsidRDefault="00734B1F" w:rsidP="00734B1F">
      <w:pPr>
        <w:pStyle w:val="BodyText"/>
        <w:spacing w:line="362" w:lineRule="auto"/>
        <w:ind w:right="461"/>
        <w:jc w:val="both"/>
        <w:rPr>
          <w:rFonts w:asciiTheme="majorHAnsi" w:hAnsiTheme="majorHAnsi" w:cstheme="majorHAnsi"/>
          <w:sz w:val="26"/>
          <w:szCs w:val="26"/>
        </w:rPr>
      </w:pPr>
      <w:r w:rsidRPr="00AA0F6F">
        <w:rPr>
          <w:rFonts w:asciiTheme="majorHAnsi" w:hAnsiTheme="majorHAnsi" w:cstheme="majorHAnsi"/>
          <w:sz w:val="26"/>
          <w:szCs w:val="26"/>
        </w:rPr>
        <w:t>=&gt;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mục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đánh trên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field cuisine và name của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document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thuộc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restaurand</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những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rating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&gt;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5</w:t>
      </w:r>
    </w:p>
    <w:p w14:paraId="43F4FB8A" w14:textId="77777777" w:rsidR="00734B1F" w:rsidRPr="00AA0F6F" w:rsidRDefault="00734B1F" w:rsidP="002B33C9">
      <w:pPr>
        <w:pStyle w:val="ListParagraph"/>
        <w:widowControl w:val="0"/>
        <w:numPr>
          <w:ilvl w:val="0"/>
          <w:numId w:val="26"/>
        </w:numPr>
        <w:tabs>
          <w:tab w:val="left" w:pos="304"/>
        </w:tabs>
        <w:autoSpaceDE w:val="0"/>
        <w:autoSpaceDN w:val="0"/>
        <w:spacing w:after="0" w:line="360" w:lineRule="auto"/>
        <w:ind w:right="454" w:firstLine="0"/>
        <w:contextualSpacing w:val="0"/>
        <w:jc w:val="both"/>
        <w:rPr>
          <w:rFonts w:asciiTheme="majorHAnsi" w:hAnsiTheme="majorHAnsi" w:cstheme="majorHAnsi"/>
          <w:sz w:val="26"/>
          <w:szCs w:val="26"/>
        </w:rPr>
      </w:pPr>
      <w:r w:rsidRPr="00AA0F6F">
        <w:rPr>
          <w:rFonts w:asciiTheme="majorHAnsi" w:hAnsiTheme="majorHAnsi" w:cstheme="majorHAnsi"/>
          <w:b/>
          <w:sz w:val="26"/>
          <w:szCs w:val="26"/>
        </w:rPr>
        <w:t>Sparse</w:t>
      </w:r>
      <w:r w:rsidRPr="00AA0F6F">
        <w:rPr>
          <w:rFonts w:asciiTheme="majorHAnsi" w:hAnsiTheme="majorHAnsi" w:cstheme="majorHAnsi"/>
          <w:b/>
          <w:spacing w:val="-3"/>
          <w:sz w:val="26"/>
          <w:szCs w:val="26"/>
        </w:rPr>
        <w:t xml:space="preserve"> </w:t>
      </w:r>
      <w:r w:rsidRPr="00AA0F6F">
        <w:rPr>
          <w:rFonts w:asciiTheme="majorHAnsi" w:hAnsiTheme="majorHAnsi" w:cstheme="majorHAnsi"/>
          <w:b/>
          <w:sz w:val="26"/>
          <w:szCs w:val="26"/>
        </w:rPr>
        <w:t>index</w:t>
      </w:r>
      <w:r w:rsidRPr="00AA0F6F">
        <w:rPr>
          <w:rFonts w:asciiTheme="majorHAnsi" w:hAnsiTheme="majorHAnsi" w:cstheme="majorHAnsi"/>
          <w:sz w:val="26"/>
          <w:szCs w:val="26"/>
        </w:rPr>
        <w:t>:</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Sparse</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là</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chứa</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những</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document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field</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đánh</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37"/>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40"/>
          <w:sz w:val="26"/>
          <w:szCs w:val="26"/>
        </w:rPr>
        <w:t xml:space="preserve"> </w:t>
      </w:r>
      <w:r w:rsidRPr="00AA0F6F">
        <w:rPr>
          <w:rFonts w:asciiTheme="majorHAnsi" w:hAnsiTheme="majorHAnsi" w:cstheme="majorHAnsi"/>
          <w:sz w:val="26"/>
          <w:szCs w:val="26"/>
        </w:rPr>
        <w:t>giá</w:t>
      </w:r>
      <w:r w:rsidRPr="00AA0F6F">
        <w:rPr>
          <w:rFonts w:asciiTheme="majorHAnsi" w:hAnsiTheme="majorHAnsi" w:cstheme="majorHAnsi"/>
          <w:spacing w:val="42"/>
          <w:sz w:val="26"/>
          <w:szCs w:val="26"/>
        </w:rPr>
        <w:t xml:space="preserve"> </w:t>
      </w:r>
      <w:r w:rsidRPr="00AA0F6F">
        <w:rPr>
          <w:rFonts w:asciiTheme="majorHAnsi" w:hAnsiTheme="majorHAnsi" w:cstheme="majorHAnsi"/>
          <w:sz w:val="26"/>
          <w:szCs w:val="26"/>
        </w:rPr>
        <w:t>trị</w:t>
      </w:r>
      <w:r w:rsidRPr="00AA0F6F">
        <w:rPr>
          <w:rFonts w:asciiTheme="majorHAnsi" w:hAnsiTheme="majorHAnsi" w:cstheme="majorHAnsi"/>
          <w:spacing w:val="41"/>
          <w:sz w:val="26"/>
          <w:szCs w:val="26"/>
        </w:rPr>
        <w:t xml:space="preserve"> </w:t>
      </w:r>
      <w:r w:rsidRPr="00AA0F6F">
        <w:rPr>
          <w:rFonts w:asciiTheme="majorHAnsi" w:hAnsiTheme="majorHAnsi" w:cstheme="majorHAnsi"/>
          <w:sz w:val="26"/>
          <w:szCs w:val="26"/>
        </w:rPr>
        <w:t>(kể</w:t>
      </w:r>
      <w:r w:rsidRPr="00AA0F6F">
        <w:rPr>
          <w:rFonts w:asciiTheme="majorHAnsi" w:hAnsiTheme="majorHAnsi" w:cstheme="majorHAnsi"/>
          <w:spacing w:val="42"/>
          <w:sz w:val="26"/>
          <w:szCs w:val="26"/>
        </w:rPr>
        <w:t xml:space="preserve"> </w:t>
      </w:r>
      <w:r w:rsidRPr="00AA0F6F">
        <w:rPr>
          <w:rFonts w:asciiTheme="majorHAnsi" w:hAnsiTheme="majorHAnsi" w:cstheme="majorHAnsi"/>
          <w:sz w:val="26"/>
          <w:szCs w:val="26"/>
        </w:rPr>
        <w:t>cả</w:t>
      </w:r>
      <w:r w:rsidRPr="00AA0F6F">
        <w:rPr>
          <w:rFonts w:asciiTheme="majorHAnsi" w:hAnsiTheme="majorHAnsi" w:cstheme="majorHAnsi"/>
          <w:spacing w:val="42"/>
          <w:sz w:val="26"/>
          <w:szCs w:val="26"/>
        </w:rPr>
        <w:t xml:space="preserve"> </w:t>
      </w:r>
      <w:r w:rsidRPr="00AA0F6F">
        <w:rPr>
          <w:rFonts w:asciiTheme="majorHAnsi" w:hAnsiTheme="majorHAnsi" w:cstheme="majorHAnsi"/>
          <w:sz w:val="26"/>
          <w:szCs w:val="26"/>
        </w:rPr>
        <w:t>giá</w:t>
      </w:r>
      <w:r w:rsidRPr="00AA0F6F">
        <w:rPr>
          <w:rFonts w:asciiTheme="majorHAnsi" w:hAnsiTheme="majorHAnsi" w:cstheme="majorHAnsi"/>
          <w:spacing w:val="42"/>
          <w:sz w:val="26"/>
          <w:szCs w:val="26"/>
        </w:rPr>
        <w:t xml:space="preserve"> </w:t>
      </w:r>
      <w:r w:rsidRPr="00AA0F6F">
        <w:rPr>
          <w:rFonts w:asciiTheme="majorHAnsi" w:hAnsiTheme="majorHAnsi" w:cstheme="majorHAnsi"/>
          <w:sz w:val="26"/>
          <w:szCs w:val="26"/>
        </w:rPr>
        <w:t>trị</w:t>
      </w:r>
      <w:r w:rsidRPr="00AA0F6F">
        <w:rPr>
          <w:rFonts w:asciiTheme="majorHAnsi" w:hAnsiTheme="majorHAnsi" w:cstheme="majorHAnsi"/>
          <w:spacing w:val="41"/>
          <w:sz w:val="26"/>
          <w:szCs w:val="26"/>
        </w:rPr>
        <w:t xml:space="preserve"> </w:t>
      </w:r>
      <w:r w:rsidRPr="00AA0F6F">
        <w:rPr>
          <w:rFonts w:asciiTheme="majorHAnsi" w:hAnsiTheme="majorHAnsi" w:cstheme="majorHAnsi"/>
          <w:sz w:val="26"/>
          <w:szCs w:val="26"/>
        </w:rPr>
        <w:t>null).</w:t>
      </w:r>
      <w:r w:rsidRPr="00AA0F6F">
        <w:rPr>
          <w:rFonts w:asciiTheme="majorHAnsi" w:hAnsiTheme="majorHAnsi" w:cstheme="majorHAnsi"/>
          <w:spacing w:val="44"/>
          <w:sz w:val="26"/>
          <w:szCs w:val="26"/>
        </w:rPr>
        <w:t xml:space="preserve"> </w:t>
      </w:r>
      <w:r w:rsidRPr="00AA0F6F">
        <w:rPr>
          <w:rFonts w:asciiTheme="majorHAnsi" w:hAnsiTheme="majorHAnsi" w:cstheme="majorHAnsi"/>
          <w:sz w:val="26"/>
          <w:szCs w:val="26"/>
        </w:rPr>
        <w:t>Để</w:t>
      </w:r>
      <w:r w:rsidRPr="00AA0F6F">
        <w:rPr>
          <w:rFonts w:asciiTheme="majorHAnsi" w:hAnsiTheme="majorHAnsi" w:cstheme="majorHAnsi"/>
          <w:spacing w:val="43"/>
          <w:sz w:val="26"/>
          <w:szCs w:val="26"/>
        </w:rPr>
        <w:t xml:space="preserve"> </w:t>
      </w:r>
      <w:r w:rsidRPr="00AA0F6F">
        <w:rPr>
          <w:rFonts w:asciiTheme="majorHAnsi" w:hAnsiTheme="majorHAnsi" w:cstheme="majorHAnsi"/>
          <w:sz w:val="26"/>
          <w:szCs w:val="26"/>
        </w:rPr>
        <w:t>tạo</w:t>
      </w:r>
      <w:r w:rsidRPr="00AA0F6F">
        <w:rPr>
          <w:rFonts w:asciiTheme="majorHAnsi" w:hAnsiTheme="majorHAnsi" w:cstheme="majorHAnsi"/>
          <w:spacing w:val="41"/>
          <w:sz w:val="26"/>
          <w:szCs w:val="26"/>
        </w:rPr>
        <w:t xml:space="preserve"> </w:t>
      </w:r>
      <w:r w:rsidRPr="00AA0F6F">
        <w:rPr>
          <w:rFonts w:asciiTheme="majorHAnsi" w:hAnsiTheme="majorHAnsi" w:cstheme="majorHAnsi"/>
          <w:sz w:val="26"/>
          <w:szCs w:val="26"/>
        </w:rPr>
        <w:t>sparse</w:t>
      </w:r>
      <w:r w:rsidRPr="00AA0F6F">
        <w:rPr>
          <w:rFonts w:asciiTheme="majorHAnsi" w:hAnsiTheme="majorHAnsi" w:cstheme="majorHAnsi"/>
          <w:spacing w:val="42"/>
          <w:sz w:val="26"/>
          <w:szCs w:val="26"/>
        </w:rPr>
        <w:t xml:space="preserve"> </w:t>
      </w:r>
      <w:r w:rsidRPr="00AA0F6F">
        <w:rPr>
          <w:rFonts w:asciiTheme="majorHAnsi" w:hAnsiTheme="majorHAnsi" w:cstheme="majorHAnsi"/>
          <w:sz w:val="26"/>
          <w:szCs w:val="26"/>
        </w:rPr>
        <w:t>index,</w:t>
      </w:r>
      <w:r w:rsidRPr="00AA0F6F">
        <w:rPr>
          <w:rFonts w:asciiTheme="majorHAnsi" w:hAnsiTheme="majorHAnsi" w:cstheme="majorHAnsi"/>
          <w:spacing w:val="44"/>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42"/>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36"/>
          <w:sz w:val="26"/>
          <w:szCs w:val="26"/>
        </w:rPr>
        <w:t xml:space="preserve"> </w:t>
      </w:r>
      <w:r w:rsidRPr="00AA0F6F">
        <w:rPr>
          <w:rFonts w:asciiTheme="majorHAnsi" w:hAnsiTheme="majorHAnsi" w:cstheme="majorHAnsi"/>
          <w:sz w:val="26"/>
          <w:szCs w:val="26"/>
        </w:rPr>
        <w:t>option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sparse:</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true</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khi</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tạo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index.</w:t>
      </w:r>
    </w:p>
    <w:p w14:paraId="2862B2A1" w14:textId="77777777" w:rsidR="00734B1F" w:rsidRPr="00AA0F6F" w:rsidRDefault="00734B1F" w:rsidP="00734B1F">
      <w:pPr>
        <w:pStyle w:val="BodyText"/>
        <w:spacing w:before="8"/>
        <w:ind w:left="0"/>
        <w:rPr>
          <w:rFonts w:asciiTheme="majorHAnsi" w:hAnsiTheme="majorHAnsi" w:cstheme="majorHAnsi"/>
          <w:sz w:val="26"/>
          <w:szCs w:val="26"/>
        </w:rPr>
      </w:pPr>
    </w:p>
    <w:p w14:paraId="6D6B87A1" w14:textId="77777777" w:rsidR="00734B1F" w:rsidRPr="00AA0F6F" w:rsidRDefault="00734B1F" w:rsidP="00734B1F">
      <w:pPr>
        <w:ind w:left="673"/>
        <w:rPr>
          <w:rFonts w:asciiTheme="majorHAnsi" w:hAnsiTheme="majorHAnsi" w:cstheme="majorHAnsi"/>
          <w:i/>
          <w:sz w:val="26"/>
          <w:szCs w:val="26"/>
        </w:rPr>
      </w:pPr>
      <w:r w:rsidRPr="00AA0F6F">
        <w:rPr>
          <w:rFonts w:asciiTheme="majorHAnsi" w:hAnsiTheme="majorHAnsi" w:cstheme="majorHAnsi"/>
          <w:i/>
          <w:w w:val="95"/>
          <w:sz w:val="26"/>
          <w:szCs w:val="26"/>
        </w:rPr>
        <w:t>$</w:t>
      </w:r>
      <w:r w:rsidRPr="00AA0F6F">
        <w:rPr>
          <w:rFonts w:asciiTheme="majorHAnsi" w:hAnsiTheme="majorHAnsi" w:cstheme="majorHAnsi"/>
          <w:i/>
          <w:spacing w:val="8"/>
          <w:w w:val="95"/>
          <w:sz w:val="26"/>
          <w:szCs w:val="26"/>
        </w:rPr>
        <w:t xml:space="preserve"> </w:t>
      </w:r>
      <w:r w:rsidRPr="00AA0F6F">
        <w:rPr>
          <w:rFonts w:asciiTheme="majorHAnsi" w:hAnsiTheme="majorHAnsi" w:cstheme="majorHAnsi"/>
          <w:i/>
          <w:w w:val="95"/>
          <w:sz w:val="26"/>
          <w:szCs w:val="26"/>
        </w:rPr>
        <w:t>db.student.createIndex</w:t>
      </w:r>
      <w:r w:rsidRPr="00AA0F6F">
        <w:rPr>
          <w:rFonts w:asciiTheme="majorHAnsi" w:hAnsiTheme="majorHAnsi" w:cstheme="majorHAnsi"/>
          <w:i/>
          <w:color w:val="999999"/>
          <w:w w:val="95"/>
          <w:sz w:val="26"/>
          <w:szCs w:val="26"/>
        </w:rPr>
        <w:t>(</w:t>
      </w:r>
      <w:r w:rsidRPr="00AA0F6F">
        <w:rPr>
          <w:rFonts w:asciiTheme="majorHAnsi" w:hAnsiTheme="majorHAnsi" w:cstheme="majorHAnsi"/>
          <w:i/>
          <w:color w:val="999999"/>
          <w:spacing w:val="8"/>
          <w:w w:val="95"/>
          <w:sz w:val="26"/>
          <w:szCs w:val="26"/>
        </w:rPr>
        <w:t xml:space="preserve"> </w:t>
      </w:r>
      <w:r w:rsidRPr="00AA0F6F">
        <w:rPr>
          <w:rFonts w:asciiTheme="majorHAnsi" w:hAnsiTheme="majorHAnsi" w:cstheme="majorHAnsi"/>
          <w:i/>
          <w:color w:val="999999"/>
          <w:w w:val="95"/>
          <w:sz w:val="26"/>
          <w:szCs w:val="26"/>
        </w:rPr>
        <w:t>{</w:t>
      </w:r>
      <w:r w:rsidRPr="00AA0F6F">
        <w:rPr>
          <w:rFonts w:asciiTheme="majorHAnsi" w:hAnsiTheme="majorHAnsi" w:cstheme="majorHAnsi"/>
          <w:i/>
          <w:w w:val="95"/>
          <w:sz w:val="26"/>
          <w:szCs w:val="26"/>
        </w:rPr>
        <w:t>score:</w:t>
      </w:r>
      <w:r w:rsidRPr="00AA0F6F">
        <w:rPr>
          <w:rFonts w:asciiTheme="majorHAnsi" w:hAnsiTheme="majorHAnsi" w:cstheme="majorHAnsi"/>
          <w:i/>
          <w:spacing w:val="9"/>
          <w:w w:val="95"/>
          <w:sz w:val="26"/>
          <w:szCs w:val="26"/>
        </w:rPr>
        <w:t xml:space="preserve"> </w:t>
      </w:r>
      <w:r w:rsidRPr="00AA0F6F">
        <w:rPr>
          <w:rFonts w:asciiTheme="majorHAnsi" w:hAnsiTheme="majorHAnsi" w:cstheme="majorHAnsi"/>
          <w:i/>
          <w:w w:val="95"/>
          <w:sz w:val="26"/>
          <w:szCs w:val="26"/>
        </w:rPr>
        <w:t>1</w:t>
      </w:r>
      <w:r w:rsidRPr="00AA0F6F">
        <w:rPr>
          <w:rFonts w:asciiTheme="majorHAnsi" w:hAnsiTheme="majorHAnsi" w:cstheme="majorHAnsi"/>
          <w:i/>
          <w:color w:val="999999"/>
          <w:w w:val="95"/>
          <w:sz w:val="26"/>
          <w:szCs w:val="26"/>
        </w:rPr>
        <w:t>}</w:t>
      </w:r>
      <w:r w:rsidRPr="00AA0F6F">
        <w:rPr>
          <w:rFonts w:asciiTheme="majorHAnsi" w:hAnsiTheme="majorHAnsi" w:cstheme="majorHAnsi"/>
          <w:i/>
          <w:w w:val="95"/>
          <w:sz w:val="26"/>
          <w:szCs w:val="26"/>
        </w:rPr>
        <w:t>,</w:t>
      </w:r>
      <w:r w:rsidRPr="00AA0F6F">
        <w:rPr>
          <w:rFonts w:asciiTheme="majorHAnsi" w:hAnsiTheme="majorHAnsi" w:cstheme="majorHAnsi"/>
          <w:i/>
          <w:spacing w:val="13"/>
          <w:w w:val="95"/>
          <w:sz w:val="26"/>
          <w:szCs w:val="26"/>
        </w:rPr>
        <w:t xml:space="preserve"> </w:t>
      </w:r>
      <w:r w:rsidRPr="00AA0F6F">
        <w:rPr>
          <w:rFonts w:asciiTheme="majorHAnsi" w:hAnsiTheme="majorHAnsi" w:cstheme="majorHAnsi"/>
          <w:i/>
          <w:color w:val="999999"/>
          <w:w w:val="95"/>
          <w:sz w:val="26"/>
          <w:szCs w:val="26"/>
        </w:rPr>
        <w:t>{</w:t>
      </w:r>
      <w:r w:rsidRPr="00AA0F6F">
        <w:rPr>
          <w:rFonts w:asciiTheme="majorHAnsi" w:hAnsiTheme="majorHAnsi" w:cstheme="majorHAnsi"/>
          <w:i/>
          <w:w w:val="95"/>
          <w:sz w:val="26"/>
          <w:szCs w:val="26"/>
        </w:rPr>
        <w:t>sparse:</w:t>
      </w:r>
      <w:r w:rsidRPr="00AA0F6F">
        <w:rPr>
          <w:rFonts w:asciiTheme="majorHAnsi" w:hAnsiTheme="majorHAnsi" w:cstheme="majorHAnsi"/>
          <w:i/>
          <w:spacing w:val="10"/>
          <w:w w:val="95"/>
          <w:sz w:val="26"/>
          <w:szCs w:val="26"/>
        </w:rPr>
        <w:t xml:space="preserve"> </w:t>
      </w:r>
      <w:r w:rsidRPr="00AA0F6F">
        <w:rPr>
          <w:rFonts w:asciiTheme="majorHAnsi" w:hAnsiTheme="majorHAnsi" w:cstheme="majorHAnsi"/>
          <w:i/>
          <w:w w:val="95"/>
          <w:sz w:val="26"/>
          <w:szCs w:val="26"/>
        </w:rPr>
        <w:t>true</w:t>
      </w:r>
      <w:r w:rsidRPr="00AA0F6F">
        <w:rPr>
          <w:rFonts w:asciiTheme="majorHAnsi" w:hAnsiTheme="majorHAnsi" w:cstheme="majorHAnsi"/>
          <w:i/>
          <w:color w:val="999999"/>
          <w:w w:val="95"/>
          <w:sz w:val="26"/>
          <w:szCs w:val="26"/>
        </w:rPr>
        <w:t>}</w:t>
      </w:r>
      <w:r w:rsidRPr="00AA0F6F">
        <w:rPr>
          <w:rFonts w:asciiTheme="majorHAnsi" w:hAnsiTheme="majorHAnsi" w:cstheme="majorHAnsi"/>
          <w:i/>
          <w:color w:val="999999"/>
          <w:spacing w:val="8"/>
          <w:w w:val="95"/>
          <w:sz w:val="26"/>
          <w:szCs w:val="26"/>
        </w:rPr>
        <w:t xml:space="preserve"> </w:t>
      </w:r>
      <w:r w:rsidRPr="00AA0F6F">
        <w:rPr>
          <w:rFonts w:asciiTheme="majorHAnsi" w:hAnsiTheme="majorHAnsi" w:cstheme="majorHAnsi"/>
          <w:i/>
          <w:color w:val="999999"/>
          <w:w w:val="95"/>
          <w:sz w:val="26"/>
          <w:szCs w:val="26"/>
        </w:rPr>
        <w:t>)</w:t>
      </w:r>
    </w:p>
    <w:p w14:paraId="513F0DB8" w14:textId="77777777" w:rsidR="00734B1F" w:rsidRPr="00AA0F6F" w:rsidRDefault="00734B1F" w:rsidP="00734B1F">
      <w:pPr>
        <w:pStyle w:val="BodyText"/>
        <w:ind w:left="0"/>
        <w:rPr>
          <w:rFonts w:asciiTheme="majorHAnsi" w:hAnsiTheme="majorHAnsi" w:cstheme="majorHAnsi"/>
          <w:i/>
          <w:sz w:val="26"/>
          <w:szCs w:val="26"/>
        </w:rPr>
      </w:pPr>
    </w:p>
    <w:p w14:paraId="7AFE2AC6" w14:textId="77777777" w:rsidR="00734B1F" w:rsidRPr="00AA0F6F" w:rsidRDefault="00734B1F" w:rsidP="00734B1F">
      <w:pPr>
        <w:pStyle w:val="BodyText"/>
        <w:rPr>
          <w:rFonts w:asciiTheme="majorHAnsi" w:hAnsiTheme="majorHAnsi" w:cstheme="majorHAnsi"/>
          <w:sz w:val="26"/>
          <w:szCs w:val="26"/>
        </w:rPr>
      </w:pPr>
      <w:r w:rsidRPr="00AA0F6F">
        <w:rPr>
          <w:rFonts w:asciiTheme="majorHAnsi" w:hAnsiTheme="majorHAnsi" w:cstheme="majorHAnsi"/>
          <w:sz w:val="26"/>
          <w:szCs w:val="26"/>
        </w:rPr>
        <w:t>Trong</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ví</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dụ</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trên,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những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document</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nào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field</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score</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mới</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được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đánh</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index</w:t>
      </w:r>
    </w:p>
    <w:p w14:paraId="03BBF375" w14:textId="77777777" w:rsidR="00734B1F" w:rsidRPr="00AA0F6F" w:rsidRDefault="00734B1F" w:rsidP="00734B1F">
      <w:pPr>
        <w:pStyle w:val="BodyText"/>
        <w:spacing w:before="4"/>
        <w:ind w:left="0"/>
        <w:rPr>
          <w:rFonts w:asciiTheme="majorHAnsi" w:hAnsiTheme="majorHAnsi" w:cstheme="majorHAnsi"/>
          <w:sz w:val="26"/>
          <w:szCs w:val="26"/>
        </w:rPr>
      </w:pPr>
    </w:p>
    <w:p w14:paraId="5C7776FD" w14:textId="77777777" w:rsidR="00734B1F" w:rsidRPr="00AA0F6F" w:rsidRDefault="00734B1F" w:rsidP="00944E42">
      <w:pPr>
        <w:numPr>
          <w:ilvl w:val="2"/>
          <w:numId w:val="3"/>
        </w:numPr>
        <w:spacing w:before="120" w:after="120" w:line="312" w:lineRule="auto"/>
        <w:outlineLvl w:val="2"/>
        <w:rPr>
          <w:rFonts w:asciiTheme="majorHAnsi" w:hAnsiTheme="majorHAnsi" w:cstheme="majorHAnsi"/>
          <w:b/>
          <w:bCs/>
          <w:sz w:val="26"/>
          <w:szCs w:val="26"/>
        </w:rPr>
      </w:pPr>
      <w:bookmarkStart w:id="148" w:name="_bookmark45"/>
      <w:bookmarkStart w:id="149" w:name="_Toc104936247"/>
      <w:bookmarkEnd w:id="148"/>
      <w:r w:rsidRPr="00AA0F6F">
        <w:rPr>
          <w:rFonts w:asciiTheme="majorHAnsi" w:hAnsiTheme="majorHAnsi" w:cstheme="majorHAnsi"/>
          <w:b/>
          <w:bCs/>
          <w:sz w:val="26"/>
          <w:szCs w:val="26"/>
        </w:rPr>
        <w:t>Mô</w:t>
      </w:r>
      <w:r w:rsidRPr="00AA0F6F">
        <w:rPr>
          <w:rFonts w:asciiTheme="majorHAnsi" w:hAnsiTheme="majorHAnsi" w:cstheme="majorHAnsi"/>
          <w:b/>
          <w:bCs/>
          <w:spacing w:val="-7"/>
          <w:sz w:val="26"/>
          <w:szCs w:val="26"/>
        </w:rPr>
        <w:t xml:space="preserve"> </w:t>
      </w:r>
      <w:r w:rsidRPr="00AA0F6F">
        <w:rPr>
          <w:rFonts w:asciiTheme="majorHAnsi" w:hAnsiTheme="majorHAnsi" w:cstheme="majorHAnsi"/>
          <w:b/>
          <w:bCs/>
          <w:sz w:val="26"/>
          <w:szCs w:val="26"/>
        </w:rPr>
        <w:t>hình</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truy</w:t>
      </w:r>
      <w:r w:rsidRPr="00AA0F6F">
        <w:rPr>
          <w:rFonts w:asciiTheme="majorHAnsi" w:hAnsiTheme="majorHAnsi" w:cstheme="majorHAnsi"/>
          <w:b/>
          <w:bCs/>
          <w:spacing w:val="-3"/>
          <w:sz w:val="26"/>
          <w:szCs w:val="26"/>
        </w:rPr>
        <w:t xml:space="preserve"> </w:t>
      </w:r>
      <w:r w:rsidRPr="00AA0F6F">
        <w:rPr>
          <w:rFonts w:asciiTheme="majorHAnsi" w:hAnsiTheme="majorHAnsi" w:cstheme="majorHAnsi"/>
          <w:b/>
          <w:bCs/>
          <w:sz w:val="26"/>
          <w:szCs w:val="26"/>
        </w:rPr>
        <w:t>vấn</w:t>
      </w:r>
      <w:bookmarkEnd w:id="149"/>
    </w:p>
    <w:p w14:paraId="6E1CBD8C" w14:textId="77777777" w:rsidR="00734B1F" w:rsidRPr="00AA0F6F" w:rsidRDefault="00734B1F" w:rsidP="00734B1F">
      <w:pPr>
        <w:pStyle w:val="BodyText"/>
        <w:spacing w:before="158"/>
        <w:rPr>
          <w:rFonts w:asciiTheme="majorHAnsi" w:hAnsiTheme="majorHAnsi" w:cstheme="majorHAnsi"/>
          <w:sz w:val="26"/>
          <w:szCs w:val="26"/>
        </w:rPr>
      </w:pPr>
      <w:r w:rsidRPr="00AA0F6F">
        <w:rPr>
          <w:rFonts w:asciiTheme="majorHAnsi" w:hAnsiTheme="majorHAnsi" w:cstheme="majorHAnsi"/>
          <w:sz w:val="26"/>
          <w:szCs w:val="26"/>
        </w:rPr>
        <w:t>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Lấy</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tất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cả</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Collection</w:t>
      </w:r>
    </w:p>
    <w:p w14:paraId="5FA08471" w14:textId="77777777" w:rsidR="00734B1F" w:rsidRPr="00AA0F6F" w:rsidRDefault="00734B1F" w:rsidP="00734B1F">
      <w:pPr>
        <w:pStyle w:val="BodyText"/>
        <w:spacing w:before="158" w:line="362" w:lineRule="auto"/>
        <w:ind w:right="372" w:firstLine="216"/>
        <w:rPr>
          <w:rFonts w:asciiTheme="majorHAnsi" w:hAnsiTheme="majorHAnsi" w:cstheme="majorHAnsi"/>
          <w:sz w:val="26"/>
          <w:szCs w:val="26"/>
        </w:rPr>
      </w:pPr>
      <w:r w:rsidRPr="00AA0F6F">
        <w:rPr>
          <w:rFonts w:asciiTheme="majorHAnsi" w:hAnsiTheme="majorHAnsi" w:cstheme="majorHAnsi"/>
          <w:sz w:val="26"/>
          <w:szCs w:val="26"/>
        </w:rPr>
        <w:t>Để</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lấy</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tất</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cả</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ở</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chúng</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sử</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phương</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thức</w:t>
      </w:r>
      <w:r w:rsidRPr="00AA0F6F">
        <w:rPr>
          <w:rFonts w:asciiTheme="majorHAnsi" w:hAnsiTheme="majorHAnsi" w:cstheme="majorHAnsi"/>
          <w:spacing w:val="12"/>
          <w:sz w:val="26"/>
          <w:szCs w:val="26"/>
        </w:rPr>
        <w:t xml:space="preserve"> </w:t>
      </w:r>
      <w:r w:rsidRPr="00AA0F6F">
        <w:rPr>
          <w:rFonts w:asciiTheme="majorHAnsi" w:hAnsiTheme="majorHAnsi" w:cstheme="majorHAnsi"/>
          <w:b/>
          <w:sz w:val="26"/>
          <w:szCs w:val="26"/>
        </w:rPr>
        <w:t>find()</w:t>
      </w:r>
      <w:r w:rsidRPr="00AA0F6F">
        <w:rPr>
          <w:rFonts w:asciiTheme="majorHAnsi" w:hAnsiTheme="majorHAnsi" w:cstheme="majorHAnsi"/>
          <w:b/>
          <w:spacing w:val="3"/>
          <w:sz w:val="26"/>
          <w:szCs w:val="26"/>
        </w:rPr>
        <w:t xml:space="preserve"> </w:t>
      </w:r>
      <w:r w:rsidRPr="00AA0F6F">
        <w:rPr>
          <w:rFonts w:asciiTheme="majorHAnsi" w:hAnsiTheme="majorHAnsi" w:cstheme="majorHAnsi"/>
          <w:sz w:val="26"/>
          <w:szCs w:val="26"/>
        </w:rPr>
        <w:t>với</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cú</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pháp:</w:t>
      </w:r>
    </w:p>
    <w:p w14:paraId="2C05C223" w14:textId="052F9A2C" w:rsidR="00734B1F" w:rsidRPr="00AA0F6F" w:rsidRDefault="00734B1F" w:rsidP="00734B1F">
      <w:pPr>
        <w:pStyle w:val="BodyText"/>
        <w:ind w:left="0"/>
        <w:rPr>
          <w:rFonts w:asciiTheme="majorHAnsi" w:hAnsiTheme="majorHAnsi" w:cstheme="majorHAnsi"/>
          <w:sz w:val="26"/>
          <w:szCs w:val="26"/>
        </w:rPr>
      </w:pPr>
      <w:r w:rsidRPr="00AA0F6F">
        <w:rPr>
          <w:rFonts w:asciiTheme="majorHAnsi" w:hAnsiTheme="majorHAnsi" w:cstheme="majorHAnsi"/>
          <w:noProof/>
          <w:sz w:val="26"/>
          <w:szCs w:val="26"/>
        </w:rPr>
        <mc:AlternateContent>
          <mc:Choice Requires="wps">
            <w:drawing>
              <wp:anchor distT="0" distB="0" distL="0" distR="0" simplePos="0" relativeHeight="251681280" behindDoc="1" locked="0" layoutInCell="1" allowOverlap="1" wp14:anchorId="6342097F" wp14:editId="5E8A92D3">
                <wp:simplePos x="0" y="0"/>
                <wp:positionH relativeFrom="page">
                  <wp:posOffset>891540</wp:posOffset>
                </wp:positionH>
                <wp:positionV relativeFrom="paragraph">
                  <wp:posOffset>154305</wp:posOffset>
                </wp:positionV>
                <wp:extent cx="5991860" cy="238125"/>
                <wp:effectExtent l="5715" t="8890" r="12700" b="10160"/>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38125"/>
                        </a:xfrm>
                        <a:prstGeom prst="rect">
                          <a:avLst/>
                        </a:prstGeom>
                        <a:solidFill>
                          <a:srgbClr val="333333"/>
                        </a:solidFill>
                        <a:ln w="9144">
                          <a:solidFill>
                            <a:srgbClr val="E0E0E0"/>
                          </a:solidFill>
                          <a:prstDash val="solid"/>
                          <a:miter lim="800000"/>
                          <a:headEnd/>
                          <a:tailEnd/>
                        </a:ln>
                      </wps:spPr>
                      <wps:txbx>
                        <w:txbxContent>
                          <w:p w14:paraId="23117DF8" w14:textId="77777777" w:rsidR="00734B1F" w:rsidRDefault="00734B1F" w:rsidP="00734B1F">
                            <w:pPr>
                              <w:spacing w:before="67" w:line="292" w:lineRule="exact"/>
                              <w:ind w:left="28"/>
                              <w:rPr>
                                <w:rFonts w:ascii="Consolas"/>
                                <w:sz w:val="25"/>
                              </w:rPr>
                            </w:pPr>
                            <w:r>
                              <w:rPr>
                                <w:rFonts w:ascii="Consolas"/>
                                <w:color w:val="C0C5CE"/>
                                <w:sz w:val="25"/>
                                <w:shd w:val="clear" w:color="auto" w:fill="2B2F3A"/>
                              </w:rPr>
                              <w:t>db.collectionName.find()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2097F" id="Text Box 61" o:spid="_x0000_s1027" type="#_x0000_t202" style="position:absolute;margin-left:70.2pt;margin-top:12.15pt;width:471.8pt;height:18.75pt;z-index:-25163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" fillcolor="#333" strokecolor="#e0e0e0" strokeweight=".72pt">
                <v:textbox inset="0,0,0,0">
                  <w:txbxContent>
                    <w:p w14:paraId="23117DF8" w14:textId="77777777" w:rsidR="00734B1F" w:rsidRDefault="00734B1F" w:rsidP="00734B1F">
                      <w:pPr>
                        <w:spacing w:before="67" w:line="292" w:lineRule="exact"/>
                        <w:ind w:left="28"/>
                        <w:rPr>
                          <w:rFonts w:ascii="Consolas"/>
                          <w:sz w:val="25"/>
                        </w:rPr>
                      </w:pPr>
                      <w:r>
                        <w:rPr>
                          <w:rFonts w:ascii="Consolas"/>
                          <w:color w:val="C0C5CE"/>
                          <w:sz w:val="25"/>
                          <w:shd w:val="clear" w:color="auto" w:fill="2B2F3A"/>
                        </w:rPr>
                        <w:t>db.collectionName.find()</w:t>
                      </w:r>
                    </w:p>
                  </w:txbxContent>
                </v:textbox>
                <w10:wrap type="topAndBottom" anchorx="page"/>
              </v:shape>
            </w:pict>
          </mc:Fallback>
        </mc:AlternateContent>
      </w:r>
    </w:p>
    <w:p w14:paraId="73F57F72" w14:textId="77777777" w:rsidR="00734B1F" w:rsidRPr="00AA0F6F" w:rsidRDefault="00734B1F" w:rsidP="00734B1F">
      <w:pPr>
        <w:pStyle w:val="BodyText"/>
        <w:spacing w:before="5"/>
        <w:ind w:left="0"/>
        <w:rPr>
          <w:rFonts w:asciiTheme="majorHAnsi" w:hAnsiTheme="majorHAnsi" w:cstheme="majorHAnsi"/>
          <w:sz w:val="26"/>
          <w:szCs w:val="26"/>
        </w:rPr>
      </w:pPr>
    </w:p>
    <w:p w14:paraId="2C27243D" w14:textId="77777777" w:rsidR="00734B1F" w:rsidRPr="00AA0F6F" w:rsidRDefault="00734B1F" w:rsidP="00734B1F">
      <w:pPr>
        <w:pStyle w:val="BodyText"/>
        <w:spacing w:before="87"/>
        <w:jc w:val="both"/>
        <w:rPr>
          <w:rFonts w:asciiTheme="majorHAnsi" w:hAnsiTheme="majorHAnsi" w:cstheme="majorHAnsi"/>
          <w:sz w:val="26"/>
          <w:szCs w:val="26"/>
        </w:rPr>
      </w:pPr>
      <w:r w:rsidRPr="00AA0F6F">
        <w:rPr>
          <w:rFonts w:asciiTheme="majorHAnsi" w:hAnsiTheme="majorHAnsi" w:cstheme="majorHAnsi"/>
          <w:sz w:val="26"/>
          <w:szCs w:val="26"/>
        </w:rPr>
        <w:t>Với</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collectionName</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là</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tên</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mà</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muốn</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vấn.</w:t>
      </w:r>
    </w:p>
    <w:p w14:paraId="74A5FA52" w14:textId="77777777" w:rsidR="00734B1F" w:rsidRPr="00AA0F6F" w:rsidRDefault="00734B1F" w:rsidP="002B33C9">
      <w:pPr>
        <w:pStyle w:val="ListParagraph"/>
        <w:widowControl w:val="0"/>
        <w:numPr>
          <w:ilvl w:val="0"/>
          <w:numId w:val="25"/>
        </w:numPr>
        <w:tabs>
          <w:tab w:val="left" w:pos="861"/>
        </w:tabs>
        <w:autoSpaceDE w:val="0"/>
        <w:autoSpaceDN w:val="0"/>
        <w:spacing w:before="158" w:after="0" w:line="362" w:lineRule="auto"/>
        <w:ind w:right="464"/>
        <w:contextualSpacing w:val="0"/>
        <w:rPr>
          <w:rFonts w:asciiTheme="majorHAnsi" w:hAnsiTheme="majorHAnsi" w:cstheme="majorHAnsi"/>
          <w:sz w:val="26"/>
          <w:szCs w:val="26"/>
        </w:rPr>
      </w:pPr>
      <w:r w:rsidRPr="00AA0F6F">
        <w:rPr>
          <w:rFonts w:asciiTheme="majorHAnsi" w:hAnsiTheme="majorHAnsi" w:cstheme="majorHAnsi"/>
          <w:sz w:val="26"/>
          <w:szCs w:val="26"/>
        </w:rPr>
        <w:t>Tuy</w:t>
      </w:r>
      <w:r w:rsidRPr="00AA0F6F">
        <w:rPr>
          <w:rFonts w:asciiTheme="majorHAnsi" w:hAnsiTheme="majorHAnsi" w:cstheme="majorHAnsi"/>
          <w:spacing w:val="18"/>
          <w:sz w:val="26"/>
          <w:szCs w:val="26"/>
        </w:rPr>
        <w:t xml:space="preserve"> </w:t>
      </w:r>
      <w:r w:rsidRPr="00AA0F6F">
        <w:rPr>
          <w:rFonts w:asciiTheme="majorHAnsi" w:hAnsiTheme="majorHAnsi" w:cstheme="majorHAnsi"/>
          <w:sz w:val="26"/>
          <w:szCs w:val="26"/>
        </w:rPr>
        <w:t>nhiên,</w:t>
      </w:r>
      <w:r w:rsidRPr="00AA0F6F">
        <w:rPr>
          <w:rFonts w:asciiTheme="majorHAnsi" w:hAnsiTheme="majorHAnsi" w:cstheme="majorHAnsi"/>
          <w:spacing w:val="20"/>
          <w:sz w:val="26"/>
          <w:szCs w:val="26"/>
        </w:rPr>
        <w:t xml:space="preserve"> </w:t>
      </w:r>
      <w:r w:rsidRPr="00AA0F6F">
        <w:rPr>
          <w:rFonts w:asciiTheme="majorHAnsi" w:hAnsiTheme="majorHAnsi" w:cstheme="majorHAnsi"/>
          <w:sz w:val="26"/>
          <w:szCs w:val="26"/>
        </w:rPr>
        <w:t>khi</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sử</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19"/>
          <w:sz w:val="26"/>
          <w:szCs w:val="26"/>
        </w:rPr>
        <w:t xml:space="preserve"> </w:t>
      </w:r>
      <w:r w:rsidRPr="00AA0F6F">
        <w:rPr>
          <w:rFonts w:asciiTheme="majorHAnsi" w:hAnsiTheme="majorHAnsi" w:cstheme="majorHAnsi"/>
          <w:sz w:val="26"/>
          <w:szCs w:val="26"/>
        </w:rPr>
        <w:t>mỗi</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phương</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thức</w:t>
      </w:r>
      <w:r w:rsidRPr="00AA0F6F">
        <w:rPr>
          <w:rFonts w:asciiTheme="majorHAnsi" w:hAnsiTheme="majorHAnsi" w:cstheme="majorHAnsi"/>
          <w:spacing w:val="19"/>
          <w:sz w:val="26"/>
          <w:szCs w:val="26"/>
        </w:rPr>
        <w:t xml:space="preserve"> </w:t>
      </w:r>
      <w:r w:rsidRPr="00AA0F6F">
        <w:rPr>
          <w:rFonts w:asciiTheme="majorHAnsi" w:hAnsiTheme="majorHAnsi" w:cstheme="majorHAnsi"/>
          <w:sz w:val="26"/>
          <w:szCs w:val="26"/>
        </w:rPr>
        <w:t>find</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dữ</w:t>
      </w:r>
      <w:r w:rsidRPr="00AA0F6F">
        <w:rPr>
          <w:rFonts w:asciiTheme="majorHAnsi" w:hAnsiTheme="majorHAnsi" w:cstheme="majorHAnsi"/>
          <w:spacing w:val="20"/>
          <w:sz w:val="26"/>
          <w:szCs w:val="26"/>
        </w:rPr>
        <w:t xml:space="preserve"> </w:t>
      </w:r>
      <w:r w:rsidRPr="00AA0F6F">
        <w:rPr>
          <w:rFonts w:asciiTheme="majorHAnsi" w:hAnsiTheme="majorHAnsi" w:cstheme="majorHAnsi"/>
          <w:sz w:val="26"/>
          <w:szCs w:val="26"/>
        </w:rPr>
        <w:t>liệu</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trả</w:t>
      </w:r>
      <w:r w:rsidRPr="00AA0F6F">
        <w:rPr>
          <w:rFonts w:asciiTheme="majorHAnsi" w:hAnsiTheme="majorHAnsi" w:cstheme="majorHAnsi"/>
          <w:spacing w:val="23"/>
          <w:sz w:val="26"/>
          <w:szCs w:val="26"/>
        </w:rPr>
        <w:t xml:space="preserve"> </w:t>
      </w:r>
      <w:r w:rsidRPr="00AA0F6F">
        <w:rPr>
          <w:rFonts w:asciiTheme="majorHAnsi" w:hAnsiTheme="majorHAnsi" w:cstheme="majorHAnsi"/>
          <w:sz w:val="26"/>
          <w:szCs w:val="26"/>
        </w:rPr>
        <w:t>về</w:t>
      </w:r>
      <w:r w:rsidRPr="00AA0F6F">
        <w:rPr>
          <w:rFonts w:asciiTheme="majorHAnsi" w:hAnsiTheme="majorHAnsi" w:cstheme="majorHAnsi"/>
          <w:spacing w:val="19"/>
          <w:sz w:val="26"/>
          <w:szCs w:val="26"/>
        </w:rPr>
        <w:t xml:space="preserve"> </w:t>
      </w:r>
      <w:r w:rsidRPr="00AA0F6F">
        <w:rPr>
          <w:rFonts w:asciiTheme="majorHAnsi" w:hAnsiTheme="majorHAnsi" w:cstheme="majorHAnsi"/>
          <w:sz w:val="26"/>
          <w:szCs w:val="26"/>
        </w:rPr>
        <w:t>sẽ</w:t>
      </w:r>
      <w:r w:rsidRPr="00AA0F6F">
        <w:rPr>
          <w:rFonts w:asciiTheme="majorHAnsi" w:hAnsiTheme="majorHAnsi" w:cstheme="majorHAnsi"/>
          <w:spacing w:val="18"/>
          <w:sz w:val="26"/>
          <w:szCs w:val="26"/>
        </w:rPr>
        <w:t xml:space="preserve"> </w:t>
      </w:r>
      <w:r w:rsidRPr="00AA0F6F">
        <w:rPr>
          <w:rFonts w:asciiTheme="majorHAnsi" w:hAnsiTheme="majorHAnsi" w:cstheme="majorHAnsi"/>
          <w:sz w:val="26"/>
          <w:szCs w:val="26"/>
        </w:rPr>
        <w:t>dưới</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dạng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object</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nhưng</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không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theo</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một cấu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trúc</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nào cả.</w:t>
      </w:r>
    </w:p>
    <w:p w14:paraId="1E81048B" w14:textId="77777777" w:rsidR="00734B1F" w:rsidRPr="00AA0F6F" w:rsidRDefault="00734B1F" w:rsidP="00734B1F">
      <w:pPr>
        <w:pStyle w:val="BodyText"/>
        <w:spacing w:before="6"/>
        <w:ind w:left="0"/>
        <w:rPr>
          <w:rFonts w:asciiTheme="majorHAnsi" w:hAnsiTheme="majorHAnsi" w:cstheme="majorHAnsi"/>
          <w:sz w:val="26"/>
          <w:szCs w:val="26"/>
        </w:rPr>
      </w:pPr>
    </w:p>
    <w:p w14:paraId="5697F993" w14:textId="77777777" w:rsidR="00734B1F" w:rsidRPr="00AA0F6F" w:rsidRDefault="00734B1F" w:rsidP="00734B1F">
      <w:pPr>
        <w:pStyle w:val="BodyText"/>
        <w:jc w:val="both"/>
        <w:rPr>
          <w:rFonts w:asciiTheme="majorHAnsi" w:hAnsiTheme="majorHAnsi" w:cstheme="majorHAnsi"/>
          <w:sz w:val="26"/>
          <w:szCs w:val="26"/>
        </w:rPr>
      </w:pPr>
      <w:r w:rsidRPr="00AA0F6F">
        <w:rPr>
          <w:rFonts w:asciiTheme="majorHAnsi" w:hAnsiTheme="majorHAnsi" w:cstheme="majorHAnsi"/>
          <w:sz w:val="26"/>
          <w:szCs w:val="26"/>
        </w:rPr>
        <w:t>b,</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điều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kiện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MongoDB</w:t>
      </w:r>
    </w:p>
    <w:p w14:paraId="1F4E5545" w14:textId="77777777" w:rsidR="00734B1F" w:rsidRPr="00AA0F6F" w:rsidRDefault="00734B1F" w:rsidP="00734B1F">
      <w:pPr>
        <w:pStyle w:val="BodyText"/>
        <w:spacing w:before="163" w:line="360" w:lineRule="auto"/>
        <w:ind w:right="453" w:firstLine="216"/>
        <w:jc w:val="both"/>
        <w:rPr>
          <w:rFonts w:asciiTheme="majorHAnsi" w:hAnsiTheme="majorHAnsi" w:cstheme="majorHAnsi"/>
          <w:sz w:val="26"/>
          <w:szCs w:val="26"/>
        </w:rPr>
      </w:pPr>
      <w:r w:rsidRPr="00AA0F6F">
        <w:rPr>
          <w:rFonts w:asciiTheme="majorHAnsi" w:hAnsiTheme="majorHAnsi" w:cstheme="majorHAnsi"/>
          <w:sz w:val="26"/>
          <w:szCs w:val="26"/>
        </w:rPr>
        <w:t>Để truy vấn có điều kiện trong MongoDB thì bạn cũng sử dụng cú pháp tương tự</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như</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phần</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1,</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nhưng</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lúc</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này</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chúng</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sẽ</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chèn</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điều</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kiện</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hàm</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find()</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với</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cú</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pháp</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sau:</w:t>
      </w:r>
    </w:p>
    <w:p w14:paraId="34B0A8FA" w14:textId="57CEE912" w:rsidR="00734B1F" w:rsidRPr="00AA0F6F" w:rsidRDefault="00734B1F" w:rsidP="00734B1F">
      <w:pPr>
        <w:pStyle w:val="BodyText"/>
        <w:ind w:left="96"/>
        <w:rPr>
          <w:rFonts w:asciiTheme="majorHAnsi" w:hAnsiTheme="majorHAnsi" w:cstheme="majorHAnsi"/>
          <w:sz w:val="26"/>
          <w:szCs w:val="26"/>
        </w:rPr>
      </w:pPr>
      <w:r w:rsidRPr="00AA0F6F">
        <w:rPr>
          <w:rFonts w:asciiTheme="majorHAnsi" w:hAnsiTheme="majorHAnsi" w:cstheme="majorHAnsi"/>
          <w:noProof/>
          <w:sz w:val="26"/>
          <w:szCs w:val="26"/>
        </w:rPr>
        <mc:AlternateContent>
          <mc:Choice Requires="wps">
            <w:drawing>
              <wp:inline distT="0" distB="0" distL="0" distR="0" wp14:anchorId="77732806" wp14:editId="253E083E">
                <wp:extent cx="5991860" cy="238125"/>
                <wp:effectExtent l="10160" t="9525" r="8255" b="9525"/>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38125"/>
                        </a:xfrm>
                        <a:prstGeom prst="rect">
                          <a:avLst/>
                        </a:prstGeom>
                        <a:solidFill>
                          <a:srgbClr val="333333"/>
                        </a:solidFill>
                        <a:ln w="9144">
                          <a:solidFill>
                            <a:srgbClr val="E0E0E0"/>
                          </a:solidFill>
                          <a:prstDash val="solid"/>
                          <a:miter lim="800000"/>
                          <a:headEnd/>
                          <a:tailEnd/>
                        </a:ln>
                      </wps:spPr>
                      <wps:txbx>
                        <w:txbxContent>
                          <w:p w14:paraId="18C178D3" w14:textId="77777777" w:rsidR="00734B1F" w:rsidRDefault="00734B1F" w:rsidP="00734B1F">
                            <w:pPr>
                              <w:spacing w:before="67" w:line="292" w:lineRule="exact"/>
                              <w:ind w:left="28"/>
                              <w:rPr>
                                <w:rFonts w:ascii="Consolas"/>
                                <w:sz w:val="25"/>
                              </w:rPr>
                            </w:pPr>
                            <w:r>
                              <w:rPr>
                                <w:rFonts w:ascii="Consolas"/>
                                <w:color w:val="C0C5CE"/>
                                <w:sz w:val="25"/>
                                <w:shd w:val="clear" w:color="auto" w:fill="2B2F3A"/>
                              </w:rPr>
                              <w:t>db.collection.find(condition)</w:t>
                            </w:r>
                          </w:p>
                        </w:txbxContent>
                      </wps:txbx>
                      <wps:bodyPr rot="0" vert="horz" wrap="square" lIns="0" tIns="0" rIns="0" bIns="0" anchor="t" anchorCtr="0" upright="1">
                        <a:noAutofit/>
                      </wps:bodyPr>
                    </wps:wsp>
                  </a:graphicData>
                </a:graphic>
              </wp:inline>
            </w:drawing>
          </mc:Choice>
          <mc:Fallback>
            <w:pict>
              <v:shape w14:anchorId="77732806" id="Text Box 60" o:spid="_x0000_s1028" type="#_x0000_t202" style="width:471.8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" fillcolor="#333" strokecolor="#e0e0e0" strokeweight=".72pt">
                <v:textbox inset="0,0,0,0">
                  <w:txbxContent>
                    <w:p w14:paraId="18C178D3" w14:textId="77777777" w:rsidR="00734B1F" w:rsidRDefault="00734B1F" w:rsidP="00734B1F">
                      <w:pPr>
                        <w:spacing w:before="67" w:line="292" w:lineRule="exact"/>
                        <w:ind w:left="28"/>
                        <w:rPr>
                          <w:rFonts w:ascii="Consolas"/>
                          <w:sz w:val="25"/>
                        </w:rPr>
                      </w:pPr>
                      <w:r>
                        <w:rPr>
                          <w:rFonts w:ascii="Consolas"/>
                          <w:color w:val="C0C5CE"/>
                          <w:sz w:val="25"/>
                          <w:shd w:val="clear" w:color="auto" w:fill="2B2F3A"/>
                        </w:rPr>
                        <w:t>db.collection.find(condition)</w:t>
                      </w:r>
                    </w:p>
                  </w:txbxContent>
                </v:textbox>
                <w10:anchorlock/>
              </v:shape>
            </w:pict>
          </mc:Fallback>
        </mc:AlternateContent>
      </w:r>
    </w:p>
    <w:p w14:paraId="784F482C" w14:textId="77777777" w:rsidR="00734B1F" w:rsidRPr="00AA0F6F" w:rsidRDefault="00734B1F" w:rsidP="00734B1F">
      <w:pPr>
        <w:pStyle w:val="BodyText"/>
        <w:spacing w:before="3"/>
        <w:ind w:left="0"/>
        <w:rPr>
          <w:rFonts w:asciiTheme="majorHAnsi" w:hAnsiTheme="majorHAnsi" w:cstheme="majorHAnsi"/>
          <w:sz w:val="26"/>
          <w:szCs w:val="26"/>
        </w:rPr>
      </w:pPr>
    </w:p>
    <w:p w14:paraId="1490B985" w14:textId="77777777" w:rsidR="00734B1F" w:rsidRPr="00AA0F6F" w:rsidRDefault="00734B1F" w:rsidP="004A6787">
      <w:pPr>
        <w:rPr>
          <w:rFonts w:asciiTheme="majorHAnsi" w:hAnsiTheme="majorHAnsi" w:cstheme="majorHAnsi"/>
          <w:sz w:val="26"/>
          <w:szCs w:val="26"/>
        </w:rPr>
      </w:pPr>
      <w:r w:rsidRPr="00AA0F6F">
        <w:rPr>
          <w:rFonts w:asciiTheme="majorHAnsi" w:hAnsiTheme="majorHAnsi" w:cstheme="majorHAnsi"/>
          <w:sz w:val="26"/>
          <w:szCs w:val="26"/>
        </w:rPr>
        <w:t>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đó:</w:t>
      </w:r>
    </w:p>
    <w:p w14:paraId="0F29EEC6" w14:textId="77777777" w:rsidR="00734B1F" w:rsidRPr="00AA0F6F" w:rsidRDefault="00734B1F" w:rsidP="002B33C9">
      <w:pPr>
        <w:pStyle w:val="ListParagraph"/>
        <w:widowControl w:val="0"/>
        <w:numPr>
          <w:ilvl w:val="0"/>
          <w:numId w:val="24"/>
        </w:numPr>
        <w:tabs>
          <w:tab w:val="left" w:pos="587"/>
        </w:tabs>
        <w:autoSpaceDE w:val="0"/>
        <w:autoSpaceDN w:val="0"/>
        <w:spacing w:before="159" w:after="0" w:line="240" w:lineRule="auto"/>
        <w:contextualSpacing w:val="0"/>
        <w:rPr>
          <w:rFonts w:asciiTheme="majorHAnsi" w:hAnsiTheme="majorHAnsi" w:cstheme="majorHAnsi"/>
          <w:sz w:val="26"/>
          <w:szCs w:val="26"/>
        </w:rPr>
      </w:pPr>
      <w:r w:rsidRPr="00AA0F6F">
        <w:rPr>
          <w:rFonts w:asciiTheme="majorHAnsi" w:hAnsiTheme="majorHAnsi" w:cstheme="majorHAnsi"/>
          <w:sz w:val="26"/>
          <w:szCs w:val="26"/>
        </w:rPr>
        <w:t>collectionName</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là</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tên</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của</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collection</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mà</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muốn</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vấn.</w:t>
      </w:r>
    </w:p>
    <w:p w14:paraId="56B9D208" w14:textId="77777777" w:rsidR="00734B1F" w:rsidRPr="00AA0F6F" w:rsidRDefault="00734B1F" w:rsidP="002B33C9">
      <w:pPr>
        <w:pStyle w:val="ListParagraph"/>
        <w:widowControl w:val="0"/>
        <w:numPr>
          <w:ilvl w:val="0"/>
          <w:numId w:val="24"/>
        </w:numPr>
        <w:tabs>
          <w:tab w:val="left" w:pos="587"/>
        </w:tabs>
        <w:autoSpaceDE w:val="0"/>
        <w:autoSpaceDN w:val="0"/>
        <w:spacing w:before="158" w:after="0" w:line="240" w:lineRule="auto"/>
        <w:contextualSpacing w:val="0"/>
        <w:rPr>
          <w:rFonts w:asciiTheme="majorHAnsi" w:hAnsiTheme="majorHAnsi" w:cstheme="majorHAnsi"/>
          <w:sz w:val="26"/>
          <w:szCs w:val="26"/>
        </w:rPr>
      </w:pPr>
      <w:r w:rsidRPr="00AA0F6F">
        <w:rPr>
          <w:rFonts w:asciiTheme="majorHAnsi" w:hAnsiTheme="majorHAnsi" w:cstheme="majorHAnsi"/>
          <w:sz w:val="26"/>
          <w:szCs w:val="26"/>
        </w:rPr>
        <w:t>condition</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object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chứa</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mệnh</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đề</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điều</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kiện. Theo</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cú</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pháp</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sau</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đây:</w:t>
      </w:r>
    </w:p>
    <w:p w14:paraId="31BB6E46" w14:textId="77777777" w:rsidR="00734B1F" w:rsidRPr="00AA0F6F" w:rsidRDefault="00734B1F" w:rsidP="00734B1F">
      <w:pPr>
        <w:pStyle w:val="BodyText"/>
        <w:ind w:left="0"/>
        <w:rPr>
          <w:rFonts w:asciiTheme="majorHAnsi" w:hAnsiTheme="majorHAnsi" w:cstheme="majorHAnsi"/>
          <w:sz w:val="26"/>
          <w:szCs w:val="26"/>
        </w:rPr>
      </w:pPr>
    </w:p>
    <w:p w14:paraId="7E824672" w14:textId="77777777" w:rsidR="00734B1F" w:rsidRPr="00AA0F6F" w:rsidRDefault="00734B1F" w:rsidP="00734B1F">
      <w:pPr>
        <w:pStyle w:val="BodyText"/>
        <w:spacing w:before="1"/>
        <w:ind w:left="0"/>
        <w:rPr>
          <w:rFonts w:asciiTheme="majorHAnsi" w:hAnsiTheme="majorHAnsi" w:cstheme="majorHAnsi"/>
          <w:sz w:val="26"/>
          <w:szCs w:val="26"/>
        </w:rPr>
      </w:pPr>
    </w:p>
    <w:tbl>
      <w:tblPr>
        <w:tblW w:w="0" w:type="auto"/>
        <w:tblInd w:w="145" w:type="dxa"/>
        <w:tblBorders>
          <w:top w:val="single" w:sz="6" w:space="0" w:color="E6E6E6"/>
          <w:left w:val="single" w:sz="6" w:space="0" w:color="E6E6E6"/>
          <w:bottom w:val="single" w:sz="6" w:space="0" w:color="E6E6E6"/>
          <w:right w:val="single" w:sz="6" w:space="0" w:color="E6E6E6"/>
          <w:insideH w:val="single" w:sz="6" w:space="0" w:color="E6E6E6"/>
          <w:insideV w:val="single" w:sz="6" w:space="0" w:color="E6E6E6"/>
        </w:tblBorders>
        <w:tblLayout w:type="fixed"/>
        <w:tblCellMar>
          <w:left w:w="0" w:type="dxa"/>
          <w:right w:w="0" w:type="dxa"/>
        </w:tblCellMar>
        <w:tblLook w:val="01E0" w:firstRow="1" w:lastRow="1" w:firstColumn="1" w:lastColumn="1" w:noHBand="0" w:noVBand="0"/>
      </w:tblPr>
      <w:tblGrid>
        <w:gridCol w:w="2276"/>
        <w:gridCol w:w="2502"/>
        <w:gridCol w:w="3203"/>
        <w:gridCol w:w="1710"/>
      </w:tblGrid>
      <w:tr w:rsidR="00734B1F" w:rsidRPr="00AA0F6F" w14:paraId="793E853D" w14:textId="77777777" w:rsidTr="0090554A">
        <w:trPr>
          <w:trHeight w:val="1204"/>
        </w:trPr>
        <w:tc>
          <w:tcPr>
            <w:tcW w:w="2276" w:type="dxa"/>
          </w:tcPr>
          <w:p w14:paraId="66D58D81" w14:textId="77777777" w:rsidR="00734B1F" w:rsidRPr="00AA0F6F" w:rsidRDefault="00734B1F" w:rsidP="0090554A">
            <w:pPr>
              <w:pStyle w:val="TableParagraph"/>
              <w:spacing w:before="9"/>
              <w:ind w:left="0"/>
              <w:rPr>
                <w:rFonts w:asciiTheme="majorHAnsi" w:hAnsiTheme="majorHAnsi" w:cstheme="majorHAnsi"/>
                <w:sz w:val="26"/>
                <w:szCs w:val="26"/>
              </w:rPr>
            </w:pPr>
          </w:p>
          <w:p w14:paraId="29A28513"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Phép</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Toán</w:t>
            </w:r>
          </w:p>
        </w:tc>
        <w:tc>
          <w:tcPr>
            <w:tcW w:w="2502" w:type="dxa"/>
          </w:tcPr>
          <w:p w14:paraId="5AD8035E" w14:textId="77777777" w:rsidR="00734B1F" w:rsidRPr="00AA0F6F" w:rsidRDefault="00734B1F" w:rsidP="0090554A">
            <w:pPr>
              <w:pStyle w:val="TableParagraph"/>
              <w:spacing w:before="9"/>
              <w:ind w:left="0"/>
              <w:rPr>
                <w:rFonts w:asciiTheme="majorHAnsi" w:hAnsiTheme="majorHAnsi" w:cstheme="majorHAnsi"/>
                <w:sz w:val="26"/>
                <w:szCs w:val="26"/>
              </w:rPr>
            </w:pPr>
          </w:p>
          <w:p w14:paraId="2C060258"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Cú</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Pháp</w:t>
            </w:r>
          </w:p>
        </w:tc>
        <w:tc>
          <w:tcPr>
            <w:tcW w:w="3203" w:type="dxa"/>
          </w:tcPr>
          <w:p w14:paraId="7D94B199" w14:textId="77777777" w:rsidR="00734B1F" w:rsidRPr="00AA0F6F" w:rsidRDefault="00734B1F" w:rsidP="0090554A">
            <w:pPr>
              <w:pStyle w:val="TableParagraph"/>
              <w:spacing w:before="9"/>
              <w:ind w:left="0"/>
              <w:rPr>
                <w:rFonts w:asciiTheme="majorHAnsi" w:hAnsiTheme="majorHAnsi" w:cstheme="majorHAnsi"/>
                <w:sz w:val="26"/>
                <w:szCs w:val="26"/>
              </w:rPr>
            </w:pPr>
          </w:p>
          <w:p w14:paraId="4C6E2D4C"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Ví</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dụ</w:t>
            </w:r>
          </w:p>
        </w:tc>
        <w:tc>
          <w:tcPr>
            <w:tcW w:w="1710" w:type="dxa"/>
          </w:tcPr>
          <w:p w14:paraId="39CC9A0C" w14:textId="77777777" w:rsidR="00734B1F" w:rsidRPr="00AA0F6F" w:rsidRDefault="00734B1F" w:rsidP="0090554A">
            <w:pPr>
              <w:pStyle w:val="TableParagraph"/>
              <w:spacing w:before="113"/>
              <w:ind w:left="241" w:right="261"/>
              <w:rPr>
                <w:rFonts w:asciiTheme="majorHAnsi" w:hAnsiTheme="majorHAnsi" w:cstheme="majorHAnsi"/>
                <w:sz w:val="26"/>
                <w:szCs w:val="26"/>
              </w:rPr>
            </w:pPr>
            <w:r w:rsidRPr="00AA0F6F">
              <w:rPr>
                <w:rFonts w:asciiTheme="majorHAnsi" w:hAnsiTheme="majorHAnsi" w:cstheme="majorHAnsi"/>
                <w:sz w:val="26"/>
                <w:szCs w:val="26"/>
              </w:rPr>
              <w:t>Câu lệnh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tương ứng</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SQL</w:t>
            </w:r>
          </w:p>
        </w:tc>
      </w:tr>
      <w:tr w:rsidR="00734B1F" w:rsidRPr="00AA0F6F" w14:paraId="1F3FC889" w14:textId="77777777" w:rsidTr="0090554A">
        <w:trPr>
          <w:trHeight w:val="1852"/>
        </w:trPr>
        <w:tc>
          <w:tcPr>
            <w:tcW w:w="2276" w:type="dxa"/>
          </w:tcPr>
          <w:p w14:paraId="6E8A6EEB" w14:textId="77777777" w:rsidR="00734B1F" w:rsidRPr="00AA0F6F" w:rsidRDefault="00734B1F" w:rsidP="0090554A">
            <w:pPr>
              <w:pStyle w:val="TableParagraph"/>
              <w:ind w:left="0"/>
              <w:rPr>
                <w:rFonts w:asciiTheme="majorHAnsi" w:hAnsiTheme="majorHAnsi" w:cstheme="majorHAnsi"/>
                <w:sz w:val="26"/>
                <w:szCs w:val="26"/>
              </w:rPr>
            </w:pPr>
          </w:p>
          <w:p w14:paraId="4FCE0DA7" w14:textId="77777777" w:rsidR="00734B1F" w:rsidRPr="00AA0F6F" w:rsidRDefault="00734B1F" w:rsidP="0090554A">
            <w:pPr>
              <w:pStyle w:val="TableParagraph"/>
              <w:spacing w:before="2"/>
              <w:ind w:left="0"/>
              <w:rPr>
                <w:rFonts w:asciiTheme="majorHAnsi" w:hAnsiTheme="majorHAnsi" w:cstheme="majorHAnsi"/>
                <w:sz w:val="26"/>
                <w:szCs w:val="26"/>
              </w:rPr>
            </w:pPr>
          </w:p>
          <w:p w14:paraId="2EEEA93E"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Bằng</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(Equality)</w:t>
            </w:r>
          </w:p>
        </w:tc>
        <w:tc>
          <w:tcPr>
            <w:tcW w:w="2502" w:type="dxa"/>
          </w:tcPr>
          <w:p w14:paraId="14DF86BE" w14:textId="77777777" w:rsidR="00734B1F" w:rsidRPr="00AA0F6F" w:rsidRDefault="00734B1F" w:rsidP="0090554A">
            <w:pPr>
              <w:pStyle w:val="TableParagraph"/>
              <w:ind w:left="0"/>
              <w:rPr>
                <w:rFonts w:asciiTheme="majorHAnsi" w:hAnsiTheme="majorHAnsi" w:cstheme="majorHAnsi"/>
                <w:sz w:val="26"/>
                <w:szCs w:val="26"/>
              </w:rPr>
            </w:pPr>
          </w:p>
          <w:p w14:paraId="5E40EAFB" w14:textId="77777777" w:rsidR="00734B1F" w:rsidRPr="00AA0F6F" w:rsidRDefault="00734B1F" w:rsidP="0090554A">
            <w:pPr>
              <w:pStyle w:val="TableParagraph"/>
              <w:spacing w:before="2"/>
              <w:ind w:left="0"/>
              <w:rPr>
                <w:rFonts w:asciiTheme="majorHAnsi" w:hAnsiTheme="majorHAnsi" w:cstheme="majorHAnsi"/>
                <w:sz w:val="26"/>
                <w:szCs w:val="26"/>
              </w:rPr>
            </w:pPr>
          </w:p>
          <w:p w14:paraId="7B8395B8"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{key:</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value}</w:t>
            </w:r>
          </w:p>
        </w:tc>
        <w:tc>
          <w:tcPr>
            <w:tcW w:w="3203" w:type="dxa"/>
          </w:tcPr>
          <w:p w14:paraId="02139B53" w14:textId="77777777" w:rsidR="00734B1F" w:rsidRPr="00AA0F6F" w:rsidRDefault="00734B1F" w:rsidP="0090554A">
            <w:pPr>
              <w:pStyle w:val="TableParagraph"/>
              <w:spacing w:before="2"/>
              <w:ind w:left="0"/>
              <w:rPr>
                <w:rFonts w:asciiTheme="majorHAnsi" w:hAnsiTheme="majorHAnsi" w:cstheme="majorHAnsi"/>
                <w:sz w:val="26"/>
                <w:szCs w:val="26"/>
              </w:rPr>
            </w:pPr>
          </w:p>
          <w:p w14:paraId="453A6CC9" w14:textId="77777777" w:rsidR="00734B1F" w:rsidRPr="00AA0F6F" w:rsidRDefault="00734B1F" w:rsidP="0090554A">
            <w:pPr>
              <w:pStyle w:val="TableParagraph"/>
              <w:ind w:right="150"/>
              <w:rPr>
                <w:rFonts w:asciiTheme="majorHAnsi" w:hAnsiTheme="majorHAnsi" w:cstheme="majorHAnsi"/>
                <w:sz w:val="26"/>
                <w:szCs w:val="26"/>
              </w:rPr>
            </w:pPr>
            <w:r w:rsidRPr="00AA0F6F">
              <w:rPr>
                <w:rFonts w:asciiTheme="majorHAnsi" w:hAnsiTheme="majorHAnsi" w:cstheme="majorHAnsi"/>
                <w:w w:val="95"/>
                <w:sz w:val="26"/>
                <w:szCs w:val="26"/>
              </w:rPr>
              <w:t>db.admin.find({name:</w:t>
            </w:r>
            <w:r w:rsidRPr="00AA0F6F">
              <w:rPr>
                <w:rFonts w:asciiTheme="majorHAnsi" w:hAnsiTheme="majorHAnsi" w:cstheme="majorHAnsi"/>
                <w:spacing w:val="1"/>
                <w:w w:val="95"/>
                <w:sz w:val="26"/>
                <w:szCs w:val="26"/>
              </w:rPr>
              <w:t xml:space="preserve"> </w:t>
            </w:r>
            <w:r w:rsidRPr="00AA0F6F">
              <w:rPr>
                <w:rFonts w:asciiTheme="majorHAnsi" w:hAnsiTheme="majorHAnsi" w:cstheme="majorHAnsi"/>
                <w:sz w:val="26"/>
                <w:szCs w:val="26"/>
              </w:rPr>
              <w:t>"Vu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Thanh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Tai"</w:t>
            </w:r>
          </w:p>
          <w:p w14:paraId="6D6C263F"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}).pretty()</w:t>
            </w:r>
          </w:p>
        </w:tc>
        <w:tc>
          <w:tcPr>
            <w:tcW w:w="1710" w:type="dxa"/>
          </w:tcPr>
          <w:p w14:paraId="69043DD0" w14:textId="77777777" w:rsidR="00734B1F" w:rsidRPr="00AA0F6F" w:rsidRDefault="00734B1F" w:rsidP="0090554A">
            <w:pPr>
              <w:pStyle w:val="TableParagraph"/>
              <w:spacing w:before="117" w:line="322" w:lineRule="exact"/>
              <w:ind w:left="241"/>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WHERE</w:t>
            </w:r>
          </w:p>
          <w:p w14:paraId="62C44960" w14:textId="77777777" w:rsidR="00734B1F" w:rsidRPr="00AA0F6F" w:rsidRDefault="00734B1F" w:rsidP="0090554A">
            <w:pPr>
              <w:pStyle w:val="TableParagraph"/>
              <w:ind w:left="241" w:right="616"/>
              <w:rPr>
                <w:rFonts w:asciiTheme="majorHAnsi" w:hAnsiTheme="majorHAnsi" w:cstheme="majorHAnsi"/>
                <w:sz w:val="26"/>
                <w:szCs w:val="26"/>
              </w:rPr>
            </w:pPr>
            <w:r w:rsidRPr="00AA0F6F">
              <w:rPr>
                <w:rFonts w:asciiTheme="majorHAnsi" w:hAnsiTheme="majorHAnsi" w:cstheme="majorHAnsi"/>
                <w:sz w:val="26"/>
                <w:szCs w:val="26"/>
              </w:rPr>
              <w:t>name</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"Vu</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Thanh</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Tai"</w:t>
            </w:r>
          </w:p>
        </w:tc>
      </w:tr>
      <w:tr w:rsidR="00734B1F" w:rsidRPr="00AA0F6F" w14:paraId="7798D731" w14:textId="77777777" w:rsidTr="0090554A">
        <w:trPr>
          <w:trHeight w:val="1204"/>
        </w:trPr>
        <w:tc>
          <w:tcPr>
            <w:tcW w:w="2276" w:type="dxa"/>
          </w:tcPr>
          <w:p w14:paraId="6CFCEF62" w14:textId="77777777" w:rsidR="00734B1F" w:rsidRPr="00AA0F6F" w:rsidRDefault="00734B1F" w:rsidP="0090554A">
            <w:pPr>
              <w:pStyle w:val="TableParagraph"/>
              <w:spacing w:before="11"/>
              <w:ind w:left="0"/>
              <w:rPr>
                <w:rFonts w:asciiTheme="majorHAnsi" w:hAnsiTheme="majorHAnsi" w:cstheme="majorHAnsi"/>
                <w:sz w:val="26"/>
                <w:szCs w:val="26"/>
              </w:rPr>
            </w:pPr>
          </w:p>
          <w:p w14:paraId="3E78649C" w14:textId="77777777" w:rsidR="00734B1F" w:rsidRPr="00AA0F6F" w:rsidRDefault="00734B1F" w:rsidP="0090554A">
            <w:pPr>
              <w:pStyle w:val="TableParagraph"/>
              <w:ind w:right="361"/>
              <w:rPr>
                <w:rFonts w:asciiTheme="majorHAnsi" w:hAnsiTheme="majorHAnsi" w:cstheme="majorHAnsi"/>
                <w:sz w:val="26"/>
                <w:szCs w:val="26"/>
              </w:rPr>
            </w:pPr>
            <w:r w:rsidRPr="00AA0F6F">
              <w:rPr>
                <w:rFonts w:asciiTheme="majorHAnsi" w:hAnsiTheme="majorHAnsi" w:cstheme="majorHAnsi"/>
                <w:sz w:val="26"/>
                <w:szCs w:val="26"/>
              </w:rPr>
              <w:t>Nhỏ</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hơn</w:t>
            </w:r>
            <w:r w:rsidRPr="00AA0F6F">
              <w:rPr>
                <w:rFonts w:asciiTheme="majorHAnsi" w:hAnsiTheme="majorHAnsi" w:cstheme="majorHAnsi"/>
                <w:spacing w:val="-13"/>
                <w:sz w:val="26"/>
                <w:szCs w:val="26"/>
              </w:rPr>
              <w:t xml:space="preserve"> </w:t>
            </w:r>
            <w:r w:rsidRPr="00AA0F6F">
              <w:rPr>
                <w:rFonts w:asciiTheme="majorHAnsi" w:hAnsiTheme="majorHAnsi" w:cstheme="majorHAnsi"/>
                <w:sz w:val="26"/>
                <w:szCs w:val="26"/>
              </w:rPr>
              <w:t>(Less</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Than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w:t>
            </w:r>
          </w:p>
        </w:tc>
        <w:tc>
          <w:tcPr>
            <w:tcW w:w="2502" w:type="dxa"/>
          </w:tcPr>
          <w:p w14:paraId="2BB87EA1" w14:textId="77777777" w:rsidR="00734B1F" w:rsidRPr="00AA0F6F" w:rsidRDefault="00734B1F" w:rsidP="0090554A">
            <w:pPr>
              <w:pStyle w:val="TableParagraph"/>
              <w:spacing w:before="11"/>
              <w:ind w:left="0"/>
              <w:rPr>
                <w:rFonts w:asciiTheme="majorHAnsi" w:hAnsiTheme="majorHAnsi" w:cstheme="majorHAnsi"/>
                <w:sz w:val="26"/>
                <w:szCs w:val="26"/>
              </w:rPr>
            </w:pPr>
          </w:p>
          <w:p w14:paraId="5FDEA4AD" w14:textId="77777777" w:rsidR="00734B1F" w:rsidRPr="00AA0F6F" w:rsidRDefault="00734B1F" w:rsidP="0090554A">
            <w:pPr>
              <w:pStyle w:val="TableParagraph"/>
              <w:ind w:right="1030"/>
              <w:rPr>
                <w:rFonts w:asciiTheme="majorHAnsi" w:hAnsiTheme="majorHAnsi" w:cstheme="majorHAnsi"/>
                <w:sz w:val="26"/>
                <w:szCs w:val="26"/>
              </w:rPr>
            </w:pPr>
            <w:r w:rsidRPr="00AA0F6F">
              <w:rPr>
                <w:rFonts w:asciiTheme="majorHAnsi" w:hAnsiTheme="majorHAnsi" w:cstheme="majorHAnsi"/>
                <w:sz w:val="26"/>
                <w:szCs w:val="26"/>
              </w:rPr>
              <w:t>{key: {$lt:</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value}}</w:t>
            </w:r>
          </w:p>
        </w:tc>
        <w:tc>
          <w:tcPr>
            <w:tcW w:w="3203" w:type="dxa"/>
          </w:tcPr>
          <w:p w14:paraId="7B6077E8" w14:textId="77777777" w:rsidR="00734B1F" w:rsidRPr="00AA0F6F" w:rsidRDefault="00734B1F" w:rsidP="0090554A">
            <w:pPr>
              <w:pStyle w:val="TableParagraph"/>
              <w:spacing w:before="11"/>
              <w:ind w:left="0"/>
              <w:rPr>
                <w:rFonts w:asciiTheme="majorHAnsi" w:hAnsiTheme="majorHAnsi" w:cstheme="majorHAnsi"/>
                <w:sz w:val="26"/>
                <w:szCs w:val="26"/>
              </w:rPr>
            </w:pPr>
          </w:p>
          <w:p w14:paraId="3EE4F12C"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db.admin.find({age:</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w:t>
            </w:r>
          </w:p>
          <w:p w14:paraId="7005026B"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$lt:</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18}).pretty()</w:t>
            </w:r>
          </w:p>
        </w:tc>
        <w:tc>
          <w:tcPr>
            <w:tcW w:w="1710" w:type="dxa"/>
          </w:tcPr>
          <w:p w14:paraId="0B3AB01F" w14:textId="77777777" w:rsidR="00734B1F" w:rsidRPr="00AA0F6F" w:rsidRDefault="00734B1F" w:rsidP="0090554A">
            <w:pPr>
              <w:pStyle w:val="TableParagraph"/>
              <w:spacing w:before="112"/>
              <w:ind w:left="241" w:right="443"/>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WHERE</w:t>
            </w:r>
          </w:p>
          <w:p w14:paraId="65834271" w14:textId="77777777" w:rsidR="00734B1F" w:rsidRPr="00AA0F6F" w:rsidRDefault="00734B1F" w:rsidP="0090554A">
            <w:pPr>
              <w:pStyle w:val="TableParagraph"/>
              <w:spacing w:line="322" w:lineRule="exact"/>
              <w:ind w:left="241"/>
              <w:rPr>
                <w:rFonts w:asciiTheme="majorHAnsi" w:hAnsiTheme="majorHAnsi" w:cstheme="majorHAnsi"/>
                <w:sz w:val="26"/>
                <w:szCs w:val="26"/>
              </w:rPr>
            </w:pPr>
            <w:r w:rsidRPr="00AA0F6F">
              <w:rPr>
                <w:rFonts w:asciiTheme="majorHAnsi" w:hAnsiTheme="majorHAnsi" w:cstheme="majorHAnsi"/>
                <w:sz w:val="26"/>
                <w:szCs w:val="26"/>
              </w:rPr>
              <w:t>age</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&lt;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18</w:t>
            </w:r>
          </w:p>
        </w:tc>
      </w:tr>
      <w:tr w:rsidR="00734B1F" w:rsidRPr="00AA0F6F" w14:paraId="56F5FFC3" w14:textId="77777777" w:rsidTr="0090554A">
        <w:trPr>
          <w:trHeight w:val="1209"/>
        </w:trPr>
        <w:tc>
          <w:tcPr>
            <w:tcW w:w="2276" w:type="dxa"/>
          </w:tcPr>
          <w:p w14:paraId="3D847374" w14:textId="77777777" w:rsidR="00734B1F" w:rsidRPr="00AA0F6F" w:rsidRDefault="00734B1F" w:rsidP="0090554A">
            <w:pPr>
              <w:pStyle w:val="TableParagraph"/>
              <w:spacing w:before="112" w:line="242" w:lineRule="auto"/>
              <w:ind w:right="514"/>
              <w:rPr>
                <w:rFonts w:asciiTheme="majorHAnsi" w:hAnsiTheme="majorHAnsi" w:cstheme="majorHAnsi"/>
                <w:sz w:val="26"/>
                <w:szCs w:val="26"/>
              </w:rPr>
            </w:pPr>
            <w:r w:rsidRPr="00AA0F6F">
              <w:rPr>
                <w:rFonts w:asciiTheme="majorHAnsi" w:hAnsiTheme="majorHAnsi" w:cstheme="majorHAnsi"/>
                <w:sz w:val="26"/>
                <w:szCs w:val="26"/>
              </w:rPr>
              <w:t>Nhỏ</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hơn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bằng (Less</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Than</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Equals)</w:t>
            </w:r>
          </w:p>
        </w:tc>
        <w:tc>
          <w:tcPr>
            <w:tcW w:w="2502" w:type="dxa"/>
          </w:tcPr>
          <w:p w14:paraId="1D4DFE56" w14:textId="77777777" w:rsidR="00734B1F" w:rsidRPr="00AA0F6F" w:rsidRDefault="00734B1F" w:rsidP="0090554A">
            <w:pPr>
              <w:pStyle w:val="TableParagraph"/>
              <w:spacing w:before="11"/>
              <w:ind w:left="0"/>
              <w:rPr>
                <w:rFonts w:asciiTheme="majorHAnsi" w:hAnsiTheme="majorHAnsi" w:cstheme="majorHAnsi"/>
                <w:sz w:val="26"/>
                <w:szCs w:val="26"/>
              </w:rPr>
            </w:pPr>
          </w:p>
          <w:p w14:paraId="5422F0DF" w14:textId="77777777" w:rsidR="00734B1F" w:rsidRPr="00AA0F6F" w:rsidRDefault="00734B1F" w:rsidP="0090554A">
            <w:pPr>
              <w:pStyle w:val="TableParagraph"/>
              <w:ind w:right="906"/>
              <w:rPr>
                <w:rFonts w:asciiTheme="majorHAnsi" w:hAnsiTheme="majorHAnsi" w:cstheme="majorHAnsi"/>
                <w:sz w:val="26"/>
                <w:szCs w:val="26"/>
              </w:rPr>
            </w:pPr>
            <w:r w:rsidRPr="00AA0F6F">
              <w:rPr>
                <w:rFonts w:asciiTheme="majorHAnsi" w:hAnsiTheme="majorHAnsi" w:cstheme="majorHAnsi"/>
                <w:sz w:val="26"/>
                <w:szCs w:val="26"/>
              </w:rPr>
              <w:t>{key: {$lte:</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value}}</w:t>
            </w:r>
          </w:p>
        </w:tc>
        <w:tc>
          <w:tcPr>
            <w:tcW w:w="3203" w:type="dxa"/>
          </w:tcPr>
          <w:p w14:paraId="5B7F8DBA" w14:textId="77777777" w:rsidR="00734B1F" w:rsidRPr="00AA0F6F" w:rsidRDefault="00734B1F" w:rsidP="0090554A">
            <w:pPr>
              <w:pStyle w:val="TableParagraph"/>
              <w:spacing w:before="11"/>
              <w:ind w:left="0"/>
              <w:rPr>
                <w:rFonts w:asciiTheme="majorHAnsi" w:hAnsiTheme="majorHAnsi" w:cstheme="majorHAnsi"/>
                <w:sz w:val="26"/>
                <w:szCs w:val="26"/>
              </w:rPr>
            </w:pPr>
          </w:p>
          <w:p w14:paraId="476CF5EE" w14:textId="77777777" w:rsidR="00734B1F" w:rsidRPr="00AA0F6F" w:rsidRDefault="00734B1F" w:rsidP="0090554A">
            <w:pPr>
              <w:pStyle w:val="TableParagraph"/>
              <w:spacing w:line="322" w:lineRule="exact"/>
              <w:rPr>
                <w:rFonts w:asciiTheme="majorHAnsi" w:hAnsiTheme="majorHAnsi" w:cstheme="majorHAnsi"/>
                <w:sz w:val="26"/>
                <w:szCs w:val="26"/>
              </w:rPr>
            </w:pPr>
            <w:r w:rsidRPr="00AA0F6F">
              <w:rPr>
                <w:rFonts w:asciiTheme="majorHAnsi" w:hAnsiTheme="majorHAnsi" w:cstheme="majorHAnsi"/>
                <w:sz w:val="26"/>
                <w:szCs w:val="26"/>
              </w:rPr>
              <w:t>db.admin.find({age:</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w:t>
            </w:r>
          </w:p>
          <w:p w14:paraId="3A2391BD"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$lte:</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18}).pretty()</w:t>
            </w:r>
          </w:p>
        </w:tc>
        <w:tc>
          <w:tcPr>
            <w:tcW w:w="1710" w:type="dxa"/>
          </w:tcPr>
          <w:p w14:paraId="019AD72E" w14:textId="77777777" w:rsidR="00734B1F" w:rsidRPr="00AA0F6F" w:rsidRDefault="00734B1F" w:rsidP="0090554A">
            <w:pPr>
              <w:pStyle w:val="TableParagraph"/>
              <w:spacing w:before="112"/>
              <w:ind w:left="241" w:right="443"/>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WHERE</w:t>
            </w:r>
          </w:p>
          <w:p w14:paraId="2C3DB92F" w14:textId="77777777" w:rsidR="00734B1F" w:rsidRPr="00AA0F6F" w:rsidRDefault="00734B1F" w:rsidP="0090554A">
            <w:pPr>
              <w:pStyle w:val="TableParagraph"/>
              <w:spacing w:before="5"/>
              <w:ind w:left="241"/>
              <w:rPr>
                <w:rFonts w:asciiTheme="majorHAnsi" w:hAnsiTheme="majorHAnsi" w:cstheme="majorHAnsi"/>
                <w:sz w:val="26"/>
                <w:szCs w:val="26"/>
              </w:rPr>
            </w:pPr>
            <w:r w:rsidRPr="00AA0F6F">
              <w:rPr>
                <w:rFonts w:asciiTheme="majorHAnsi" w:hAnsiTheme="majorHAnsi" w:cstheme="majorHAnsi"/>
                <w:sz w:val="26"/>
                <w:szCs w:val="26"/>
              </w:rPr>
              <w:t>age</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&lt;=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18</w:t>
            </w:r>
          </w:p>
        </w:tc>
      </w:tr>
      <w:tr w:rsidR="00734B1F" w:rsidRPr="00AA0F6F" w14:paraId="269C004A" w14:textId="77777777" w:rsidTr="0090554A">
        <w:trPr>
          <w:trHeight w:val="1204"/>
        </w:trPr>
        <w:tc>
          <w:tcPr>
            <w:tcW w:w="2276" w:type="dxa"/>
          </w:tcPr>
          <w:p w14:paraId="3661D051" w14:textId="77777777" w:rsidR="00734B1F" w:rsidRPr="00AA0F6F" w:rsidRDefault="00734B1F" w:rsidP="0090554A">
            <w:pPr>
              <w:pStyle w:val="TableParagraph"/>
              <w:spacing w:before="6"/>
              <w:ind w:left="0"/>
              <w:rPr>
                <w:rFonts w:asciiTheme="majorHAnsi" w:hAnsiTheme="majorHAnsi" w:cstheme="majorHAnsi"/>
                <w:sz w:val="26"/>
                <w:szCs w:val="26"/>
              </w:rPr>
            </w:pPr>
          </w:p>
          <w:p w14:paraId="618187F1" w14:textId="77777777" w:rsidR="00734B1F" w:rsidRPr="00AA0F6F" w:rsidRDefault="00734B1F" w:rsidP="0090554A">
            <w:pPr>
              <w:pStyle w:val="TableParagraph"/>
              <w:ind w:right="345"/>
              <w:rPr>
                <w:rFonts w:asciiTheme="majorHAnsi" w:hAnsiTheme="majorHAnsi" w:cstheme="majorHAnsi"/>
                <w:sz w:val="26"/>
                <w:szCs w:val="26"/>
              </w:rPr>
            </w:pPr>
            <w:r w:rsidRPr="00AA0F6F">
              <w:rPr>
                <w:rFonts w:asciiTheme="majorHAnsi" w:hAnsiTheme="majorHAnsi" w:cstheme="majorHAnsi"/>
                <w:sz w:val="26"/>
                <w:szCs w:val="26"/>
              </w:rPr>
              <w:t>Lơn hơn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(Greater</w:t>
            </w:r>
            <w:r w:rsidRPr="00AA0F6F">
              <w:rPr>
                <w:rFonts w:asciiTheme="majorHAnsi" w:hAnsiTheme="majorHAnsi" w:cstheme="majorHAnsi"/>
                <w:spacing w:val="-18"/>
                <w:sz w:val="26"/>
                <w:szCs w:val="26"/>
              </w:rPr>
              <w:t xml:space="preserve"> </w:t>
            </w:r>
            <w:r w:rsidRPr="00AA0F6F">
              <w:rPr>
                <w:rFonts w:asciiTheme="majorHAnsi" w:hAnsiTheme="majorHAnsi" w:cstheme="majorHAnsi"/>
                <w:sz w:val="26"/>
                <w:szCs w:val="26"/>
              </w:rPr>
              <w:t>Than)</w:t>
            </w:r>
          </w:p>
        </w:tc>
        <w:tc>
          <w:tcPr>
            <w:tcW w:w="2502" w:type="dxa"/>
          </w:tcPr>
          <w:p w14:paraId="4149248F" w14:textId="77777777" w:rsidR="00734B1F" w:rsidRPr="00AA0F6F" w:rsidRDefault="00734B1F" w:rsidP="0090554A">
            <w:pPr>
              <w:pStyle w:val="TableParagraph"/>
              <w:spacing w:before="6"/>
              <w:ind w:left="0"/>
              <w:rPr>
                <w:rFonts w:asciiTheme="majorHAnsi" w:hAnsiTheme="majorHAnsi" w:cstheme="majorHAnsi"/>
                <w:sz w:val="26"/>
                <w:szCs w:val="26"/>
              </w:rPr>
            </w:pPr>
          </w:p>
          <w:p w14:paraId="2E0C4D07" w14:textId="77777777" w:rsidR="00734B1F" w:rsidRPr="00AA0F6F" w:rsidRDefault="00734B1F" w:rsidP="0090554A">
            <w:pPr>
              <w:pStyle w:val="TableParagraph"/>
              <w:ind w:right="968"/>
              <w:rPr>
                <w:rFonts w:asciiTheme="majorHAnsi" w:hAnsiTheme="majorHAnsi" w:cstheme="majorHAnsi"/>
                <w:sz w:val="26"/>
                <w:szCs w:val="26"/>
              </w:rPr>
            </w:pPr>
            <w:r w:rsidRPr="00AA0F6F">
              <w:rPr>
                <w:rFonts w:asciiTheme="majorHAnsi" w:hAnsiTheme="majorHAnsi" w:cstheme="majorHAnsi"/>
                <w:sz w:val="26"/>
                <w:szCs w:val="26"/>
              </w:rPr>
              <w:t>{key: {$gt:</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value}}</w:t>
            </w:r>
          </w:p>
        </w:tc>
        <w:tc>
          <w:tcPr>
            <w:tcW w:w="3203" w:type="dxa"/>
          </w:tcPr>
          <w:p w14:paraId="28F3DF89" w14:textId="77777777" w:rsidR="00734B1F" w:rsidRPr="00AA0F6F" w:rsidRDefault="00734B1F" w:rsidP="0090554A">
            <w:pPr>
              <w:pStyle w:val="TableParagraph"/>
              <w:spacing w:before="6"/>
              <w:ind w:left="0"/>
              <w:rPr>
                <w:rFonts w:asciiTheme="majorHAnsi" w:hAnsiTheme="majorHAnsi" w:cstheme="majorHAnsi"/>
                <w:sz w:val="26"/>
                <w:szCs w:val="26"/>
              </w:rPr>
            </w:pPr>
          </w:p>
          <w:p w14:paraId="2ED34404" w14:textId="77777777" w:rsidR="00734B1F" w:rsidRPr="00AA0F6F" w:rsidRDefault="00734B1F" w:rsidP="0090554A">
            <w:pPr>
              <w:pStyle w:val="TableParagraph"/>
              <w:spacing w:line="322" w:lineRule="exact"/>
              <w:rPr>
                <w:rFonts w:asciiTheme="majorHAnsi" w:hAnsiTheme="majorHAnsi" w:cstheme="majorHAnsi"/>
                <w:sz w:val="26"/>
                <w:szCs w:val="26"/>
              </w:rPr>
            </w:pPr>
            <w:r w:rsidRPr="00AA0F6F">
              <w:rPr>
                <w:rFonts w:asciiTheme="majorHAnsi" w:hAnsiTheme="majorHAnsi" w:cstheme="majorHAnsi"/>
                <w:sz w:val="26"/>
                <w:szCs w:val="26"/>
              </w:rPr>
              <w:t>db.admin.find({age:</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w:t>
            </w:r>
          </w:p>
          <w:p w14:paraId="79E51E99"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$gt:</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12}).pretty()</w:t>
            </w:r>
          </w:p>
        </w:tc>
        <w:tc>
          <w:tcPr>
            <w:tcW w:w="1710" w:type="dxa"/>
          </w:tcPr>
          <w:p w14:paraId="65D3C8EB" w14:textId="77777777" w:rsidR="00734B1F" w:rsidRPr="00AA0F6F" w:rsidRDefault="00734B1F" w:rsidP="0090554A">
            <w:pPr>
              <w:pStyle w:val="TableParagraph"/>
              <w:spacing w:before="112"/>
              <w:ind w:left="241" w:right="443"/>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WHERE</w:t>
            </w:r>
          </w:p>
          <w:p w14:paraId="08CFCA99" w14:textId="77777777" w:rsidR="00734B1F" w:rsidRPr="00AA0F6F" w:rsidRDefault="00734B1F" w:rsidP="0090554A">
            <w:pPr>
              <w:pStyle w:val="TableParagraph"/>
              <w:spacing w:line="321" w:lineRule="exact"/>
              <w:ind w:left="241"/>
              <w:rPr>
                <w:rFonts w:asciiTheme="majorHAnsi" w:hAnsiTheme="majorHAnsi" w:cstheme="majorHAnsi"/>
                <w:sz w:val="26"/>
                <w:szCs w:val="26"/>
              </w:rPr>
            </w:pPr>
            <w:r w:rsidRPr="00AA0F6F">
              <w:rPr>
                <w:rFonts w:asciiTheme="majorHAnsi" w:hAnsiTheme="majorHAnsi" w:cstheme="majorHAnsi"/>
                <w:sz w:val="26"/>
                <w:szCs w:val="26"/>
              </w:rPr>
              <w:t>age</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&gt;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12</w:t>
            </w:r>
          </w:p>
        </w:tc>
      </w:tr>
      <w:tr w:rsidR="00734B1F" w:rsidRPr="00AA0F6F" w14:paraId="07A37052" w14:textId="77777777" w:rsidTr="0090554A">
        <w:trPr>
          <w:trHeight w:val="1204"/>
        </w:trPr>
        <w:tc>
          <w:tcPr>
            <w:tcW w:w="2276" w:type="dxa"/>
          </w:tcPr>
          <w:p w14:paraId="49C3CCE8" w14:textId="77777777" w:rsidR="00734B1F" w:rsidRPr="00AA0F6F" w:rsidRDefault="00734B1F" w:rsidP="0090554A">
            <w:pPr>
              <w:pStyle w:val="TableParagraph"/>
              <w:spacing w:before="113"/>
              <w:ind w:right="457"/>
              <w:rPr>
                <w:rFonts w:asciiTheme="majorHAnsi" w:hAnsiTheme="majorHAnsi" w:cstheme="majorHAnsi"/>
                <w:sz w:val="26"/>
                <w:szCs w:val="26"/>
              </w:rPr>
            </w:pPr>
            <w:r w:rsidRPr="00AA0F6F">
              <w:rPr>
                <w:rFonts w:asciiTheme="majorHAnsi" w:hAnsiTheme="majorHAnsi" w:cstheme="majorHAnsi"/>
                <w:sz w:val="26"/>
                <w:szCs w:val="26"/>
              </w:rPr>
              <w:t>Lớn</w:t>
            </w:r>
            <w:r w:rsidRPr="00AA0F6F">
              <w:rPr>
                <w:rFonts w:asciiTheme="majorHAnsi" w:hAnsiTheme="majorHAnsi" w:cstheme="majorHAnsi"/>
                <w:spacing w:val="70"/>
                <w:sz w:val="26"/>
                <w:szCs w:val="26"/>
              </w:rPr>
              <w:t xml:space="preserve"> </w:t>
            </w:r>
            <w:r w:rsidRPr="00AA0F6F">
              <w:rPr>
                <w:rFonts w:asciiTheme="majorHAnsi" w:hAnsiTheme="majorHAnsi" w:cstheme="majorHAnsi"/>
                <w:sz w:val="26"/>
                <w:szCs w:val="26"/>
              </w:rPr>
              <w:t>hơn</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 xml:space="preserve">bằng </w:t>
            </w:r>
            <w:r w:rsidRPr="00AA0F6F">
              <w:rPr>
                <w:rFonts w:asciiTheme="majorHAnsi" w:hAnsiTheme="majorHAnsi" w:cstheme="majorHAnsi"/>
                <w:sz w:val="26"/>
                <w:szCs w:val="26"/>
              </w:rPr>
              <w:t>(Greater</w:t>
            </w:r>
            <w:r w:rsidRPr="00AA0F6F">
              <w:rPr>
                <w:rFonts w:asciiTheme="majorHAnsi" w:hAnsiTheme="majorHAnsi" w:cstheme="majorHAnsi"/>
                <w:spacing w:val="-68"/>
                <w:sz w:val="26"/>
                <w:szCs w:val="26"/>
              </w:rPr>
              <w:t xml:space="preserve"> </w:t>
            </w:r>
            <w:r w:rsidRPr="00AA0F6F">
              <w:rPr>
                <w:rFonts w:asciiTheme="majorHAnsi" w:hAnsiTheme="majorHAnsi" w:cstheme="majorHAnsi"/>
                <w:sz w:val="26"/>
                <w:szCs w:val="26"/>
              </w:rPr>
              <w:t>Than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Equals)</w:t>
            </w:r>
          </w:p>
        </w:tc>
        <w:tc>
          <w:tcPr>
            <w:tcW w:w="2502" w:type="dxa"/>
          </w:tcPr>
          <w:p w14:paraId="7798B8B2" w14:textId="77777777" w:rsidR="00734B1F" w:rsidRPr="00AA0F6F" w:rsidRDefault="00734B1F" w:rsidP="0090554A">
            <w:pPr>
              <w:pStyle w:val="TableParagraph"/>
              <w:ind w:left="0"/>
              <w:rPr>
                <w:rFonts w:asciiTheme="majorHAnsi" w:hAnsiTheme="majorHAnsi" w:cstheme="majorHAnsi"/>
                <w:sz w:val="26"/>
                <w:szCs w:val="26"/>
              </w:rPr>
            </w:pPr>
          </w:p>
          <w:p w14:paraId="38F26B64" w14:textId="77777777" w:rsidR="00734B1F" w:rsidRPr="00AA0F6F" w:rsidRDefault="00734B1F" w:rsidP="0090554A">
            <w:pPr>
              <w:pStyle w:val="TableParagraph"/>
              <w:ind w:right="844"/>
              <w:rPr>
                <w:rFonts w:asciiTheme="majorHAnsi" w:hAnsiTheme="majorHAnsi" w:cstheme="majorHAnsi"/>
                <w:sz w:val="26"/>
                <w:szCs w:val="26"/>
              </w:rPr>
            </w:pPr>
            <w:r w:rsidRPr="00AA0F6F">
              <w:rPr>
                <w:rFonts w:asciiTheme="majorHAnsi" w:hAnsiTheme="majorHAnsi" w:cstheme="majorHAnsi"/>
                <w:sz w:val="26"/>
                <w:szCs w:val="26"/>
              </w:rPr>
              <w:t>{key: {$gte:</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value}}</w:t>
            </w:r>
          </w:p>
        </w:tc>
        <w:tc>
          <w:tcPr>
            <w:tcW w:w="3203" w:type="dxa"/>
          </w:tcPr>
          <w:p w14:paraId="470EB65E" w14:textId="77777777" w:rsidR="00734B1F" w:rsidRPr="00AA0F6F" w:rsidRDefault="00734B1F" w:rsidP="0090554A">
            <w:pPr>
              <w:pStyle w:val="TableParagraph"/>
              <w:ind w:left="0"/>
              <w:rPr>
                <w:rFonts w:asciiTheme="majorHAnsi" w:hAnsiTheme="majorHAnsi" w:cstheme="majorHAnsi"/>
                <w:sz w:val="26"/>
                <w:szCs w:val="26"/>
              </w:rPr>
            </w:pPr>
          </w:p>
          <w:p w14:paraId="1A77023A" w14:textId="77777777" w:rsidR="00734B1F" w:rsidRPr="00AA0F6F" w:rsidRDefault="00734B1F" w:rsidP="0090554A">
            <w:pPr>
              <w:pStyle w:val="TableParagraph"/>
              <w:spacing w:line="322" w:lineRule="exact"/>
              <w:rPr>
                <w:rFonts w:asciiTheme="majorHAnsi" w:hAnsiTheme="majorHAnsi" w:cstheme="majorHAnsi"/>
                <w:sz w:val="26"/>
                <w:szCs w:val="26"/>
              </w:rPr>
            </w:pPr>
            <w:r w:rsidRPr="00AA0F6F">
              <w:rPr>
                <w:rFonts w:asciiTheme="majorHAnsi" w:hAnsiTheme="majorHAnsi" w:cstheme="majorHAnsi"/>
                <w:sz w:val="26"/>
                <w:szCs w:val="26"/>
              </w:rPr>
              <w:t>db.admin.find({age:</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w:t>
            </w:r>
          </w:p>
          <w:p w14:paraId="629D28E2"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$gte:</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12}).pretty()</w:t>
            </w:r>
          </w:p>
        </w:tc>
        <w:tc>
          <w:tcPr>
            <w:tcW w:w="1710" w:type="dxa"/>
          </w:tcPr>
          <w:p w14:paraId="423660AF" w14:textId="77777777" w:rsidR="00734B1F" w:rsidRPr="00AA0F6F" w:rsidRDefault="00734B1F" w:rsidP="0090554A">
            <w:pPr>
              <w:pStyle w:val="TableParagraph"/>
              <w:spacing w:before="113"/>
              <w:ind w:left="241" w:right="443"/>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WHERE</w:t>
            </w:r>
          </w:p>
          <w:p w14:paraId="3B27F9B5" w14:textId="77777777" w:rsidR="00734B1F" w:rsidRPr="00AA0F6F" w:rsidRDefault="00734B1F" w:rsidP="0090554A">
            <w:pPr>
              <w:pStyle w:val="TableParagraph"/>
              <w:spacing w:line="321" w:lineRule="exact"/>
              <w:ind w:left="241"/>
              <w:rPr>
                <w:rFonts w:asciiTheme="majorHAnsi" w:hAnsiTheme="majorHAnsi" w:cstheme="majorHAnsi"/>
                <w:sz w:val="26"/>
                <w:szCs w:val="26"/>
              </w:rPr>
            </w:pPr>
            <w:r w:rsidRPr="00AA0F6F">
              <w:rPr>
                <w:rFonts w:asciiTheme="majorHAnsi" w:hAnsiTheme="majorHAnsi" w:cstheme="majorHAnsi"/>
                <w:sz w:val="26"/>
                <w:szCs w:val="26"/>
              </w:rPr>
              <w:t>age</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&gt;=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12</w:t>
            </w:r>
          </w:p>
        </w:tc>
      </w:tr>
      <w:tr w:rsidR="00734B1F" w:rsidRPr="00AA0F6F" w14:paraId="7882EE52" w14:textId="77777777" w:rsidTr="0090554A">
        <w:trPr>
          <w:trHeight w:val="1209"/>
        </w:trPr>
        <w:tc>
          <w:tcPr>
            <w:tcW w:w="2276" w:type="dxa"/>
          </w:tcPr>
          <w:p w14:paraId="2418ABEB" w14:textId="77777777" w:rsidR="00734B1F" w:rsidRPr="00AA0F6F" w:rsidRDefault="00734B1F" w:rsidP="0090554A">
            <w:pPr>
              <w:pStyle w:val="TableParagraph"/>
              <w:spacing w:before="11"/>
              <w:ind w:left="0"/>
              <w:rPr>
                <w:rFonts w:asciiTheme="majorHAnsi" w:hAnsiTheme="majorHAnsi" w:cstheme="majorHAnsi"/>
                <w:sz w:val="26"/>
                <w:szCs w:val="26"/>
              </w:rPr>
            </w:pPr>
          </w:p>
          <w:p w14:paraId="61881DB3" w14:textId="77777777" w:rsidR="00734B1F" w:rsidRPr="00AA0F6F" w:rsidRDefault="00734B1F" w:rsidP="0090554A">
            <w:pPr>
              <w:pStyle w:val="TableParagraph"/>
              <w:ind w:right="842"/>
              <w:rPr>
                <w:rFonts w:asciiTheme="majorHAnsi" w:hAnsiTheme="majorHAnsi" w:cstheme="majorHAnsi"/>
                <w:sz w:val="26"/>
                <w:szCs w:val="26"/>
              </w:rPr>
            </w:pPr>
            <w:r w:rsidRPr="00AA0F6F">
              <w:rPr>
                <w:rFonts w:asciiTheme="majorHAnsi" w:hAnsiTheme="majorHAnsi" w:cstheme="majorHAnsi"/>
                <w:sz w:val="26"/>
                <w:szCs w:val="26"/>
              </w:rPr>
              <w:t>Khác</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(Not</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Equals)</w:t>
            </w:r>
          </w:p>
        </w:tc>
        <w:tc>
          <w:tcPr>
            <w:tcW w:w="2502" w:type="dxa"/>
          </w:tcPr>
          <w:p w14:paraId="3DE8593C" w14:textId="77777777" w:rsidR="00734B1F" w:rsidRPr="00AA0F6F" w:rsidRDefault="00734B1F" w:rsidP="0090554A">
            <w:pPr>
              <w:pStyle w:val="TableParagraph"/>
              <w:spacing w:before="11"/>
              <w:ind w:left="0"/>
              <w:rPr>
                <w:rFonts w:asciiTheme="majorHAnsi" w:hAnsiTheme="majorHAnsi" w:cstheme="majorHAnsi"/>
                <w:sz w:val="26"/>
                <w:szCs w:val="26"/>
              </w:rPr>
            </w:pPr>
          </w:p>
          <w:p w14:paraId="15B41A48" w14:textId="77777777" w:rsidR="00734B1F" w:rsidRPr="00AA0F6F" w:rsidRDefault="00734B1F" w:rsidP="0090554A">
            <w:pPr>
              <w:pStyle w:val="TableParagraph"/>
              <w:ind w:right="939"/>
              <w:rPr>
                <w:rFonts w:asciiTheme="majorHAnsi" w:hAnsiTheme="majorHAnsi" w:cstheme="majorHAnsi"/>
                <w:sz w:val="26"/>
                <w:szCs w:val="26"/>
              </w:rPr>
            </w:pPr>
            <w:r w:rsidRPr="00AA0F6F">
              <w:rPr>
                <w:rFonts w:asciiTheme="majorHAnsi" w:hAnsiTheme="majorHAnsi" w:cstheme="majorHAnsi"/>
                <w:sz w:val="26"/>
                <w:szCs w:val="26"/>
              </w:rPr>
              <w:t>{key:</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{$ne:</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value}}</w:t>
            </w:r>
          </w:p>
        </w:tc>
        <w:tc>
          <w:tcPr>
            <w:tcW w:w="3203" w:type="dxa"/>
          </w:tcPr>
          <w:p w14:paraId="3960FA92" w14:textId="77777777" w:rsidR="00734B1F" w:rsidRPr="00AA0F6F" w:rsidRDefault="00734B1F" w:rsidP="0090554A">
            <w:pPr>
              <w:pStyle w:val="TableParagraph"/>
              <w:spacing w:before="11"/>
              <w:ind w:left="0"/>
              <w:rPr>
                <w:rFonts w:asciiTheme="majorHAnsi" w:hAnsiTheme="majorHAnsi" w:cstheme="majorHAnsi"/>
                <w:sz w:val="26"/>
                <w:szCs w:val="26"/>
              </w:rPr>
            </w:pPr>
          </w:p>
          <w:p w14:paraId="587998A4"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db.admin.find({age:</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w:t>
            </w:r>
          </w:p>
          <w:p w14:paraId="4BE1B11B"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$ne:</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12}).pretty()</w:t>
            </w:r>
          </w:p>
        </w:tc>
        <w:tc>
          <w:tcPr>
            <w:tcW w:w="1710" w:type="dxa"/>
          </w:tcPr>
          <w:p w14:paraId="2C54375F" w14:textId="77777777" w:rsidR="00734B1F" w:rsidRPr="00AA0F6F" w:rsidRDefault="00734B1F" w:rsidP="0090554A">
            <w:pPr>
              <w:pStyle w:val="TableParagraph"/>
              <w:spacing w:before="112" w:line="242" w:lineRule="auto"/>
              <w:ind w:left="241" w:right="443"/>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WHERE</w:t>
            </w:r>
          </w:p>
          <w:p w14:paraId="35DCF3D4" w14:textId="77777777" w:rsidR="00734B1F" w:rsidRPr="00AA0F6F" w:rsidRDefault="00734B1F" w:rsidP="0090554A">
            <w:pPr>
              <w:pStyle w:val="TableParagraph"/>
              <w:spacing w:line="320" w:lineRule="exact"/>
              <w:ind w:left="241"/>
              <w:rPr>
                <w:rFonts w:asciiTheme="majorHAnsi" w:hAnsiTheme="majorHAnsi" w:cstheme="majorHAnsi"/>
                <w:sz w:val="26"/>
                <w:szCs w:val="26"/>
              </w:rPr>
            </w:pPr>
            <w:r w:rsidRPr="00AA0F6F">
              <w:rPr>
                <w:rFonts w:asciiTheme="majorHAnsi" w:hAnsiTheme="majorHAnsi" w:cstheme="majorHAnsi"/>
                <w:sz w:val="26"/>
                <w:szCs w:val="26"/>
              </w:rPr>
              <w:t>age</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12</w:t>
            </w:r>
          </w:p>
        </w:tc>
      </w:tr>
      <w:tr w:rsidR="00734B1F" w:rsidRPr="00AA0F6F" w14:paraId="65408740" w14:textId="77777777" w:rsidTr="0090554A">
        <w:trPr>
          <w:trHeight w:val="1204"/>
        </w:trPr>
        <w:tc>
          <w:tcPr>
            <w:tcW w:w="2276" w:type="dxa"/>
          </w:tcPr>
          <w:p w14:paraId="51FDA59E" w14:textId="77777777" w:rsidR="00734B1F" w:rsidRPr="00AA0F6F" w:rsidRDefault="00734B1F" w:rsidP="0090554A">
            <w:pPr>
              <w:pStyle w:val="TableParagraph"/>
              <w:spacing w:before="8"/>
              <w:ind w:left="0"/>
              <w:rPr>
                <w:rFonts w:asciiTheme="majorHAnsi" w:hAnsiTheme="majorHAnsi" w:cstheme="majorHAnsi"/>
                <w:sz w:val="26"/>
                <w:szCs w:val="26"/>
              </w:rPr>
            </w:pPr>
          </w:p>
          <w:p w14:paraId="0AC7728C" w14:textId="77777777" w:rsidR="00734B1F" w:rsidRPr="00AA0F6F" w:rsidRDefault="00734B1F" w:rsidP="0090554A">
            <w:pPr>
              <w:pStyle w:val="TableParagraph"/>
              <w:spacing w:before="1"/>
              <w:rPr>
                <w:rFonts w:asciiTheme="majorHAnsi" w:hAnsiTheme="majorHAnsi" w:cstheme="majorHAnsi"/>
                <w:sz w:val="26"/>
                <w:szCs w:val="26"/>
              </w:rPr>
            </w:pPr>
            <w:r w:rsidRPr="00AA0F6F">
              <w:rPr>
                <w:rFonts w:asciiTheme="majorHAnsi" w:hAnsiTheme="majorHAnsi" w:cstheme="majorHAnsi"/>
                <w:sz w:val="26"/>
                <w:szCs w:val="26"/>
              </w:rPr>
              <w:t>Trong</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In)</w:t>
            </w:r>
          </w:p>
        </w:tc>
        <w:tc>
          <w:tcPr>
            <w:tcW w:w="2502" w:type="dxa"/>
          </w:tcPr>
          <w:p w14:paraId="208217AA" w14:textId="77777777" w:rsidR="00734B1F" w:rsidRPr="00AA0F6F" w:rsidRDefault="00734B1F" w:rsidP="0090554A">
            <w:pPr>
              <w:pStyle w:val="TableParagraph"/>
              <w:spacing w:before="112"/>
              <w:ind w:right="918"/>
              <w:rPr>
                <w:rFonts w:asciiTheme="majorHAnsi" w:hAnsiTheme="majorHAnsi" w:cstheme="majorHAnsi"/>
                <w:sz w:val="26"/>
                <w:szCs w:val="26"/>
              </w:rPr>
            </w:pPr>
            <w:r w:rsidRPr="00AA0F6F">
              <w:rPr>
                <w:rFonts w:asciiTheme="majorHAnsi" w:hAnsiTheme="majorHAnsi" w:cstheme="majorHAnsi"/>
                <w:sz w:val="26"/>
                <w:szCs w:val="26"/>
              </w:rPr>
              <w:t>{key: {$in:</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[value1,</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value2,..]}}</w:t>
            </w:r>
          </w:p>
        </w:tc>
        <w:tc>
          <w:tcPr>
            <w:tcW w:w="3203" w:type="dxa"/>
          </w:tcPr>
          <w:p w14:paraId="39D28E14" w14:textId="77777777" w:rsidR="00734B1F" w:rsidRPr="00AA0F6F" w:rsidRDefault="00734B1F" w:rsidP="0090554A">
            <w:pPr>
              <w:pStyle w:val="TableParagraph"/>
              <w:spacing w:before="6"/>
              <w:ind w:left="0"/>
              <w:rPr>
                <w:rFonts w:asciiTheme="majorHAnsi" w:hAnsiTheme="majorHAnsi" w:cstheme="majorHAnsi"/>
                <w:sz w:val="26"/>
                <w:szCs w:val="26"/>
              </w:rPr>
            </w:pPr>
          </w:p>
          <w:p w14:paraId="5DA16D61" w14:textId="77777777" w:rsidR="00734B1F" w:rsidRPr="00AA0F6F" w:rsidRDefault="00734B1F" w:rsidP="0090554A">
            <w:pPr>
              <w:pStyle w:val="TableParagraph"/>
              <w:spacing w:line="322" w:lineRule="exact"/>
              <w:rPr>
                <w:rFonts w:asciiTheme="majorHAnsi" w:hAnsiTheme="majorHAnsi" w:cstheme="majorHAnsi"/>
                <w:sz w:val="26"/>
                <w:szCs w:val="26"/>
              </w:rPr>
            </w:pPr>
            <w:r w:rsidRPr="00AA0F6F">
              <w:rPr>
                <w:rFonts w:asciiTheme="majorHAnsi" w:hAnsiTheme="majorHAnsi" w:cstheme="majorHAnsi"/>
                <w:sz w:val="26"/>
                <w:szCs w:val="26"/>
              </w:rPr>
              <w:t>db.admin.find({age:</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w:t>
            </w:r>
          </w:p>
          <w:p w14:paraId="14EE1375"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$in: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[12, 18]}).pretty()</w:t>
            </w:r>
          </w:p>
        </w:tc>
        <w:tc>
          <w:tcPr>
            <w:tcW w:w="1710" w:type="dxa"/>
          </w:tcPr>
          <w:p w14:paraId="0C6D3497" w14:textId="77777777" w:rsidR="00734B1F" w:rsidRPr="00AA0F6F" w:rsidRDefault="00734B1F" w:rsidP="0090554A">
            <w:pPr>
              <w:pStyle w:val="TableParagraph"/>
              <w:spacing w:before="112"/>
              <w:ind w:left="241" w:right="443"/>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WHERE</w:t>
            </w:r>
          </w:p>
          <w:p w14:paraId="54874A77" w14:textId="77777777" w:rsidR="00734B1F" w:rsidRPr="00AA0F6F" w:rsidRDefault="00734B1F" w:rsidP="0090554A">
            <w:pPr>
              <w:pStyle w:val="TableParagraph"/>
              <w:spacing w:line="321" w:lineRule="exact"/>
              <w:ind w:left="241"/>
              <w:rPr>
                <w:rFonts w:asciiTheme="majorHAnsi" w:hAnsiTheme="majorHAnsi" w:cstheme="majorHAnsi"/>
                <w:sz w:val="26"/>
                <w:szCs w:val="26"/>
              </w:rPr>
            </w:pPr>
            <w:r w:rsidRPr="00AA0F6F">
              <w:rPr>
                <w:rFonts w:asciiTheme="majorHAnsi" w:hAnsiTheme="majorHAnsi" w:cstheme="majorHAnsi"/>
                <w:sz w:val="26"/>
                <w:szCs w:val="26"/>
              </w:rPr>
              <w:t>age</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IN</w:t>
            </w:r>
          </w:p>
        </w:tc>
      </w:tr>
    </w:tbl>
    <w:p w14:paraId="227E0878" w14:textId="77777777" w:rsidR="00734B1F" w:rsidRPr="00AA0F6F" w:rsidRDefault="00734B1F" w:rsidP="00734B1F">
      <w:pPr>
        <w:spacing w:line="321" w:lineRule="exact"/>
        <w:rPr>
          <w:rFonts w:asciiTheme="majorHAnsi" w:hAnsiTheme="majorHAnsi" w:cstheme="majorHAnsi"/>
          <w:sz w:val="26"/>
          <w:szCs w:val="26"/>
        </w:rPr>
      </w:pPr>
    </w:p>
    <w:tbl>
      <w:tblPr>
        <w:tblW w:w="0" w:type="auto"/>
        <w:tblInd w:w="145" w:type="dxa"/>
        <w:tblBorders>
          <w:top w:val="single" w:sz="6" w:space="0" w:color="E6E6E6"/>
          <w:left w:val="single" w:sz="6" w:space="0" w:color="E6E6E6"/>
          <w:bottom w:val="single" w:sz="6" w:space="0" w:color="E6E6E6"/>
          <w:right w:val="single" w:sz="6" w:space="0" w:color="E6E6E6"/>
          <w:insideH w:val="single" w:sz="6" w:space="0" w:color="E6E6E6"/>
          <w:insideV w:val="single" w:sz="6" w:space="0" w:color="E6E6E6"/>
        </w:tblBorders>
        <w:tblLayout w:type="fixed"/>
        <w:tblCellMar>
          <w:left w:w="0" w:type="dxa"/>
          <w:right w:w="0" w:type="dxa"/>
        </w:tblCellMar>
        <w:tblLook w:val="01E0" w:firstRow="1" w:lastRow="1" w:firstColumn="1" w:lastColumn="1" w:noHBand="0" w:noVBand="0"/>
      </w:tblPr>
      <w:tblGrid>
        <w:gridCol w:w="2276"/>
        <w:gridCol w:w="2502"/>
        <w:gridCol w:w="3203"/>
        <w:gridCol w:w="1710"/>
      </w:tblGrid>
      <w:tr w:rsidR="00734B1F" w:rsidRPr="00AA0F6F" w14:paraId="4659DEEB" w14:textId="77777777" w:rsidTr="0090554A">
        <w:trPr>
          <w:trHeight w:val="791"/>
        </w:trPr>
        <w:tc>
          <w:tcPr>
            <w:tcW w:w="2276" w:type="dxa"/>
          </w:tcPr>
          <w:p w14:paraId="29068E55" w14:textId="77777777" w:rsidR="00734B1F" w:rsidRPr="00734B1F" w:rsidRDefault="00734B1F" w:rsidP="0090554A">
            <w:pPr>
              <w:pStyle w:val="TableParagraph"/>
              <w:ind w:left="0"/>
              <w:rPr>
                <w:rFonts w:asciiTheme="majorHAnsi" w:hAnsiTheme="majorHAnsi" w:cstheme="majorHAnsi"/>
                <w:sz w:val="26"/>
              </w:rPr>
            </w:pPr>
          </w:p>
        </w:tc>
        <w:tc>
          <w:tcPr>
            <w:tcW w:w="2502" w:type="dxa"/>
          </w:tcPr>
          <w:p w14:paraId="7B8F1689" w14:textId="77777777" w:rsidR="00734B1F" w:rsidRPr="00734B1F" w:rsidRDefault="00734B1F" w:rsidP="0090554A">
            <w:pPr>
              <w:pStyle w:val="TableParagraph"/>
              <w:ind w:left="0"/>
              <w:rPr>
                <w:rFonts w:asciiTheme="majorHAnsi" w:hAnsiTheme="majorHAnsi" w:cstheme="majorHAnsi"/>
                <w:sz w:val="26"/>
              </w:rPr>
            </w:pPr>
          </w:p>
        </w:tc>
        <w:tc>
          <w:tcPr>
            <w:tcW w:w="3203" w:type="dxa"/>
          </w:tcPr>
          <w:p w14:paraId="3B6086CC" w14:textId="77777777" w:rsidR="00734B1F" w:rsidRPr="00734B1F" w:rsidRDefault="00734B1F" w:rsidP="0090554A">
            <w:pPr>
              <w:pStyle w:val="TableParagraph"/>
              <w:ind w:left="0"/>
              <w:rPr>
                <w:rFonts w:asciiTheme="majorHAnsi" w:hAnsiTheme="majorHAnsi" w:cstheme="majorHAnsi"/>
                <w:sz w:val="26"/>
              </w:rPr>
            </w:pPr>
          </w:p>
        </w:tc>
        <w:tc>
          <w:tcPr>
            <w:tcW w:w="1710" w:type="dxa"/>
          </w:tcPr>
          <w:p w14:paraId="012011DC" w14:textId="77777777" w:rsidR="00734B1F" w:rsidRPr="00AA0F6F" w:rsidRDefault="00734B1F" w:rsidP="0090554A">
            <w:pPr>
              <w:pStyle w:val="TableParagraph"/>
              <w:spacing w:before="112"/>
              <w:ind w:left="241"/>
              <w:rPr>
                <w:rFonts w:asciiTheme="majorHAnsi" w:hAnsiTheme="majorHAnsi" w:cstheme="majorHAnsi"/>
                <w:sz w:val="26"/>
                <w:szCs w:val="26"/>
              </w:rPr>
            </w:pPr>
            <w:r w:rsidRPr="00AA0F6F">
              <w:rPr>
                <w:rFonts w:asciiTheme="majorHAnsi" w:hAnsiTheme="majorHAnsi" w:cstheme="majorHAnsi"/>
                <w:sz w:val="26"/>
                <w:szCs w:val="26"/>
              </w:rPr>
              <w:t>(12,</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18)</w:t>
            </w:r>
          </w:p>
        </w:tc>
      </w:tr>
      <w:tr w:rsidR="00734B1F" w:rsidRPr="00AA0F6F" w14:paraId="30408CE0" w14:textId="77777777" w:rsidTr="0090554A">
        <w:trPr>
          <w:trHeight w:val="1852"/>
        </w:trPr>
        <w:tc>
          <w:tcPr>
            <w:tcW w:w="2276" w:type="dxa"/>
          </w:tcPr>
          <w:p w14:paraId="00C9A77B" w14:textId="77777777" w:rsidR="00734B1F" w:rsidRPr="00AA0F6F" w:rsidRDefault="00734B1F" w:rsidP="0090554A">
            <w:pPr>
              <w:pStyle w:val="TableParagraph"/>
              <w:ind w:left="0"/>
              <w:rPr>
                <w:rFonts w:asciiTheme="majorHAnsi" w:hAnsiTheme="majorHAnsi" w:cstheme="majorHAnsi"/>
                <w:sz w:val="26"/>
                <w:szCs w:val="26"/>
              </w:rPr>
            </w:pPr>
          </w:p>
          <w:p w14:paraId="532ACAE9" w14:textId="77777777" w:rsidR="00734B1F" w:rsidRPr="00AA0F6F" w:rsidRDefault="00734B1F" w:rsidP="0090554A">
            <w:pPr>
              <w:pStyle w:val="TableParagraph"/>
              <w:spacing w:before="253"/>
              <w:ind w:right="462"/>
              <w:rPr>
                <w:rFonts w:asciiTheme="majorHAnsi" w:hAnsiTheme="majorHAnsi" w:cstheme="majorHAnsi"/>
                <w:sz w:val="26"/>
                <w:szCs w:val="26"/>
              </w:rPr>
            </w:pPr>
            <w:r w:rsidRPr="00AA0F6F">
              <w:rPr>
                <w:rFonts w:asciiTheme="majorHAnsi" w:hAnsiTheme="majorHAnsi" w:cstheme="majorHAnsi"/>
                <w:spacing w:val="-1"/>
                <w:sz w:val="26"/>
                <w:szCs w:val="26"/>
              </w:rPr>
              <w:t>Không Thuộc</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(Not In)</w:t>
            </w:r>
          </w:p>
        </w:tc>
        <w:tc>
          <w:tcPr>
            <w:tcW w:w="2502" w:type="dxa"/>
          </w:tcPr>
          <w:p w14:paraId="2BB73373" w14:textId="77777777" w:rsidR="00734B1F" w:rsidRPr="00AA0F6F" w:rsidRDefault="00734B1F" w:rsidP="0090554A">
            <w:pPr>
              <w:pStyle w:val="TableParagraph"/>
              <w:spacing w:before="9"/>
              <w:ind w:left="0"/>
              <w:rPr>
                <w:rFonts w:asciiTheme="majorHAnsi" w:hAnsiTheme="majorHAnsi" w:cstheme="majorHAnsi"/>
                <w:sz w:val="26"/>
                <w:szCs w:val="26"/>
              </w:rPr>
            </w:pPr>
          </w:p>
          <w:p w14:paraId="2E3D89D0" w14:textId="77777777" w:rsidR="00734B1F" w:rsidRPr="00AA0F6F" w:rsidRDefault="00734B1F" w:rsidP="0090554A">
            <w:pPr>
              <w:pStyle w:val="TableParagraph"/>
              <w:ind w:right="846"/>
              <w:rPr>
                <w:rFonts w:asciiTheme="majorHAnsi" w:hAnsiTheme="majorHAnsi" w:cstheme="majorHAnsi"/>
                <w:sz w:val="26"/>
                <w:szCs w:val="26"/>
              </w:rPr>
            </w:pPr>
            <w:r w:rsidRPr="00AA0F6F">
              <w:rPr>
                <w:rFonts w:asciiTheme="majorHAnsi" w:hAnsiTheme="majorHAnsi" w:cstheme="majorHAnsi"/>
                <w:sz w:val="26"/>
                <w:szCs w:val="26"/>
              </w:rPr>
              <w:t>{key:</w:t>
            </w:r>
            <w:r w:rsidRPr="00AA0F6F">
              <w:rPr>
                <w:rFonts w:asciiTheme="majorHAnsi" w:hAnsiTheme="majorHAnsi" w:cstheme="majorHAnsi"/>
                <w:spacing w:val="-18"/>
                <w:sz w:val="26"/>
                <w:szCs w:val="26"/>
              </w:rPr>
              <w:t xml:space="preserve"> </w:t>
            </w:r>
            <w:r w:rsidRPr="00AA0F6F">
              <w:rPr>
                <w:rFonts w:asciiTheme="majorHAnsi" w:hAnsiTheme="majorHAnsi" w:cstheme="majorHAnsi"/>
                <w:sz w:val="26"/>
                <w:szCs w:val="26"/>
              </w:rPr>
              <w:t>{$nin:</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[value1,</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value2,..]}}</w:t>
            </w:r>
          </w:p>
        </w:tc>
        <w:tc>
          <w:tcPr>
            <w:tcW w:w="3203" w:type="dxa"/>
          </w:tcPr>
          <w:p w14:paraId="09DCAB89" w14:textId="77777777" w:rsidR="00734B1F" w:rsidRPr="00AA0F6F" w:rsidRDefault="00734B1F" w:rsidP="0090554A">
            <w:pPr>
              <w:pStyle w:val="TableParagraph"/>
              <w:ind w:left="0"/>
              <w:rPr>
                <w:rFonts w:asciiTheme="majorHAnsi" w:hAnsiTheme="majorHAnsi" w:cstheme="majorHAnsi"/>
                <w:sz w:val="26"/>
                <w:szCs w:val="26"/>
              </w:rPr>
            </w:pPr>
          </w:p>
          <w:p w14:paraId="71AD585F" w14:textId="77777777" w:rsidR="00734B1F" w:rsidRPr="00AA0F6F" w:rsidRDefault="00734B1F" w:rsidP="0090554A">
            <w:pPr>
              <w:pStyle w:val="TableParagraph"/>
              <w:spacing w:before="253" w:line="322" w:lineRule="exact"/>
              <w:rPr>
                <w:rFonts w:asciiTheme="majorHAnsi" w:hAnsiTheme="majorHAnsi" w:cstheme="majorHAnsi"/>
                <w:sz w:val="26"/>
                <w:szCs w:val="26"/>
              </w:rPr>
            </w:pPr>
            <w:r w:rsidRPr="00AA0F6F">
              <w:rPr>
                <w:rFonts w:asciiTheme="majorHAnsi" w:hAnsiTheme="majorHAnsi" w:cstheme="majorHAnsi"/>
                <w:sz w:val="26"/>
                <w:szCs w:val="26"/>
              </w:rPr>
              <w:t>db.admin.find({age:</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w:t>
            </w:r>
          </w:p>
          <w:p w14:paraId="222417CB" w14:textId="77777777" w:rsidR="00734B1F" w:rsidRPr="00AA0F6F" w:rsidRDefault="00734B1F" w:rsidP="0090554A">
            <w:pPr>
              <w:pStyle w:val="TableParagraph"/>
              <w:rPr>
                <w:rFonts w:asciiTheme="majorHAnsi" w:hAnsiTheme="majorHAnsi" w:cstheme="majorHAnsi"/>
                <w:sz w:val="26"/>
                <w:szCs w:val="26"/>
              </w:rPr>
            </w:pPr>
            <w:r w:rsidRPr="00AA0F6F">
              <w:rPr>
                <w:rFonts w:asciiTheme="majorHAnsi" w:hAnsiTheme="majorHAnsi" w:cstheme="majorHAnsi"/>
                <w:sz w:val="26"/>
                <w:szCs w:val="26"/>
              </w:rPr>
              <w:t>$nin: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[12, 18]}).pretty()</w:t>
            </w:r>
          </w:p>
        </w:tc>
        <w:tc>
          <w:tcPr>
            <w:tcW w:w="1710" w:type="dxa"/>
          </w:tcPr>
          <w:p w14:paraId="5DB19425" w14:textId="77777777" w:rsidR="00734B1F" w:rsidRPr="00AA0F6F" w:rsidRDefault="00734B1F" w:rsidP="0090554A">
            <w:pPr>
              <w:pStyle w:val="TableParagraph"/>
              <w:spacing w:before="113"/>
              <w:ind w:left="241" w:right="443"/>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
                <w:sz w:val="26"/>
                <w:szCs w:val="26"/>
              </w:rPr>
              <w:t xml:space="preserve"> </w:t>
            </w:r>
            <w:r w:rsidRPr="00AA0F6F">
              <w:rPr>
                <w:rFonts w:asciiTheme="majorHAnsi" w:hAnsiTheme="majorHAnsi" w:cstheme="majorHAnsi"/>
                <w:spacing w:val="-1"/>
                <w:sz w:val="26"/>
                <w:szCs w:val="26"/>
              </w:rPr>
              <w:t>WHERE</w:t>
            </w:r>
          </w:p>
          <w:p w14:paraId="008D41A3" w14:textId="77777777" w:rsidR="00734B1F" w:rsidRPr="00AA0F6F" w:rsidRDefault="00734B1F" w:rsidP="0090554A">
            <w:pPr>
              <w:pStyle w:val="TableParagraph"/>
              <w:ind w:left="241" w:right="419"/>
              <w:rPr>
                <w:rFonts w:asciiTheme="majorHAnsi" w:hAnsiTheme="majorHAnsi" w:cstheme="majorHAnsi"/>
                <w:sz w:val="26"/>
                <w:szCs w:val="26"/>
              </w:rPr>
            </w:pPr>
            <w:r w:rsidRPr="00AA0F6F">
              <w:rPr>
                <w:rFonts w:asciiTheme="majorHAnsi" w:hAnsiTheme="majorHAnsi" w:cstheme="majorHAnsi"/>
                <w:spacing w:val="-1"/>
                <w:sz w:val="26"/>
                <w:szCs w:val="26"/>
              </w:rPr>
              <w:t>age</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NOT</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IN (12,</w:t>
            </w:r>
          </w:p>
          <w:p w14:paraId="461BB6CC" w14:textId="77777777" w:rsidR="00734B1F" w:rsidRPr="00AA0F6F" w:rsidRDefault="00734B1F" w:rsidP="0090554A">
            <w:pPr>
              <w:pStyle w:val="TableParagraph"/>
              <w:spacing w:before="3"/>
              <w:ind w:left="241"/>
              <w:rPr>
                <w:rFonts w:asciiTheme="majorHAnsi" w:hAnsiTheme="majorHAnsi" w:cstheme="majorHAnsi"/>
                <w:sz w:val="26"/>
                <w:szCs w:val="26"/>
              </w:rPr>
            </w:pPr>
            <w:r w:rsidRPr="00AA0F6F">
              <w:rPr>
                <w:rFonts w:asciiTheme="majorHAnsi" w:hAnsiTheme="majorHAnsi" w:cstheme="majorHAnsi"/>
                <w:sz w:val="26"/>
                <w:szCs w:val="26"/>
              </w:rPr>
              <w:t>18)</w:t>
            </w:r>
          </w:p>
        </w:tc>
      </w:tr>
    </w:tbl>
    <w:p w14:paraId="3769275F" w14:textId="77777777" w:rsidR="00734B1F" w:rsidRPr="00AA0F6F" w:rsidRDefault="00734B1F" w:rsidP="00734B1F">
      <w:pPr>
        <w:pStyle w:val="BodyText"/>
        <w:spacing w:before="5"/>
        <w:ind w:left="0"/>
        <w:rPr>
          <w:rFonts w:asciiTheme="majorHAnsi" w:hAnsiTheme="majorHAnsi" w:cstheme="majorHAnsi"/>
          <w:sz w:val="26"/>
          <w:szCs w:val="26"/>
        </w:rPr>
      </w:pPr>
    </w:p>
    <w:p w14:paraId="5818319D" w14:textId="77777777" w:rsidR="00734B1F" w:rsidRPr="00AA0F6F" w:rsidRDefault="00734B1F" w:rsidP="00734B1F">
      <w:pPr>
        <w:pStyle w:val="BodyText"/>
        <w:spacing w:before="86"/>
        <w:rPr>
          <w:rFonts w:asciiTheme="majorHAnsi" w:hAnsiTheme="majorHAnsi" w:cstheme="majorHAnsi"/>
          <w:sz w:val="26"/>
          <w:szCs w:val="26"/>
        </w:rPr>
      </w:pPr>
      <w:r w:rsidRPr="00AA0F6F">
        <w:rPr>
          <w:rFonts w:asciiTheme="majorHAnsi" w:hAnsiTheme="majorHAnsi" w:cstheme="majorHAnsi"/>
          <w:sz w:val="26"/>
          <w:szCs w:val="26"/>
        </w:rPr>
        <w:lastRenderedPageBreak/>
        <w:t>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Truy vấn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nhiều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điều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kiện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MongoDB</w:t>
      </w:r>
    </w:p>
    <w:p w14:paraId="33344687" w14:textId="77777777" w:rsidR="00734B1F" w:rsidRPr="00AA0F6F" w:rsidRDefault="00734B1F" w:rsidP="00734B1F">
      <w:pPr>
        <w:pStyle w:val="BodyText"/>
        <w:spacing w:before="158" w:line="362" w:lineRule="auto"/>
        <w:ind w:right="372"/>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cũng</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có</w:t>
      </w:r>
      <w:r w:rsidRPr="00AA0F6F">
        <w:rPr>
          <w:rFonts w:asciiTheme="majorHAnsi" w:hAnsiTheme="majorHAnsi" w:cstheme="majorHAnsi"/>
          <w:spacing w:val="20"/>
          <w:sz w:val="26"/>
          <w:szCs w:val="26"/>
        </w:rPr>
        <w:t xml:space="preserve"> </w:t>
      </w:r>
      <w:r w:rsidRPr="00AA0F6F">
        <w:rPr>
          <w:rFonts w:asciiTheme="majorHAnsi" w:hAnsiTheme="majorHAnsi" w:cstheme="majorHAnsi"/>
          <w:sz w:val="26"/>
          <w:szCs w:val="26"/>
        </w:rPr>
        <w:t>hỗ</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trợ</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chúng</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14"/>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nhiều</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điều</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kiện</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trên</w:t>
      </w:r>
      <w:r w:rsidRPr="00AA0F6F">
        <w:rPr>
          <w:rFonts w:asciiTheme="majorHAnsi" w:hAnsiTheme="majorHAnsi" w:cstheme="majorHAnsi"/>
          <w:spacing w:val="15"/>
          <w:sz w:val="26"/>
          <w:szCs w:val="26"/>
        </w:rPr>
        <w:t xml:space="preserve"> </w:t>
      </w:r>
      <w:r w:rsidRPr="00AA0F6F">
        <w:rPr>
          <w:rFonts w:asciiTheme="majorHAnsi" w:hAnsiTheme="majorHAnsi" w:cstheme="majorHAnsi"/>
          <w:sz w:val="26"/>
          <w:szCs w:val="26"/>
        </w:rPr>
        <w:t>một</w:t>
      </w:r>
      <w:r w:rsidRPr="00AA0F6F">
        <w:rPr>
          <w:rFonts w:asciiTheme="majorHAnsi" w:hAnsiTheme="majorHAnsi" w:cstheme="majorHAnsi"/>
          <w:spacing w:val="18"/>
          <w:sz w:val="26"/>
          <w:szCs w:val="26"/>
        </w:rPr>
        <w:t xml:space="preserve"> </w:t>
      </w:r>
      <w:r w:rsidRPr="00AA0F6F">
        <w:rPr>
          <w:rFonts w:asciiTheme="majorHAnsi" w:hAnsiTheme="majorHAnsi" w:cstheme="majorHAnsi"/>
          <w:sz w:val="26"/>
          <w:szCs w:val="26"/>
        </w:rPr>
        <w:t>lần</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khai</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báo,</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với</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toán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tử</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AND,</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OR</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Như 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SQL.</w:t>
      </w:r>
    </w:p>
    <w:p w14:paraId="7782717F" w14:textId="77777777" w:rsidR="00734B1F" w:rsidRPr="00AA0F6F" w:rsidRDefault="00734B1F" w:rsidP="00AA0F6F">
      <w:pPr>
        <w:rPr>
          <w:rFonts w:asciiTheme="majorHAnsi" w:hAnsiTheme="majorHAnsi" w:cstheme="majorHAnsi"/>
          <w:b/>
          <w:bCs/>
          <w:sz w:val="26"/>
          <w:szCs w:val="26"/>
        </w:rPr>
      </w:pPr>
      <w:r w:rsidRPr="00AA0F6F">
        <w:rPr>
          <w:rFonts w:asciiTheme="majorHAnsi" w:hAnsiTheme="majorHAnsi" w:cstheme="majorHAnsi"/>
          <w:b/>
          <w:bCs/>
          <w:sz w:val="26"/>
          <w:szCs w:val="26"/>
        </w:rPr>
        <w:t>AND</w:t>
      </w:r>
    </w:p>
    <w:p w14:paraId="624907C6" w14:textId="77777777" w:rsidR="00734B1F" w:rsidRPr="00AA0F6F" w:rsidRDefault="00734B1F" w:rsidP="00734B1F">
      <w:pPr>
        <w:pStyle w:val="BodyText"/>
        <w:spacing w:before="153" w:line="362" w:lineRule="auto"/>
        <w:ind w:right="372"/>
        <w:rPr>
          <w:rFonts w:asciiTheme="majorHAnsi" w:hAnsiTheme="majorHAnsi" w:cstheme="majorHAnsi"/>
          <w:sz w:val="26"/>
          <w:szCs w:val="26"/>
        </w:rPr>
      </w:pPr>
      <w:r w:rsidRPr="00AA0F6F">
        <w:rPr>
          <w:rFonts w:asciiTheme="majorHAnsi" w:hAnsiTheme="majorHAnsi" w:cstheme="majorHAnsi"/>
          <w:sz w:val="26"/>
          <w:szCs w:val="26"/>
        </w:rPr>
        <w:t>+</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Để</w:t>
      </w:r>
      <w:r w:rsidRPr="00AA0F6F">
        <w:rPr>
          <w:rFonts w:asciiTheme="majorHAnsi" w:hAnsiTheme="majorHAnsi" w:cstheme="majorHAnsi"/>
          <w:spacing w:val="17"/>
          <w:sz w:val="26"/>
          <w:szCs w:val="26"/>
        </w:rPr>
        <w:t xml:space="preserve"> </w:t>
      </w:r>
      <w:r w:rsidRPr="00AA0F6F">
        <w:rPr>
          <w:rFonts w:asciiTheme="majorHAnsi" w:hAnsiTheme="majorHAnsi" w:cstheme="majorHAnsi"/>
          <w:sz w:val="26"/>
          <w:szCs w:val="26"/>
        </w:rPr>
        <w:t>thực</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hiện</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phép</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toán</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này</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cần</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các</w:t>
      </w:r>
      <w:r w:rsidRPr="00AA0F6F">
        <w:rPr>
          <w:rFonts w:asciiTheme="majorHAnsi" w:hAnsiTheme="majorHAnsi" w:cstheme="majorHAnsi"/>
          <w:spacing w:val="16"/>
          <w:sz w:val="26"/>
          <w:szCs w:val="26"/>
        </w:rPr>
        <w:t xml:space="preserve"> </w:t>
      </w:r>
      <w:r w:rsidRPr="00AA0F6F">
        <w:rPr>
          <w:rFonts w:asciiTheme="majorHAnsi" w:hAnsiTheme="majorHAnsi" w:cstheme="majorHAnsi"/>
          <w:sz w:val="26"/>
          <w:szCs w:val="26"/>
        </w:rPr>
        <w:t>điều</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kiện</w:t>
      </w:r>
      <w:r w:rsidRPr="00AA0F6F">
        <w:rPr>
          <w:rFonts w:asciiTheme="majorHAnsi" w:hAnsiTheme="majorHAnsi" w:cstheme="majorHAnsi"/>
          <w:spacing w:val="12"/>
          <w:sz w:val="26"/>
          <w:szCs w:val="26"/>
        </w:rPr>
        <w:t xml:space="preserve"> </w:t>
      </w:r>
      <w:r w:rsidRPr="00AA0F6F">
        <w:rPr>
          <w:rFonts w:asciiTheme="majorHAnsi" w:hAnsiTheme="majorHAnsi" w:cstheme="majorHAnsi"/>
          <w:sz w:val="26"/>
          <w:szCs w:val="26"/>
        </w:rPr>
        <w:t>cảu</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câu</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vào 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object chứa</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điều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kiện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bind</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vào trong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phương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thức</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find.</w:t>
      </w:r>
    </w:p>
    <w:p w14:paraId="26BC33D6" w14:textId="5E28FAA0" w:rsidR="00734B1F" w:rsidRDefault="00927791" w:rsidP="00734B1F">
      <w:pPr>
        <w:spacing w:before="2"/>
        <w:ind w:left="140"/>
        <w:rPr>
          <w:rFonts w:asciiTheme="majorHAnsi" w:hAnsiTheme="majorHAnsi" w:cstheme="majorHAnsi"/>
          <w:color w:val="202429"/>
          <w:sz w:val="26"/>
        </w:rPr>
      </w:pPr>
      <w:r w:rsidRPr="00AA0F6F">
        <w:rPr>
          <w:rFonts w:asciiTheme="majorHAnsi" w:hAnsiTheme="majorHAnsi" w:cstheme="majorHAnsi"/>
          <w:noProof/>
          <w:sz w:val="26"/>
          <w:szCs w:val="26"/>
        </w:rPr>
        <mc:AlternateContent>
          <mc:Choice Requires="wps">
            <w:drawing>
              <wp:anchor distT="0" distB="0" distL="0" distR="0" simplePos="0" relativeHeight="251687424" behindDoc="1" locked="0" layoutInCell="1" allowOverlap="1" wp14:anchorId="17D354AF" wp14:editId="3F1D573F">
                <wp:simplePos x="0" y="0"/>
                <wp:positionH relativeFrom="page">
                  <wp:posOffset>815340</wp:posOffset>
                </wp:positionH>
                <wp:positionV relativeFrom="paragraph">
                  <wp:posOffset>334010</wp:posOffset>
                </wp:positionV>
                <wp:extent cx="5991860" cy="786765"/>
                <wp:effectExtent l="5715" t="12700" r="12700" b="10160"/>
                <wp:wrapTopAndBottom/>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786765"/>
                        </a:xfrm>
                        <a:prstGeom prst="rect">
                          <a:avLst/>
                        </a:prstGeom>
                        <a:solidFill>
                          <a:srgbClr val="333333"/>
                        </a:solidFill>
                        <a:ln w="9144">
                          <a:solidFill>
                            <a:srgbClr val="E0E0E0"/>
                          </a:solidFill>
                          <a:prstDash val="solid"/>
                          <a:miter lim="800000"/>
                          <a:headEnd/>
                          <a:tailEnd/>
                        </a:ln>
                      </wps:spPr>
                      <wps:txbx>
                        <w:txbxContent>
                          <w:p w14:paraId="5E5AA8B1" w14:textId="77777777" w:rsidR="00734B1F" w:rsidRDefault="00734B1F" w:rsidP="00734B1F">
                            <w:pPr>
                              <w:spacing w:line="252" w:lineRule="exact"/>
                              <w:ind w:left="28"/>
                              <w:rPr>
                                <w:rFonts w:ascii="Consolas"/>
                                <w:b/>
                              </w:rPr>
                            </w:pPr>
                            <w:r>
                              <w:rPr>
                                <w:rFonts w:ascii="Consolas"/>
                                <w:b/>
                                <w:color w:val="D9D9D9"/>
                              </w:rPr>
                              <w:t>db.</w:t>
                            </w:r>
                            <w:r>
                              <w:rPr>
                                <w:rFonts w:ascii="Consolas"/>
                                <w:b/>
                                <w:color w:val="D9D9D9"/>
                                <w:spacing w:val="-4"/>
                              </w:rPr>
                              <w:t xml:space="preserve"> </w:t>
                            </w:r>
                            <w:r>
                              <w:rPr>
                                <w:rFonts w:ascii="Consolas"/>
                                <w:b/>
                                <w:color w:val="D9D9D9"/>
                              </w:rPr>
                              <w:t>Admin.</w:t>
                            </w:r>
                            <w:r>
                              <w:rPr>
                                <w:rFonts w:ascii="Consolas"/>
                                <w:b/>
                                <w:color w:val="D9D9D9"/>
                                <w:spacing w:val="-3"/>
                              </w:rPr>
                              <w:t xml:space="preserve"> </w:t>
                            </w:r>
                            <w:r>
                              <w:rPr>
                                <w:rFonts w:ascii="Consolas"/>
                                <w:b/>
                                <w:color w:val="D9D9D9"/>
                              </w:rPr>
                              <w:t>Find</w:t>
                            </w:r>
                            <w:r>
                              <w:rPr>
                                <w:rFonts w:ascii="Consolas"/>
                                <w:b/>
                                <w:color w:val="D9D9D9"/>
                                <w:spacing w:val="-3"/>
                              </w:rPr>
                              <w:t xml:space="preserve"> </w:t>
                            </w:r>
                            <w:r>
                              <w:rPr>
                                <w:rFonts w:ascii="Consolas"/>
                                <w:b/>
                                <w:color w:val="D9D9D9"/>
                              </w:rPr>
                              <w:t>({</w:t>
                            </w:r>
                          </w:p>
                          <w:p w14:paraId="5706654B" w14:textId="77777777" w:rsidR="00734B1F" w:rsidRDefault="00734B1F" w:rsidP="00734B1F">
                            <w:pPr>
                              <w:spacing w:before="4" w:line="480" w:lineRule="atLeast"/>
                              <w:ind w:left="28" w:right="6967"/>
                              <w:rPr>
                                <w:rFonts w:ascii="Consolas" w:hAnsi="Consolas"/>
                                <w:b/>
                              </w:rPr>
                            </w:pPr>
                            <w:r>
                              <w:rPr>
                                <w:rFonts w:ascii="Consolas" w:hAnsi="Consolas"/>
                                <w:b/>
                                <w:color w:val="D9D9D9"/>
                              </w:rPr>
                              <w:t>name:</w:t>
                            </w:r>
                            <w:r>
                              <w:rPr>
                                <w:rFonts w:ascii="Consolas" w:hAnsi="Consolas"/>
                                <w:b/>
                                <w:color w:val="D9D9D9"/>
                                <w:spacing w:val="-5"/>
                              </w:rPr>
                              <w:t xml:space="preserve"> </w:t>
                            </w:r>
                            <w:r>
                              <w:rPr>
                                <w:rFonts w:ascii="Consolas" w:hAnsi="Consolas"/>
                                <w:b/>
                                <w:color w:val="D9D9D9"/>
                              </w:rPr>
                              <w:t>“Vu</w:t>
                            </w:r>
                            <w:r>
                              <w:rPr>
                                <w:rFonts w:ascii="Consolas" w:hAnsi="Consolas"/>
                                <w:b/>
                                <w:color w:val="D9D9D9"/>
                                <w:spacing w:val="-4"/>
                              </w:rPr>
                              <w:t xml:space="preserve"> </w:t>
                            </w:r>
                            <w:r>
                              <w:rPr>
                                <w:rFonts w:ascii="Consolas" w:hAnsi="Consolas"/>
                                <w:b/>
                                <w:color w:val="D9D9D9"/>
                              </w:rPr>
                              <w:t>Thanh</w:t>
                            </w:r>
                            <w:r>
                              <w:rPr>
                                <w:rFonts w:ascii="Consolas" w:hAnsi="Consolas"/>
                                <w:b/>
                                <w:color w:val="D9D9D9"/>
                                <w:spacing w:val="-4"/>
                              </w:rPr>
                              <w:t xml:space="preserve"> </w:t>
                            </w:r>
                            <w:r>
                              <w:rPr>
                                <w:rFonts w:ascii="Consolas" w:hAnsi="Consolas"/>
                                <w:b/>
                                <w:color w:val="D9D9D9"/>
                              </w:rPr>
                              <w:t>Tài”</w:t>
                            </w:r>
                            <w:r>
                              <w:rPr>
                                <w:rFonts w:ascii="Consolas" w:hAnsi="Consolas"/>
                                <w:b/>
                                <w:color w:val="D9D9D9"/>
                                <w:spacing w:val="-118"/>
                              </w:rPr>
                              <w:t xml:space="preserve"> </w:t>
                            </w:r>
                            <w:r>
                              <w:rPr>
                                <w:rFonts w:ascii="Consolas" w:hAnsi="Consolas"/>
                                <w:b/>
                                <w:color w:val="D9D9D9"/>
                              </w:rPr>
                              <w:t>age:</w:t>
                            </w:r>
                            <w:r>
                              <w:rPr>
                                <w:rFonts w:ascii="Consolas" w:hAnsi="Consolas"/>
                                <w:b/>
                                <w:color w:val="D9D9D9"/>
                                <w:spacing w:val="-4"/>
                              </w:rPr>
                              <w:t xml:space="preserve"> </w:t>
                            </w:r>
                            <w:r>
                              <w:rPr>
                                <w:rFonts w:ascii="Consolas" w:hAnsi="Consolas"/>
                                <w:b/>
                                <w:color w:val="D9D9D9"/>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354AF" id="Text Box 59" o:spid="_x0000_s1029" type="#_x0000_t202" style="position:absolute;left:0;text-align:left;margin-left:64.2pt;margin-top:26.3pt;width:471.8pt;height:61.95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" fillcolor="#333" strokecolor="#e0e0e0" strokeweight=".72pt">
                <v:textbox inset="0,0,0,0">
                  <w:txbxContent>
                    <w:p w14:paraId="5E5AA8B1" w14:textId="77777777" w:rsidR="00734B1F" w:rsidRDefault="00734B1F" w:rsidP="00734B1F">
                      <w:pPr>
                        <w:spacing w:line="252" w:lineRule="exact"/>
                        <w:ind w:left="28"/>
                        <w:rPr>
                          <w:rFonts w:ascii="Consolas"/>
                          <w:b/>
                        </w:rPr>
                      </w:pPr>
                      <w:r>
                        <w:rPr>
                          <w:rFonts w:ascii="Consolas"/>
                          <w:b/>
                          <w:color w:val="D9D9D9"/>
                        </w:rPr>
                        <w:t>db.</w:t>
                      </w:r>
                      <w:r>
                        <w:rPr>
                          <w:rFonts w:ascii="Consolas"/>
                          <w:b/>
                          <w:color w:val="D9D9D9"/>
                          <w:spacing w:val="-4"/>
                        </w:rPr>
                        <w:t xml:space="preserve"> </w:t>
                      </w:r>
                      <w:r>
                        <w:rPr>
                          <w:rFonts w:ascii="Consolas"/>
                          <w:b/>
                          <w:color w:val="D9D9D9"/>
                        </w:rPr>
                        <w:t>Admin.</w:t>
                      </w:r>
                      <w:r>
                        <w:rPr>
                          <w:rFonts w:ascii="Consolas"/>
                          <w:b/>
                          <w:color w:val="D9D9D9"/>
                          <w:spacing w:val="-3"/>
                        </w:rPr>
                        <w:t xml:space="preserve"> </w:t>
                      </w:r>
                      <w:r>
                        <w:rPr>
                          <w:rFonts w:ascii="Consolas"/>
                          <w:b/>
                          <w:color w:val="D9D9D9"/>
                        </w:rPr>
                        <w:t>Find</w:t>
                      </w:r>
                      <w:r>
                        <w:rPr>
                          <w:rFonts w:ascii="Consolas"/>
                          <w:b/>
                          <w:color w:val="D9D9D9"/>
                          <w:spacing w:val="-3"/>
                        </w:rPr>
                        <w:t xml:space="preserve"> </w:t>
                      </w:r>
                      <w:r>
                        <w:rPr>
                          <w:rFonts w:ascii="Consolas"/>
                          <w:b/>
                          <w:color w:val="D9D9D9"/>
                        </w:rPr>
                        <w:t>({</w:t>
                      </w:r>
                    </w:p>
                    <w:p w14:paraId="5706654B" w14:textId="77777777" w:rsidR="00734B1F" w:rsidRDefault="00734B1F" w:rsidP="00734B1F">
                      <w:pPr>
                        <w:spacing w:before="4" w:line="480" w:lineRule="atLeast"/>
                        <w:ind w:left="28" w:right="6967"/>
                        <w:rPr>
                          <w:rFonts w:ascii="Consolas" w:hAnsi="Consolas"/>
                          <w:b/>
                        </w:rPr>
                      </w:pPr>
                      <w:r>
                        <w:rPr>
                          <w:rFonts w:ascii="Consolas" w:hAnsi="Consolas"/>
                          <w:b/>
                          <w:color w:val="D9D9D9"/>
                        </w:rPr>
                        <w:t>name:</w:t>
                      </w:r>
                      <w:r>
                        <w:rPr>
                          <w:rFonts w:ascii="Consolas" w:hAnsi="Consolas"/>
                          <w:b/>
                          <w:color w:val="D9D9D9"/>
                          <w:spacing w:val="-5"/>
                        </w:rPr>
                        <w:t xml:space="preserve"> </w:t>
                      </w:r>
                      <w:r>
                        <w:rPr>
                          <w:rFonts w:ascii="Consolas" w:hAnsi="Consolas"/>
                          <w:b/>
                          <w:color w:val="D9D9D9"/>
                        </w:rPr>
                        <w:t>“Vu</w:t>
                      </w:r>
                      <w:r>
                        <w:rPr>
                          <w:rFonts w:ascii="Consolas" w:hAnsi="Consolas"/>
                          <w:b/>
                          <w:color w:val="D9D9D9"/>
                          <w:spacing w:val="-4"/>
                        </w:rPr>
                        <w:t xml:space="preserve"> </w:t>
                      </w:r>
                      <w:r>
                        <w:rPr>
                          <w:rFonts w:ascii="Consolas" w:hAnsi="Consolas"/>
                          <w:b/>
                          <w:color w:val="D9D9D9"/>
                        </w:rPr>
                        <w:t>Thanh</w:t>
                      </w:r>
                      <w:r>
                        <w:rPr>
                          <w:rFonts w:ascii="Consolas" w:hAnsi="Consolas"/>
                          <w:b/>
                          <w:color w:val="D9D9D9"/>
                          <w:spacing w:val="-4"/>
                        </w:rPr>
                        <w:t xml:space="preserve"> </w:t>
                      </w:r>
                      <w:r>
                        <w:rPr>
                          <w:rFonts w:ascii="Consolas" w:hAnsi="Consolas"/>
                          <w:b/>
                          <w:color w:val="D9D9D9"/>
                        </w:rPr>
                        <w:t>Tài”</w:t>
                      </w:r>
                      <w:r>
                        <w:rPr>
                          <w:rFonts w:ascii="Consolas" w:hAnsi="Consolas"/>
                          <w:b/>
                          <w:color w:val="D9D9D9"/>
                          <w:spacing w:val="-118"/>
                        </w:rPr>
                        <w:t xml:space="preserve"> </w:t>
                      </w:r>
                      <w:r>
                        <w:rPr>
                          <w:rFonts w:ascii="Consolas" w:hAnsi="Consolas"/>
                          <w:b/>
                          <w:color w:val="D9D9D9"/>
                        </w:rPr>
                        <w:t>age:</w:t>
                      </w:r>
                      <w:r>
                        <w:rPr>
                          <w:rFonts w:ascii="Consolas" w:hAnsi="Consolas"/>
                          <w:b/>
                          <w:color w:val="D9D9D9"/>
                          <w:spacing w:val="-4"/>
                        </w:rPr>
                        <w:t xml:space="preserve"> </w:t>
                      </w:r>
                      <w:r>
                        <w:rPr>
                          <w:rFonts w:ascii="Consolas" w:hAnsi="Consolas"/>
                          <w:b/>
                          <w:color w:val="D9D9D9"/>
                        </w:rPr>
                        <w:t>18</w:t>
                      </w:r>
                    </w:p>
                  </w:txbxContent>
                </v:textbox>
                <w10:wrap type="topAndBottom" anchorx="page"/>
              </v:shape>
            </w:pict>
          </mc:Fallback>
        </mc:AlternateContent>
      </w:r>
      <w:r w:rsidR="00734B1F" w:rsidRPr="00AA0F6F">
        <w:rPr>
          <w:rFonts w:asciiTheme="majorHAnsi" w:hAnsiTheme="majorHAnsi" w:cstheme="majorHAnsi"/>
          <w:b/>
          <w:color w:val="202429"/>
          <w:sz w:val="26"/>
          <w:szCs w:val="26"/>
        </w:rPr>
        <w:t>VD</w:t>
      </w:r>
      <w:r w:rsidR="00734B1F" w:rsidRPr="00734B1F">
        <w:rPr>
          <w:rFonts w:asciiTheme="majorHAnsi" w:hAnsiTheme="majorHAnsi" w:cstheme="majorHAnsi"/>
          <w:color w:val="202429"/>
          <w:sz w:val="26"/>
        </w:rPr>
        <w:t>:</w:t>
      </w:r>
      <w:r w:rsidR="00734B1F" w:rsidRPr="00734B1F">
        <w:rPr>
          <w:rFonts w:asciiTheme="majorHAnsi" w:hAnsiTheme="majorHAnsi" w:cstheme="majorHAnsi"/>
          <w:color w:val="202429"/>
          <w:spacing w:val="-2"/>
          <w:sz w:val="26"/>
        </w:rPr>
        <w:t xml:space="preserve"> </w:t>
      </w:r>
      <w:r w:rsidR="00734B1F" w:rsidRPr="00734B1F">
        <w:rPr>
          <w:rFonts w:asciiTheme="majorHAnsi" w:hAnsiTheme="majorHAnsi" w:cstheme="majorHAnsi"/>
          <w:color w:val="202429"/>
          <w:sz w:val="26"/>
        </w:rPr>
        <w:t>Lấy</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ra admin</w:t>
      </w:r>
      <w:r w:rsidR="00734B1F" w:rsidRPr="00734B1F">
        <w:rPr>
          <w:rFonts w:asciiTheme="majorHAnsi" w:hAnsiTheme="majorHAnsi" w:cstheme="majorHAnsi"/>
          <w:color w:val="202429"/>
          <w:spacing w:val="-2"/>
          <w:sz w:val="26"/>
        </w:rPr>
        <w:t xml:space="preserve"> </w:t>
      </w:r>
      <w:r w:rsidR="00734B1F" w:rsidRPr="00734B1F">
        <w:rPr>
          <w:rFonts w:asciiTheme="majorHAnsi" w:hAnsiTheme="majorHAnsi" w:cstheme="majorHAnsi"/>
          <w:color w:val="202429"/>
          <w:sz w:val="26"/>
        </w:rPr>
        <w:t>có</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tên</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Vũ</w:t>
      </w:r>
      <w:r w:rsidR="00734B1F" w:rsidRPr="00734B1F">
        <w:rPr>
          <w:rFonts w:asciiTheme="majorHAnsi" w:hAnsiTheme="majorHAnsi" w:cstheme="majorHAnsi"/>
          <w:color w:val="202429"/>
          <w:spacing w:val="-2"/>
          <w:sz w:val="26"/>
        </w:rPr>
        <w:t xml:space="preserve"> </w:t>
      </w:r>
      <w:r w:rsidR="00734B1F" w:rsidRPr="00734B1F">
        <w:rPr>
          <w:rFonts w:asciiTheme="majorHAnsi" w:hAnsiTheme="majorHAnsi" w:cstheme="majorHAnsi"/>
          <w:color w:val="202429"/>
          <w:sz w:val="26"/>
        </w:rPr>
        <w:t>Thanh</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Tài và</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có</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tuổi</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là</w:t>
      </w:r>
      <w:r w:rsidR="00734B1F" w:rsidRPr="00734B1F">
        <w:rPr>
          <w:rFonts w:asciiTheme="majorHAnsi" w:hAnsiTheme="majorHAnsi" w:cstheme="majorHAnsi"/>
          <w:color w:val="202429"/>
          <w:spacing w:val="-2"/>
          <w:sz w:val="26"/>
        </w:rPr>
        <w:t xml:space="preserve"> </w:t>
      </w:r>
      <w:r w:rsidR="00734B1F" w:rsidRPr="00734B1F">
        <w:rPr>
          <w:rFonts w:asciiTheme="majorHAnsi" w:hAnsiTheme="majorHAnsi" w:cstheme="majorHAnsi"/>
          <w:color w:val="202429"/>
          <w:sz w:val="26"/>
        </w:rPr>
        <w:t>18</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trong</w:t>
      </w:r>
      <w:r w:rsidR="00734B1F" w:rsidRPr="00734B1F">
        <w:rPr>
          <w:rFonts w:asciiTheme="majorHAnsi" w:hAnsiTheme="majorHAnsi" w:cstheme="majorHAnsi"/>
          <w:color w:val="202429"/>
          <w:spacing w:val="-6"/>
          <w:sz w:val="26"/>
        </w:rPr>
        <w:t xml:space="preserve"> </w:t>
      </w:r>
      <w:r w:rsidR="00734B1F" w:rsidRPr="00734B1F">
        <w:rPr>
          <w:rFonts w:asciiTheme="majorHAnsi" w:hAnsiTheme="majorHAnsi" w:cstheme="majorHAnsi"/>
          <w:color w:val="202429"/>
          <w:sz w:val="26"/>
        </w:rPr>
        <w:t>collection</w:t>
      </w:r>
      <w:r w:rsidR="00734B1F" w:rsidRPr="00734B1F">
        <w:rPr>
          <w:rFonts w:asciiTheme="majorHAnsi" w:hAnsiTheme="majorHAnsi" w:cstheme="majorHAnsi"/>
          <w:color w:val="202429"/>
          <w:spacing w:val="-1"/>
          <w:sz w:val="26"/>
        </w:rPr>
        <w:t xml:space="preserve"> </w:t>
      </w:r>
      <w:r w:rsidR="00734B1F" w:rsidRPr="00734B1F">
        <w:rPr>
          <w:rFonts w:asciiTheme="majorHAnsi" w:hAnsiTheme="majorHAnsi" w:cstheme="majorHAnsi"/>
          <w:color w:val="202429"/>
          <w:sz w:val="26"/>
        </w:rPr>
        <w:t>admin.</w:t>
      </w:r>
    </w:p>
    <w:p w14:paraId="1BA0779A" w14:textId="7D847928" w:rsidR="00734B1F" w:rsidRPr="00734B1F" w:rsidRDefault="00734B1F" w:rsidP="00927791">
      <w:pPr>
        <w:pStyle w:val="BodyText"/>
        <w:spacing w:before="1"/>
        <w:ind w:left="0"/>
        <w:rPr>
          <w:rFonts w:asciiTheme="majorHAnsi" w:hAnsiTheme="majorHAnsi" w:cstheme="majorHAnsi"/>
          <w:i/>
          <w:sz w:val="26"/>
        </w:rPr>
      </w:pPr>
      <w:r w:rsidRPr="00AA0F6F">
        <w:rPr>
          <w:rFonts w:asciiTheme="majorHAnsi" w:hAnsiTheme="majorHAnsi" w:cstheme="majorHAnsi"/>
          <w:noProof/>
          <w:sz w:val="26"/>
          <w:szCs w:val="26"/>
        </w:rPr>
        <w:drawing>
          <wp:anchor distT="0" distB="0" distL="0" distR="0" simplePos="0" relativeHeight="251675136" behindDoc="0" locked="0" layoutInCell="1" allowOverlap="1" wp14:anchorId="71A9D6DC" wp14:editId="3BDF6110">
            <wp:simplePos x="0" y="0"/>
            <wp:positionH relativeFrom="page">
              <wp:posOffset>914400</wp:posOffset>
            </wp:positionH>
            <wp:positionV relativeFrom="paragraph">
              <wp:posOffset>1072834</wp:posOffset>
            </wp:positionV>
            <wp:extent cx="5933186" cy="2608897"/>
            <wp:effectExtent l="0" t="0" r="0" b="0"/>
            <wp:wrapTopAndBottom/>
            <wp:docPr id="5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48" cstate="print"/>
                    <a:stretch>
                      <a:fillRect/>
                    </a:stretch>
                  </pic:blipFill>
                  <pic:spPr>
                    <a:xfrm>
                      <a:off x="0" y="0"/>
                      <a:ext cx="5933186" cy="2608897"/>
                    </a:xfrm>
                    <a:prstGeom prst="rect">
                      <a:avLst/>
                    </a:prstGeom>
                  </pic:spPr>
                </pic:pic>
              </a:graphicData>
            </a:graphic>
          </wp:anchor>
        </w:drawing>
      </w:r>
      <w:r w:rsidRPr="00734B1F">
        <w:rPr>
          <w:rFonts w:asciiTheme="majorHAnsi" w:hAnsiTheme="majorHAnsi" w:cstheme="majorHAnsi"/>
          <w:i/>
          <w:color w:val="202429"/>
          <w:sz w:val="26"/>
        </w:rPr>
        <w:t>3.7: Truy</w:t>
      </w:r>
      <w:r w:rsidRPr="00734B1F">
        <w:rPr>
          <w:rFonts w:asciiTheme="majorHAnsi" w:hAnsiTheme="majorHAnsi" w:cstheme="majorHAnsi"/>
          <w:i/>
          <w:color w:val="202429"/>
          <w:spacing w:val="-1"/>
          <w:sz w:val="26"/>
        </w:rPr>
        <w:t xml:space="preserve"> </w:t>
      </w:r>
      <w:r w:rsidRPr="00734B1F">
        <w:rPr>
          <w:rFonts w:asciiTheme="majorHAnsi" w:hAnsiTheme="majorHAnsi" w:cstheme="majorHAnsi"/>
          <w:i/>
          <w:color w:val="202429"/>
          <w:sz w:val="26"/>
        </w:rPr>
        <w:t>vấn nhiều</w:t>
      </w:r>
      <w:r w:rsidRPr="00734B1F">
        <w:rPr>
          <w:rFonts w:asciiTheme="majorHAnsi" w:hAnsiTheme="majorHAnsi" w:cstheme="majorHAnsi"/>
          <w:i/>
          <w:color w:val="202429"/>
          <w:spacing w:val="-1"/>
          <w:sz w:val="26"/>
        </w:rPr>
        <w:t xml:space="preserve"> </w:t>
      </w:r>
      <w:r w:rsidRPr="00734B1F">
        <w:rPr>
          <w:rFonts w:asciiTheme="majorHAnsi" w:hAnsiTheme="majorHAnsi" w:cstheme="majorHAnsi"/>
          <w:i/>
          <w:color w:val="202429"/>
          <w:sz w:val="26"/>
        </w:rPr>
        <w:t>điều kiện</w:t>
      </w:r>
      <w:r w:rsidRPr="00734B1F">
        <w:rPr>
          <w:rFonts w:asciiTheme="majorHAnsi" w:hAnsiTheme="majorHAnsi" w:cstheme="majorHAnsi"/>
          <w:i/>
          <w:color w:val="202429"/>
          <w:spacing w:val="-5"/>
          <w:sz w:val="26"/>
        </w:rPr>
        <w:t xml:space="preserve"> </w:t>
      </w:r>
      <w:r w:rsidRPr="00734B1F">
        <w:rPr>
          <w:rFonts w:asciiTheme="majorHAnsi" w:hAnsiTheme="majorHAnsi" w:cstheme="majorHAnsi"/>
          <w:i/>
          <w:color w:val="202429"/>
          <w:sz w:val="26"/>
        </w:rPr>
        <w:t>trong</w:t>
      </w:r>
      <w:r w:rsidRPr="00734B1F">
        <w:rPr>
          <w:rFonts w:asciiTheme="majorHAnsi" w:hAnsiTheme="majorHAnsi" w:cstheme="majorHAnsi"/>
          <w:i/>
          <w:color w:val="202429"/>
          <w:spacing w:val="-1"/>
          <w:sz w:val="26"/>
        </w:rPr>
        <w:t xml:space="preserve"> </w:t>
      </w:r>
      <w:r w:rsidRPr="00734B1F">
        <w:rPr>
          <w:rFonts w:asciiTheme="majorHAnsi" w:hAnsiTheme="majorHAnsi" w:cstheme="majorHAnsi"/>
          <w:i/>
          <w:color w:val="202429"/>
          <w:sz w:val="26"/>
        </w:rPr>
        <w:t>MongoDB</w:t>
      </w:r>
    </w:p>
    <w:p w14:paraId="761903EB" w14:textId="77777777" w:rsidR="00734B1F" w:rsidRPr="00734B1F" w:rsidRDefault="00734B1F" w:rsidP="00734B1F">
      <w:pPr>
        <w:jc w:val="center"/>
        <w:rPr>
          <w:rFonts w:asciiTheme="majorHAnsi" w:hAnsiTheme="majorHAnsi" w:cstheme="majorHAnsi"/>
          <w:sz w:val="26"/>
        </w:rPr>
        <w:sectPr w:rsidR="00734B1F" w:rsidRPr="00734B1F">
          <w:pgSz w:w="12240" w:h="15840"/>
          <w:pgMar w:top="1440" w:right="980" w:bottom="1200" w:left="1300" w:header="0" w:footer="940" w:gutter="0"/>
          <w:cols w:space="720"/>
        </w:sectPr>
      </w:pPr>
    </w:p>
    <w:p w14:paraId="38B83852" w14:textId="77777777" w:rsidR="00734B1F" w:rsidRPr="00AA0F6F" w:rsidRDefault="00734B1F" w:rsidP="002B33C9">
      <w:pPr>
        <w:pStyle w:val="ListParagraph"/>
        <w:widowControl w:val="0"/>
        <w:numPr>
          <w:ilvl w:val="0"/>
          <w:numId w:val="26"/>
        </w:numPr>
        <w:tabs>
          <w:tab w:val="left" w:pos="266"/>
        </w:tabs>
        <w:autoSpaceDE w:val="0"/>
        <w:autoSpaceDN w:val="0"/>
        <w:spacing w:before="183" w:after="0" w:line="357" w:lineRule="auto"/>
        <w:ind w:right="464" w:firstLine="0"/>
        <w:contextualSpacing w:val="0"/>
        <w:rPr>
          <w:rFonts w:asciiTheme="majorHAnsi" w:hAnsiTheme="majorHAnsi" w:cstheme="majorHAnsi"/>
          <w:sz w:val="26"/>
          <w:szCs w:val="26"/>
        </w:rPr>
      </w:pPr>
      <w:r w:rsidRPr="00AA0F6F">
        <w:rPr>
          <w:rFonts w:asciiTheme="majorHAnsi" w:hAnsiTheme="majorHAnsi" w:cstheme="majorHAnsi"/>
          <w:sz w:val="26"/>
          <w:szCs w:val="26"/>
        </w:rPr>
        <w:lastRenderedPageBreak/>
        <w:t>Tương</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tự,</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nếu</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như</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muốn</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and</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bao</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nhiêu</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điều</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kiện</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thêm</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bấy</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nhiêu</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vào</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object.</w:t>
      </w:r>
    </w:p>
    <w:p w14:paraId="0E5575A3" w14:textId="77777777" w:rsidR="00734B1F" w:rsidRPr="00AA0F6F" w:rsidRDefault="00734B1F" w:rsidP="00AA0F6F">
      <w:pPr>
        <w:rPr>
          <w:rFonts w:asciiTheme="majorHAnsi" w:hAnsiTheme="majorHAnsi" w:cstheme="majorHAnsi"/>
          <w:b/>
          <w:bCs/>
          <w:sz w:val="26"/>
          <w:szCs w:val="26"/>
        </w:rPr>
      </w:pPr>
      <w:r w:rsidRPr="00AA0F6F">
        <w:rPr>
          <w:rFonts w:asciiTheme="majorHAnsi" w:hAnsiTheme="majorHAnsi" w:cstheme="majorHAnsi"/>
          <w:b/>
          <w:bCs/>
          <w:sz w:val="26"/>
          <w:szCs w:val="26"/>
        </w:rPr>
        <w:t>OR</w:t>
      </w:r>
    </w:p>
    <w:p w14:paraId="7F8EAB81" w14:textId="77777777" w:rsidR="00734B1F" w:rsidRPr="00AA0F6F" w:rsidRDefault="00734B1F" w:rsidP="002B33C9">
      <w:pPr>
        <w:pStyle w:val="ListParagraph"/>
        <w:widowControl w:val="0"/>
        <w:numPr>
          <w:ilvl w:val="0"/>
          <w:numId w:val="26"/>
        </w:numPr>
        <w:tabs>
          <w:tab w:val="left" w:pos="314"/>
        </w:tabs>
        <w:autoSpaceDE w:val="0"/>
        <w:autoSpaceDN w:val="0"/>
        <w:spacing w:before="158" w:after="0" w:line="362" w:lineRule="auto"/>
        <w:ind w:right="472" w:firstLine="0"/>
        <w:contextualSpacing w:val="0"/>
        <w:rPr>
          <w:rFonts w:asciiTheme="majorHAnsi" w:hAnsiTheme="majorHAnsi" w:cstheme="majorHAnsi"/>
          <w:sz w:val="26"/>
          <w:szCs w:val="26"/>
        </w:rPr>
      </w:pPr>
      <w:r w:rsidRPr="00AA0F6F">
        <w:rPr>
          <w:rFonts w:asciiTheme="majorHAnsi" w:hAnsiTheme="majorHAnsi" w:cstheme="majorHAnsi"/>
          <w:sz w:val="26"/>
          <w:szCs w:val="26"/>
        </w:rPr>
        <w:t>Để</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sử</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dụng</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mệnh</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đề</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or</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(hoặc)</w:t>
      </w:r>
      <w:r w:rsidRPr="00AA0F6F">
        <w:rPr>
          <w:rFonts w:asciiTheme="majorHAnsi" w:hAnsiTheme="majorHAnsi" w:cstheme="majorHAnsi"/>
          <w:spacing w:val="8"/>
          <w:sz w:val="26"/>
          <w:szCs w:val="26"/>
        </w:rPr>
        <w:t xml:space="preserve"> </w:t>
      </w:r>
      <w:r w:rsidRPr="00AA0F6F">
        <w:rPr>
          <w:rFonts w:asciiTheme="majorHAnsi" w:hAnsiTheme="majorHAnsi" w:cstheme="majorHAnsi"/>
          <w:sz w:val="26"/>
          <w:szCs w:val="26"/>
        </w:rPr>
        <w:t>trong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MongoDB</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chúng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ta</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cần</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phải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truyền</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một</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key scope có tên là $or vào làm key chứa mảng các điều kiện hoặc, theo cú pháp:</w:t>
      </w:r>
      <w:r w:rsidRPr="00AA0F6F">
        <w:rPr>
          <w:rFonts w:asciiTheme="majorHAnsi" w:hAnsiTheme="majorHAnsi" w:cstheme="majorHAnsi"/>
          <w:spacing w:val="1"/>
          <w:sz w:val="26"/>
          <w:szCs w:val="26"/>
        </w:rPr>
        <w:t xml:space="preserve"> </w:t>
      </w:r>
      <w:r w:rsidRPr="00734B1F">
        <w:rPr>
          <w:rFonts w:asciiTheme="majorHAnsi" w:hAnsiTheme="majorHAnsi" w:cstheme="majorHAnsi"/>
          <w:color w:val="202429"/>
          <w:sz w:val="26"/>
        </w:rPr>
        <w:t>vào</w:t>
      </w:r>
      <w:r w:rsidRPr="00734B1F">
        <w:rPr>
          <w:rFonts w:asciiTheme="majorHAnsi" w:hAnsiTheme="majorHAnsi" w:cstheme="majorHAnsi"/>
          <w:color w:val="202429"/>
          <w:spacing w:val="1"/>
          <w:sz w:val="26"/>
        </w:rPr>
        <w:t xml:space="preserve"> </w:t>
      </w:r>
      <w:r w:rsidRPr="00734B1F">
        <w:rPr>
          <w:rFonts w:asciiTheme="majorHAnsi" w:hAnsiTheme="majorHAnsi" w:cstheme="majorHAnsi"/>
          <w:color w:val="202429"/>
          <w:sz w:val="26"/>
        </w:rPr>
        <w:t>làm</w:t>
      </w:r>
      <w:r w:rsidRPr="00734B1F">
        <w:rPr>
          <w:rFonts w:asciiTheme="majorHAnsi" w:hAnsiTheme="majorHAnsi" w:cstheme="majorHAnsi"/>
          <w:color w:val="202429"/>
          <w:spacing w:val="1"/>
          <w:sz w:val="26"/>
        </w:rPr>
        <w:t xml:space="preserve"> </w:t>
      </w:r>
      <w:r w:rsidRPr="00734B1F">
        <w:rPr>
          <w:rFonts w:asciiTheme="majorHAnsi" w:hAnsiTheme="majorHAnsi" w:cstheme="majorHAnsi"/>
          <w:color w:val="202429"/>
          <w:sz w:val="26"/>
        </w:rPr>
        <w:t>key</w:t>
      </w:r>
      <w:r w:rsidRPr="00734B1F">
        <w:rPr>
          <w:rFonts w:asciiTheme="majorHAnsi" w:hAnsiTheme="majorHAnsi" w:cstheme="majorHAnsi"/>
          <w:color w:val="202429"/>
          <w:spacing w:val="1"/>
          <w:sz w:val="26"/>
        </w:rPr>
        <w:t xml:space="preserve"> </w:t>
      </w:r>
      <w:r w:rsidRPr="00734B1F">
        <w:rPr>
          <w:rFonts w:asciiTheme="majorHAnsi" w:hAnsiTheme="majorHAnsi" w:cstheme="majorHAnsi"/>
          <w:color w:val="202429"/>
          <w:sz w:val="26"/>
        </w:rPr>
        <w:t>chứa</w:t>
      </w:r>
      <w:r w:rsidRPr="00734B1F">
        <w:rPr>
          <w:rFonts w:asciiTheme="majorHAnsi" w:hAnsiTheme="majorHAnsi" w:cstheme="majorHAnsi"/>
          <w:color w:val="202429"/>
          <w:spacing w:val="2"/>
          <w:sz w:val="26"/>
        </w:rPr>
        <w:t xml:space="preserve"> </w:t>
      </w:r>
      <w:r w:rsidRPr="00734B1F">
        <w:rPr>
          <w:rFonts w:asciiTheme="majorHAnsi" w:hAnsiTheme="majorHAnsi" w:cstheme="majorHAnsi"/>
          <w:color w:val="202429"/>
          <w:sz w:val="26"/>
        </w:rPr>
        <w:t>mảng</w:t>
      </w:r>
      <w:r w:rsidRPr="00734B1F">
        <w:rPr>
          <w:rFonts w:asciiTheme="majorHAnsi" w:hAnsiTheme="majorHAnsi" w:cstheme="majorHAnsi"/>
          <w:color w:val="202429"/>
          <w:spacing w:val="-5"/>
          <w:sz w:val="26"/>
        </w:rPr>
        <w:t xml:space="preserve"> </w:t>
      </w:r>
      <w:r w:rsidRPr="00734B1F">
        <w:rPr>
          <w:rFonts w:asciiTheme="majorHAnsi" w:hAnsiTheme="majorHAnsi" w:cstheme="majorHAnsi"/>
          <w:color w:val="202429"/>
          <w:sz w:val="26"/>
        </w:rPr>
        <w:t>các</w:t>
      </w:r>
      <w:r w:rsidRPr="00734B1F">
        <w:rPr>
          <w:rFonts w:asciiTheme="majorHAnsi" w:hAnsiTheme="majorHAnsi" w:cstheme="majorHAnsi"/>
          <w:color w:val="202429"/>
          <w:spacing w:val="2"/>
          <w:sz w:val="26"/>
        </w:rPr>
        <w:t xml:space="preserve"> </w:t>
      </w:r>
      <w:r w:rsidRPr="00734B1F">
        <w:rPr>
          <w:rFonts w:asciiTheme="majorHAnsi" w:hAnsiTheme="majorHAnsi" w:cstheme="majorHAnsi"/>
          <w:color w:val="202429"/>
          <w:sz w:val="26"/>
        </w:rPr>
        <w:t>điều</w:t>
      </w:r>
      <w:r w:rsidRPr="00734B1F">
        <w:rPr>
          <w:rFonts w:asciiTheme="majorHAnsi" w:hAnsiTheme="majorHAnsi" w:cstheme="majorHAnsi"/>
          <w:color w:val="202429"/>
          <w:spacing w:val="1"/>
          <w:sz w:val="26"/>
        </w:rPr>
        <w:t xml:space="preserve"> </w:t>
      </w:r>
      <w:r w:rsidRPr="00734B1F">
        <w:rPr>
          <w:rFonts w:asciiTheme="majorHAnsi" w:hAnsiTheme="majorHAnsi" w:cstheme="majorHAnsi"/>
          <w:color w:val="202429"/>
          <w:sz w:val="26"/>
        </w:rPr>
        <w:t>kiện hoặc,</w:t>
      </w:r>
      <w:r w:rsidRPr="00734B1F">
        <w:rPr>
          <w:rFonts w:asciiTheme="majorHAnsi" w:hAnsiTheme="majorHAnsi" w:cstheme="majorHAnsi"/>
          <w:color w:val="202429"/>
          <w:spacing w:val="9"/>
          <w:sz w:val="26"/>
        </w:rPr>
        <w:t xml:space="preserve"> </w:t>
      </w:r>
      <w:r w:rsidRPr="00734B1F">
        <w:rPr>
          <w:rFonts w:asciiTheme="majorHAnsi" w:hAnsiTheme="majorHAnsi" w:cstheme="majorHAnsi"/>
          <w:color w:val="202429"/>
          <w:sz w:val="26"/>
        </w:rPr>
        <w:t>theo cú</w:t>
      </w:r>
      <w:r w:rsidRPr="00734B1F">
        <w:rPr>
          <w:rFonts w:asciiTheme="majorHAnsi" w:hAnsiTheme="majorHAnsi" w:cstheme="majorHAnsi"/>
          <w:color w:val="202429"/>
          <w:spacing w:val="2"/>
          <w:sz w:val="26"/>
        </w:rPr>
        <w:t xml:space="preserve"> </w:t>
      </w:r>
      <w:r w:rsidRPr="00734B1F">
        <w:rPr>
          <w:rFonts w:asciiTheme="majorHAnsi" w:hAnsiTheme="majorHAnsi" w:cstheme="majorHAnsi"/>
          <w:color w:val="202429"/>
          <w:sz w:val="26"/>
        </w:rPr>
        <w:t>pháp:</w:t>
      </w:r>
    </w:p>
    <w:p w14:paraId="1F566409" w14:textId="68DA850F" w:rsidR="00734B1F" w:rsidRPr="00AA0F6F" w:rsidRDefault="00734B1F" w:rsidP="00734B1F">
      <w:pPr>
        <w:pStyle w:val="BodyText"/>
        <w:spacing w:before="7"/>
        <w:ind w:left="0"/>
        <w:rPr>
          <w:rFonts w:asciiTheme="majorHAnsi" w:hAnsiTheme="majorHAnsi" w:cstheme="majorHAnsi"/>
          <w:sz w:val="26"/>
          <w:szCs w:val="26"/>
        </w:rPr>
      </w:pPr>
      <w:r w:rsidRPr="00AA0F6F">
        <w:rPr>
          <w:rFonts w:asciiTheme="majorHAnsi" w:hAnsiTheme="majorHAnsi" w:cstheme="majorHAnsi"/>
          <w:noProof/>
          <w:sz w:val="26"/>
          <w:szCs w:val="26"/>
        </w:rPr>
        <mc:AlternateContent>
          <mc:Choice Requires="wps">
            <w:drawing>
              <wp:anchor distT="0" distB="0" distL="0" distR="0" simplePos="0" relativeHeight="251693568" behindDoc="1" locked="0" layoutInCell="1" allowOverlap="1" wp14:anchorId="216483A2" wp14:editId="781F6E61">
                <wp:simplePos x="0" y="0"/>
                <wp:positionH relativeFrom="page">
                  <wp:posOffset>891540</wp:posOffset>
                </wp:positionH>
                <wp:positionV relativeFrom="paragraph">
                  <wp:posOffset>187960</wp:posOffset>
                </wp:positionV>
                <wp:extent cx="5991860" cy="2469515"/>
                <wp:effectExtent l="5715" t="12065" r="12700" b="13970"/>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2469515"/>
                        </a:xfrm>
                        <a:prstGeom prst="rect">
                          <a:avLst/>
                        </a:prstGeom>
                        <a:solidFill>
                          <a:srgbClr val="333333"/>
                        </a:solidFill>
                        <a:ln w="9144">
                          <a:solidFill>
                            <a:srgbClr val="E0E0E0"/>
                          </a:solidFill>
                          <a:prstDash val="solid"/>
                          <a:miter lim="800000"/>
                          <a:headEnd/>
                          <a:tailEnd/>
                        </a:ln>
                      </wps:spPr>
                      <wps:txbx>
                        <w:txbxContent>
                          <w:p w14:paraId="6D272D4B" w14:textId="77777777" w:rsidR="00734B1F" w:rsidRDefault="00734B1F" w:rsidP="00734B1F">
                            <w:pPr>
                              <w:spacing w:before="100"/>
                              <w:ind w:left="28"/>
                              <w:rPr>
                                <w:rFonts w:ascii="Consolas"/>
                                <w:b/>
                              </w:rPr>
                            </w:pPr>
                            <w:r>
                              <w:rPr>
                                <w:rFonts w:ascii="Consolas"/>
                                <w:b/>
                                <w:color w:val="D9D9D9"/>
                              </w:rPr>
                              <w:t>db.</w:t>
                            </w:r>
                            <w:r>
                              <w:rPr>
                                <w:rFonts w:ascii="Consolas"/>
                                <w:b/>
                                <w:color w:val="D9D9D9"/>
                                <w:spacing w:val="-12"/>
                              </w:rPr>
                              <w:t xml:space="preserve"> </w:t>
                            </w:r>
                            <w:r>
                              <w:rPr>
                                <w:rFonts w:ascii="Consolas"/>
                                <w:b/>
                                <w:color w:val="D9D9D9"/>
                              </w:rPr>
                              <w:t>CollectionName.find({</w:t>
                            </w:r>
                          </w:p>
                          <w:p w14:paraId="13017C9A" w14:textId="77777777" w:rsidR="00734B1F" w:rsidRDefault="00734B1F" w:rsidP="00734B1F">
                            <w:pPr>
                              <w:pStyle w:val="BodyText"/>
                              <w:spacing w:before="7"/>
                              <w:ind w:left="0"/>
                              <w:rPr>
                                <w:rFonts w:ascii="Consolas"/>
                                <w:b/>
                                <w:sz w:val="27"/>
                              </w:rPr>
                            </w:pPr>
                          </w:p>
                          <w:p w14:paraId="3B15D838" w14:textId="77777777" w:rsidR="00734B1F" w:rsidRDefault="00734B1F" w:rsidP="00734B1F">
                            <w:pPr>
                              <w:ind w:left="28"/>
                              <w:rPr>
                                <w:rFonts w:ascii="Consolas"/>
                                <w:b/>
                              </w:rPr>
                            </w:pPr>
                            <w:r>
                              <w:rPr>
                                <w:rFonts w:ascii="Consolas"/>
                                <w:b/>
                                <w:color w:val="D9D9D9"/>
                              </w:rPr>
                              <w:t>$or:</w:t>
                            </w:r>
                            <w:r>
                              <w:rPr>
                                <w:rFonts w:ascii="Consolas"/>
                                <w:b/>
                                <w:color w:val="D9D9D9"/>
                                <w:spacing w:val="-6"/>
                              </w:rPr>
                              <w:t xml:space="preserve"> </w:t>
                            </w:r>
                            <w:r>
                              <w:rPr>
                                <w:rFonts w:ascii="Consolas"/>
                                <w:b/>
                                <w:color w:val="D9D9D9"/>
                              </w:rPr>
                              <w:t>[</w:t>
                            </w:r>
                          </w:p>
                          <w:p w14:paraId="50149FA1" w14:textId="77777777" w:rsidR="00734B1F" w:rsidRDefault="00734B1F" w:rsidP="00734B1F">
                            <w:pPr>
                              <w:pStyle w:val="BodyText"/>
                              <w:ind w:left="0"/>
                              <w:rPr>
                                <w:rFonts w:ascii="Consolas"/>
                                <w:b/>
                              </w:rPr>
                            </w:pPr>
                          </w:p>
                          <w:p w14:paraId="423CC1AC" w14:textId="77777777" w:rsidR="00734B1F" w:rsidRDefault="00734B1F" w:rsidP="00734B1F">
                            <w:pPr>
                              <w:spacing w:before="1"/>
                              <w:ind w:left="148"/>
                              <w:rPr>
                                <w:rFonts w:ascii="Consolas"/>
                                <w:b/>
                              </w:rPr>
                            </w:pPr>
                            <w:r>
                              <w:rPr>
                                <w:rFonts w:ascii="Consolas"/>
                                <w:b/>
                                <w:color w:val="D9D9D9"/>
                              </w:rPr>
                              <w:t>{key1:</w:t>
                            </w:r>
                            <w:r>
                              <w:rPr>
                                <w:rFonts w:ascii="Consolas"/>
                                <w:b/>
                                <w:color w:val="D9D9D9"/>
                                <w:spacing w:val="-11"/>
                              </w:rPr>
                              <w:t xml:space="preserve"> </w:t>
                            </w:r>
                            <w:r>
                              <w:rPr>
                                <w:rFonts w:ascii="Consolas"/>
                                <w:b/>
                                <w:color w:val="D9D9D9"/>
                              </w:rPr>
                              <w:t>value1},</w:t>
                            </w:r>
                          </w:p>
                          <w:p w14:paraId="2FDEC9B0" w14:textId="77777777" w:rsidR="00734B1F" w:rsidRDefault="00734B1F" w:rsidP="00734B1F">
                            <w:pPr>
                              <w:pStyle w:val="BodyText"/>
                              <w:spacing w:before="11"/>
                              <w:ind w:left="0"/>
                              <w:rPr>
                                <w:rFonts w:ascii="Consolas"/>
                                <w:b/>
                                <w:sz w:val="27"/>
                              </w:rPr>
                            </w:pPr>
                          </w:p>
                          <w:p w14:paraId="10EC357D" w14:textId="77777777" w:rsidR="00734B1F" w:rsidRDefault="00734B1F" w:rsidP="00734B1F">
                            <w:pPr>
                              <w:ind w:left="148"/>
                              <w:rPr>
                                <w:rFonts w:ascii="Consolas"/>
                                <w:b/>
                              </w:rPr>
                            </w:pPr>
                            <w:r>
                              <w:rPr>
                                <w:rFonts w:ascii="Consolas"/>
                                <w:b/>
                                <w:color w:val="D9D9D9"/>
                              </w:rPr>
                              <w:t>{key2:</w:t>
                            </w:r>
                            <w:r>
                              <w:rPr>
                                <w:rFonts w:ascii="Consolas"/>
                                <w:b/>
                                <w:color w:val="D9D9D9"/>
                                <w:spacing w:val="-11"/>
                              </w:rPr>
                              <w:t xml:space="preserve"> </w:t>
                            </w:r>
                            <w:r>
                              <w:rPr>
                                <w:rFonts w:ascii="Consolas"/>
                                <w:b/>
                                <w:color w:val="D9D9D9"/>
                              </w:rPr>
                              <w:t>value2},</w:t>
                            </w:r>
                          </w:p>
                          <w:p w14:paraId="50CCBA00" w14:textId="77777777" w:rsidR="00734B1F" w:rsidRDefault="00734B1F" w:rsidP="00734B1F">
                            <w:pPr>
                              <w:pStyle w:val="BodyText"/>
                              <w:spacing w:before="1"/>
                              <w:ind w:left="0"/>
                              <w:rPr>
                                <w:rFonts w:ascii="Consolas"/>
                                <w:b/>
                              </w:rPr>
                            </w:pPr>
                          </w:p>
                          <w:p w14:paraId="590877AD" w14:textId="77777777" w:rsidR="00734B1F" w:rsidRDefault="00734B1F" w:rsidP="00734B1F">
                            <w:pPr>
                              <w:ind w:left="28"/>
                              <w:rPr>
                                <w:rFonts w:ascii="Consolas" w:hAnsi="Consolas"/>
                                <w:b/>
                              </w:rPr>
                            </w:pPr>
                            <w:r>
                              <w:rPr>
                                <w:rFonts w:ascii="Consolas" w:hAnsi="Consolas"/>
                                <w:b/>
                                <w:color w:val="D9D9D9"/>
                              </w:rPr>
                              <w:t>…,</w:t>
                            </w:r>
                          </w:p>
                          <w:p w14:paraId="34E41458" w14:textId="77777777" w:rsidR="00734B1F" w:rsidRDefault="00734B1F" w:rsidP="00734B1F">
                            <w:pPr>
                              <w:pStyle w:val="BodyText"/>
                              <w:ind w:left="0"/>
                              <w:rPr>
                                <w:rFonts w:ascii="Consolas"/>
                                <w:b/>
                              </w:rPr>
                            </w:pPr>
                          </w:p>
                          <w:p w14:paraId="2CED4E69" w14:textId="77777777" w:rsidR="00734B1F" w:rsidRDefault="00734B1F" w:rsidP="00734B1F">
                            <w:pPr>
                              <w:ind w:left="28"/>
                              <w:rPr>
                                <w:rFonts w:ascii="Consolas"/>
                                <w:b/>
                              </w:rPr>
                            </w:pPr>
                            <w:r>
                              <w:rPr>
                                <w:rFonts w:ascii="Consolas"/>
                                <w:b/>
                                <w:color w:val="D9D9D9"/>
                              </w:rPr>
                              <w:t>{keyN:</w:t>
                            </w:r>
                            <w:r>
                              <w:rPr>
                                <w:rFonts w:ascii="Consolas"/>
                                <w:b/>
                                <w:color w:val="D9D9D9"/>
                                <w:spacing w:val="-6"/>
                              </w:rPr>
                              <w:t xml:space="preserve"> </w:t>
                            </w:r>
                            <w:r>
                              <w:rPr>
                                <w:rFonts w:ascii="Consolas"/>
                                <w:b/>
                                <w:color w:val="D9D9D9"/>
                              </w:rPr>
                              <w:t>valueN}</w:t>
                            </w:r>
                          </w:p>
                          <w:p w14:paraId="26E5CED7" w14:textId="77777777" w:rsidR="00734B1F" w:rsidRDefault="00734B1F" w:rsidP="00734B1F">
                            <w:pPr>
                              <w:pStyle w:val="BodyText"/>
                              <w:spacing w:before="5"/>
                              <w:ind w:left="0"/>
                              <w:rPr>
                                <w:rFonts w:ascii="Consolas"/>
                                <w:b/>
                              </w:rPr>
                            </w:pPr>
                          </w:p>
                          <w:p w14:paraId="593CC686" w14:textId="77777777" w:rsidR="00734B1F" w:rsidRDefault="00734B1F" w:rsidP="00734B1F">
                            <w:pPr>
                              <w:ind w:left="28"/>
                              <w:rPr>
                                <w:rFonts w:ascii="Consolas"/>
                                <w:b/>
                              </w:rPr>
                            </w:pPr>
                            <w:r>
                              <w:rPr>
                                <w:rFonts w:ascii="Consolas"/>
                                <w:b/>
                                <w:color w:val="D9D9D9"/>
                              </w:rPr>
                              <w:t>}).</w:t>
                            </w:r>
                            <w:r>
                              <w:rPr>
                                <w:rFonts w:ascii="Consolas"/>
                                <w:b/>
                                <w:color w:val="D9D9D9"/>
                                <w:spacing w:val="-3"/>
                              </w:rPr>
                              <w:t xml:space="preserve"> </w:t>
                            </w:r>
                            <w:r>
                              <w:rPr>
                                <w:rFonts w:ascii="Consolas"/>
                                <w:b/>
                                <w:color w:val="D9D9D9"/>
                              </w:rPr>
                              <w:t>Pretty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483A2" id="Text Box 58" o:spid="_x0000_s1030" type="#_x0000_t202" style="position:absolute;margin-left:70.2pt;margin-top:14.8pt;width:471.8pt;height:194.45pt;z-index:-25162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" fillcolor="#333" strokecolor="#e0e0e0" strokeweight=".72pt">
                <v:textbox inset="0,0,0,0">
                  <w:txbxContent>
                    <w:p w14:paraId="6D272D4B" w14:textId="77777777" w:rsidR="00734B1F" w:rsidRDefault="00734B1F" w:rsidP="00734B1F">
                      <w:pPr>
                        <w:spacing w:before="100"/>
                        <w:ind w:left="28"/>
                        <w:rPr>
                          <w:rFonts w:ascii="Consolas"/>
                          <w:b/>
                        </w:rPr>
                      </w:pPr>
                      <w:r>
                        <w:rPr>
                          <w:rFonts w:ascii="Consolas"/>
                          <w:b/>
                          <w:color w:val="D9D9D9"/>
                        </w:rPr>
                        <w:t>db.</w:t>
                      </w:r>
                      <w:r>
                        <w:rPr>
                          <w:rFonts w:ascii="Consolas"/>
                          <w:b/>
                          <w:color w:val="D9D9D9"/>
                          <w:spacing w:val="-12"/>
                        </w:rPr>
                        <w:t xml:space="preserve"> </w:t>
                      </w:r>
                      <w:r>
                        <w:rPr>
                          <w:rFonts w:ascii="Consolas"/>
                          <w:b/>
                          <w:color w:val="D9D9D9"/>
                        </w:rPr>
                        <w:t>CollectionName.find({</w:t>
                      </w:r>
                    </w:p>
                    <w:p w14:paraId="13017C9A" w14:textId="77777777" w:rsidR="00734B1F" w:rsidRDefault="00734B1F" w:rsidP="00734B1F">
                      <w:pPr>
                        <w:pStyle w:val="BodyText"/>
                        <w:spacing w:before="7"/>
                        <w:ind w:left="0"/>
                        <w:rPr>
                          <w:rFonts w:ascii="Consolas"/>
                          <w:b/>
                          <w:sz w:val="27"/>
                        </w:rPr>
                      </w:pPr>
                    </w:p>
                    <w:p w14:paraId="3B15D838" w14:textId="77777777" w:rsidR="00734B1F" w:rsidRDefault="00734B1F" w:rsidP="00734B1F">
                      <w:pPr>
                        <w:ind w:left="28"/>
                        <w:rPr>
                          <w:rFonts w:ascii="Consolas"/>
                          <w:b/>
                        </w:rPr>
                      </w:pPr>
                      <w:r>
                        <w:rPr>
                          <w:rFonts w:ascii="Consolas"/>
                          <w:b/>
                          <w:color w:val="D9D9D9"/>
                        </w:rPr>
                        <w:t>$or:</w:t>
                      </w:r>
                      <w:r>
                        <w:rPr>
                          <w:rFonts w:ascii="Consolas"/>
                          <w:b/>
                          <w:color w:val="D9D9D9"/>
                          <w:spacing w:val="-6"/>
                        </w:rPr>
                        <w:t xml:space="preserve"> </w:t>
                      </w:r>
                      <w:r>
                        <w:rPr>
                          <w:rFonts w:ascii="Consolas"/>
                          <w:b/>
                          <w:color w:val="D9D9D9"/>
                        </w:rPr>
                        <w:t>[</w:t>
                      </w:r>
                    </w:p>
                    <w:p w14:paraId="50149FA1" w14:textId="77777777" w:rsidR="00734B1F" w:rsidRDefault="00734B1F" w:rsidP="00734B1F">
                      <w:pPr>
                        <w:pStyle w:val="BodyText"/>
                        <w:ind w:left="0"/>
                        <w:rPr>
                          <w:rFonts w:ascii="Consolas"/>
                          <w:b/>
                        </w:rPr>
                      </w:pPr>
                    </w:p>
                    <w:p w14:paraId="423CC1AC" w14:textId="77777777" w:rsidR="00734B1F" w:rsidRDefault="00734B1F" w:rsidP="00734B1F">
                      <w:pPr>
                        <w:spacing w:before="1"/>
                        <w:ind w:left="148"/>
                        <w:rPr>
                          <w:rFonts w:ascii="Consolas"/>
                          <w:b/>
                        </w:rPr>
                      </w:pPr>
                      <w:r>
                        <w:rPr>
                          <w:rFonts w:ascii="Consolas"/>
                          <w:b/>
                          <w:color w:val="D9D9D9"/>
                        </w:rPr>
                        <w:t>{key1:</w:t>
                      </w:r>
                      <w:r>
                        <w:rPr>
                          <w:rFonts w:ascii="Consolas"/>
                          <w:b/>
                          <w:color w:val="D9D9D9"/>
                          <w:spacing w:val="-11"/>
                        </w:rPr>
                        <w:t xml:space="preserve"> </w:t>
                      </w:r>
                      <w:r>
                        <w:rPr>
                          <w:rFonts w:ascii="Consolas"/>
                          <w:b/>
                          <w:color w:val="D9D9D9"/>
                        </w:rPr>
                        <w:t>value1},</w:t>
                      </w:r>
                    </w:p>
                    <w:p w14:paraId="2FDEC9B0" w14:textId="77777777" w:rsidR="00734B1F" w:rsidRDefault="00734B1F" w:rsidP="00734B1F">
                      <w:pPr>
                        <w:pStyle w:val="BodyText"/>
                        <w:spacing w:before="11"/>
                        <w:ind w:left="0"/>
                        <w:rPr>
                          <w:rFonts w:ascii="Consolas"/>
                          <w:b/>
                          <w:sz w:val="27"/>
                        </w:rPr>
                      </w:pPr>
                    </w:p>
                    <w:p w14:paraId="10EC357D" w14:textId="77777777" w:rsidR="00734B1F" w:rsidRDefault="00734B1F" w:rsidP="00734B1F">
                      <w:pPr>
                        <w:ind w:left="148"/>
                        <w:rPr>
                          <w:rFonts w:ascii="Consolas"/>
                          <w:b/>
                        </w:rPr>
                      </w:pPr>
                      <w:r>
                        <w:rPr>
                          <w:rFonts w:ascii="Consolas"/>
                          <w:b/>
                          <w:color w:val="D9D9D9"/>
                        </w:rPr>
                        <w:t>{key2:</w:t>
                      </w:r>
                      <w:r>
                        <w:rPr>
                          <w:rFonts w:ascii="Consolas"/>
                          <w:b/>
                          <w:color w:val="D9D9D9"/>
                          <w:spacing w:val="-11"/>
                        </w:rPr>
                        <w:t xml:space="preserve"> </w:t>
                      </w:r>
                      <w:r>
                        <w:rPr>
                          <w:rFonts w:ascii="Consolas"/>
                          <w:b/>
                          <w:color w:val="D9D9D9"/>
                        </w:rPr>
                        <w:t>value2},</w:t>
                      </w:r>
                    </w:p>
                    <w:p w14:paraId="50CCBA00" w14:textId="77777777" w:rsidR="00734B1F" w:rsidRDefault="00734B1F" w:rsidP="00734B1F">
                      <w:pPr>
                        <w:pStyle w:val="BodyText"/>
                        <w:spacing w:before="1"/>
                        <w:ind w:left="0"/>
                        <w:rPr>
                          <w:rFonts w:ascii="Consolas"/>
                          <w:b/>
                        </w:rPr>
                      </w:pPr>
                    </w:p>
                    <w:p w14:paraId="590877AD" w14:textId="77777777" w:rsidR="00734B1F" w:rsidRDefault="00734B1F" w:rsidP="00734B1F">
                      <w:pPr>
                        <w:ind w:left="28"/>
                        <w:rPr>
                          <w:rFonts w:ascii="Consolas" w:hAnsi="Consolas"/>
                          <w:b/>
                        </w:rPr>
                      </w:pPr>
                      <w:r>
                        <w:rPr>
                          <w:rFonts w:ascii="Consolas" w:hAnsi="Consolas"/>
                          <w:b/>
                          <w:color w:val="D9D9D9"/>
                        </w:rPr>
                        <w:t>…,</w:t>
                      </w:r>
                    </w:p>
                    <w:p w14:paraId="34E41458" w14:textId="77777777" w:rsidR="00734B1F" w:rsidRDefault="00734B1F" w:rsidP="00734B1F">
                      <w:pPr>
                        <w:pStyle w:val="BodyText"/>
                        <w:ind w:left="0"/>
                        <w:rPr>
                          <w:rFonts w:ascii="Consolas"/>
                          <w:b/>
                        </w:rPr>
                      </w:pPr>
                    </w:p>
                    <w:p w14:paraId="2CED4E69" w14:textId="77777777" w:rsidR="00734B1F" w:rsidRDefault="00734B1F" w:rsidP="00734B1F">
                      <w:pPr>
                        <w:ind w:left="28"/>
                        <w:rPr>
                          <w:rFonts w:ascii="Consolas"/>
                          <w:b/>
                        </w:rPr>
                      </w:pPr>
                      <w:r>
                        <w:rPr>
                          <w:rFonts w:ascii="Consolas"/>
                          <w:b/>
                          <w:color w:val="D9D9D9"/>
                        </w:rPr>
                        <w:t>{keyN:</w:t>
                      </w:r>
                      <w:r>
                        <w:rPr>
                          <w:rFonts w:ascii="Consolas"/>
                          <w:b/>
                          <w:color w:val="D9D9D9"/>
                          <w:spacing w:val="-6"/>
                        </w:rPr>
                        <w:t xml:space="preserve"> </w:t>
                      </w:r>
                      <w:r>
                        <w:rPr>
                          <w:rFonts w:ascii="Consolas"/>
                          <w:b/>
                          <w:color w:val="D9D9D9"/>
                        </w:rPr>
                        <w:t>valueN}</w:t>
                      </w:r>
                    </w:p>
                    <w:p w14:paraId="26E5CED7" w14:textId="77777777" w:rsidR="00734B1F" w:rsidRDefault="00734B1F" w:rsidP="00734B1F">
                      <w:pPr>
                        <w:pStyle w:val="BodyText"/>
                        <w:spacing w:before="5"/>
                        <w:ind w:left="0"/>
                        <w:rPr>
                          <w:rFonts w:ascii="Consolas"/>
                          <w:b/>
                        </w:rPr>
                      </w:pPr>
                    </w:p>
                    <w:p w14:paraId="593CC686" w14:textId="77777777" w:rsidR="00734B1F" w:rsidRDefault="00734B1F" w:rsidP="00734B1F">
                      <w:pPr>
                        <w:ind w:left="28"/>
                        <w:rPr>
                          <w:rFonts w:ascii="Consolas"/>
                          <w:b/>
                        </w:rPr>
                      </w:pPr>
                      <w:r>
                        <w:rPr>
                          <w:rFonts w:ascii="Consolas"/>
                          <w:b/>
                          <w:color w:val="D9D9D9"/>
                        </w:rPr>
                        <w:t>}).</w:t>
                      </w:r>
                      <w:r>
                        <w:rPr>
                          <w:rFonts w:ascii="Consolas"/>
                          <w:b/>
                          <w:color w:val="D9D9D9"/>
                          <w:spacing w:val="-3"/>
                        </w:rPr>
                        <w:t xml:space="preserve"> </w:t>
                      </w:r>
                      <w:r>
                        <w:rPr>
                          <w:rFonts w:ascii="Consolas"/>
                          <w:b/>
                          <w:color w:val="D9D9D9"/>
                        </w:rPr>
                        <w:t>Pretty ()</w:t>
                      </w:r>
                    </w:p>
                  </w:txbxContent>
                </v:textbox>
                <w10:wrap type="topAndBottom" anchorx="page"/>
              </v:shape>
            </w:pict>
          </mc:Fallback>
        </mc:AlternateContent>
      </w:r>
    </w:p>
    <w:p w14:paraId="50485D99" w14:textId="77777777" w:rsidR="00734B1F" w:rsidRPr="00AA0F6F" w:rsidRDefault="00734B1F" w:rsidP="00734B1F">
      <w:pPr>
        <w:pStyle w:val="BodyText"/>
        <w:ind w:left="0"/>
        <w:rPr>
          <w:rFonts w:asciiTheme="majorHAnsi" w:hAnsiTheme="majorHAnsi" w:cstheme="majorHAnsi"/>
          <w:sz w:val="26"/>
          <w:szCs w:val="26"/>
        </w:rPr>
      </w:pPr>
    </w:p>
    <w:p w14:paraId="033B967F" w14:textId="77777777" w:rsidR="00734B1F" w:rsidRPr="00AA0F6F" w:rsidRDefault="00734B1F" w:rsidP="00734B1F">
      <w:pPr>
        <w:pStyle w:val="BodyText"/>
        <w:spacing w:before="5"/>
        <w:ind w:left="0"/>
        <w:rPr>
          <w:rFonts w:asciiTheme="majorHAnsi" w:hAnsiTheme="majorHAnsi" w:cstheme="majorHAnsi"/>
          <w:sz w:val="26"/>
          <w:szCs w:val="26"/>
        </w:rPr>
      </w:pPr>
    </w:p>
    <w:p w14:paraId="2009266F" w14:textId="77777777" w:rsidR="00734B1F" w:rsidRPr="00AA0F6F" w:rsidRDefault="00734B1F" w:rsidP="00734B1F">
      <w:pPr>
        <w:spacing w:before="87"/>
        <w:ind w:left="356"/>
        <w:rPr>
          <w:rFonts w:asciiTheme="majorHAnsi" w:hAnsiTheme="majorHAnsi" w:cstheme="majorHAnsi"/>
          <w:sz w:val="26"/>
          <w:szCs w:val="26"/>
        </w:rPr>
      </w:pPr>
      <w:r w:rsidRPr="00AA0F6F">
        <w:rPr>
          <w:rFonts w:asciiTheme="majorHAnsi" w:hAnsiTheme="majorHAnsi" w:cstheme="majorHAnsi"/>
          <w:sz w:val="26"/>
          <w:szCs w:val="26"/>
        </w:rPr>
        <w:t>Kết</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hợp</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cả</w:t>
      </w:r>
      <w:r w:rsidRPr="00AA0F6F">
        <w:rPr>
          <w:rFonts w:asciiTheme="majorHAnsi" w:hAnsiTheme="majorHAnsi" w:cstheme="majorHAnsi"/>
          <w:spacing w:val="1"/>
          <w:sz w:val="26"/>
          <w:szCs w:val="26"/>
        </w:rPr>
        <w:t xml:space="preserve"> </w:t>
      </w:r>
      <w:r w:rsidRPr="00AA0F6F">
        <w:rPr>
          <w:rFonts w:asciiTheme="majorHAnsi" w:hAnsiTheme="majorHAnsi" w:cstheme="majorHAnsi"/>
          <w:b/>
          <w:sz w:val="26"/>
          <w:szCs w:val="26"/>
        </w:rPr>
        <w:t>AND</w:t>
      </w:r>
      <w:r w:rsidRPr="00AA0F6F">
        <w:rPr>
          <w:rFonts w:asciiTheme="majorHAnsi" w:hAnsiTheme="majorHAnsi" w:cstheme="majorHAnsi"/>
          <w:b/>
          <w:spacing w:val="-2"/>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2"/>
          <w:sz w:val="26"/>
          <w:szCs w:val="26"/>
        </w:rPr>
        <w:t xml:space="preserve"> </w:t>
      </w:r>
      <w:r w:rsidRPr="00AA0F6F">
        <w:rPr>
          <w:rFonts w:asciiTheme="majorHAnsi" w:hAnsiTheme="majorHAnsi" w:cstheme="majorHAnsi"/>
          <w:b/>
          <w:sz w:val="26"/>
          <w:szCs w:val="26"/>
        </w:rPr>
        <w:t>OR</w:t>
      </w:r>
      <w:r w:rsidRPr="00AA0F6F">
        <w:rPr>
          <w:rFonts w:asciiTheme="majorHAnsi" w:hAnsiTheme="majorHAnsi" w:cstheme="majorHAnsi"/>
          <w:sz w:val="26"/>
          <w:szCs w:val="26"/>
        </w:rPr>
        <w:t>.</w:t>
      </w:r>
    </w:p>
    <w:p w14:paraId="1A142ED2" w14:textId="77777777" w:rsidR="00734B1F" w:rsidRPr="00AA0F6F" w:rsidRDefault="00734B1F" w:rsidP="002B33C9">
      <w:pPr>
        <w:pStyle w:val="ListParagraph"/>
        <w:widowControl w:val="0"/>
        <w:numPr>
          <w:ilvl w:val="0"/>
          <w:numId w:val="26"/>
        </w:numPr>
        <w:tabs>
          <w:tab w:val="left" w:pos="299"/>
        </w:tabs>
        <w:autoSpaceDE w:val="0"/>
        <w:autoSpaceDN w:val="0"/>
        <w:spacing w:before="158" w:after="0" w:line="362" w:lineRule="auto"/>
        <w:ind w:right="461" w:firstLine="0"/>
        <w:contextualSpacing w:val="0"/>
        <w:rPr>
          <w:rFonts w:asciiTheme="majorHAnsi" w:hAnsiTheme="majorHAnsi" w:cstheme="majorHAnsi"/>
          <w:sz w:val="26"/>
          <w:szCs w:val="26"/>
        </w:rPr>
      </w:pPr>
      <w:r w:rsidRPr="00AA0F6F">
        <w:rPr>
          <w:rFonts w:asciiTheme="majorHAnsi" w:hAnsiTheme="majorHAnsi" w:cstheme="majorHAnsi"/>
          <w:sz w:val="26"/>
          <w:szCs w:val="26"/>
        </w:rPr>
        <w:t>Để</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 xml:space="preserve">kết hợp giữa </w:t>
      </w:r>
      <w:r w:rsidRPr="00AA0F6F">
        <w:rPr>
          <w:rFonts w:asciiTheme="majorHAnsi" w:hAnsiTheme="majorHAnsi" w:cstheme="majorHAnsi"/>
          <w:b/>
          <w:sz w:val="26"/>
          <w:szCs w:val="26"/>
        </w:rPr>
        <w:t>AND</w:t>
      </w:r>
      <w:r w:rsidRPr="00AA0F6F">
        <w:rPr>
          <w:rFonts w:asciiTheme="majorHAnsi" w:hAnsiTheme="majorHAnsi" w:cstheme="majorHAnsi"/>
          <w:b/>
          <w:spacing w:val="1"/>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4"/>
          <w:sz w:val="26"/>
          <w:szCs w:val="26"/>
        </w:rPr>
        <w:t xml:space="preserve"> </w:t>
      </w:r>
      <w:r w:rsidRPr="00AA0F6F">
        <w:rPr>
          <w:rFonts w:asciiTheme="majorHAnsi" w:hAnsiTheme="majorHAnsi" w:cstheme="majorHAnsi"/>
          <w:b/>
          <w:sz w:val="26"/>
          <w:szCs w:val="26"/>
        </w:rPr>
        <w:t>OR</w:t>
      </w:r>
      <w:r w:rsidRPr="00AA0F6F">
        <w:rPr>
          <w:rFonts w:asciiTheme="majorHAnsi" w:hAnsiTheme="majorHAnsi" w:cstheme="majorHAnsi"/>
          <w:b/>
          <w:spacing w:val="-3"/>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bạn</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chỉ</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cần</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làm</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tương</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tự</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như</w:t>
      </w:r>
      <w:r w:rsidRPr="00AA0F6F">
        <w:rPr>
          <w:rFonts w:asciiTheme="majorHAnsi" w:hAnsiTheme="majorHAnsi" w:cstheme="majorHAnsi"/>
          <w:spacing w:val="-7"/>
          <w:sz w:val="26"/>
          <w:szCs w:val="26"/>
        </w:rPr>
        <w:t xml:space="preserve"> </w:t>
      </w:r>
      <w:r w:rsidRPr="00AA0F6F">
        <w:rPr>
          <w:rFonts w:asciiTheme="majorHAnsi" w:hAnsiTheme="majorHAnsi" w:cstheme="majorHAnsi"/>
          <w:sz w:val="26"/>
          <w:szCs w:val="26"/>
        </w:rPr>
        <w:t>cách</w:t>
      </w:r>
      <w:r w:rsidRPr="00AA0F6F">
        <w:rPr>
          <w:rFonts w:asciiTheme="majorHAnsi" w:hAnsiTheme="majorHAnsi" w:cstheme="majorHAnsi"/>
          <w:spacing w:val="-10"/>
          <w:sz w:val="26"/>
          <w:szCs w:val="26"/>
        </w:rPr>
        <w:t xml:space="preserve"> </w:t>
      </w:r>
      <w:r w:rsidRPr="00AA0F6F">
        <w:rPr>
          <w:rFonts w:asciiTheme="majorHAnsi" w:hAnsiTheme="majorHAnsi" w:cstheme="majorHAnsi"/>
          <w:sz w:val="26"/>
          <w:szCs w:val="26"/>
        </w:rPr>
        <w:t>thực</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hiện</w:t>
      </w:r>
      <w:r w:rsidRPr="00AA0F6F">
        <w:rPr>
          <w:rFonts w:asciiTheme="majorHAnsi" w:hAnsiTheme="majorHAnsi" w:cstheme="majorHAnsi"/>
          <w:spacing w:val="-9"/>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67"/>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6"/>
          <w:sz w:val="26"/>
          <w:szCs w:val="26"/>
        </w:rPr>
        <w:t xml:space="preserve"> </w:t>
      </w:r>
      <w:r w:rsidRPr="00AA0F6F">
        <w:rPr>
          <w:rFonts w:asciiTheme="majorHAnsi" w:hAnsiTheme="majorHAnsi" w:cstheme="majorHAnsi"/>
          <w:b/>
          <w:sz w:val="26"/>
          <w:szCs w:val="26"/>
        </w:rPr>
        <w:t>AND</w:t>
      </w:r>
      <w:r w:rsidRPr="00AA0F6F">
        <w:rPr>
          <w:rFonts w:asciiTheme="majorHAnsi" w:hAnsiTheme="majorHAnsi" w:cstheme="majorHAnsi"/>
          <w:sz w:val="26"/>
          <w:szCs w:val="26"/>
        </w:rPr>
        <w:t>,</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và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nếu</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5"/>
          <w:sz w:val="26"/>
          <w:szCs w:val="26"/>
        </w:rPr>
        <w:t xml:space="preserve"> </w:t>
      </w:r>
      <w:r w:rsidRPr="00AA0F6F">
        <w:rPr>
          <w:rFonts w:asciiTheme="majorHAnsi" w:hAnsiTheme="majorHAnsi" w:cstheme="majorHAnsi"/>
          <w:sz w:val="26"/>
          <w:szCs w:val="26"/>
        </w:rPr>
        <w:t>nào</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là</w:t>
      </w:r>
      <w:r w:rsidRPr="00AA0F6F">
        <w:rPr>
          <w:rFonts w:asciiTheme="majorHAnsi" w:hAnsiTheme="majorHAnsi" w:cstheme="majorHAnsi"/>
          <w:spacing w:val="-1"/>
          <w:sz w:val="26"/>
          <w:szCs w:val="26"/>
        </w:rPr>
        <w:t xml:space="preserve"> </w:t>
      </w:r>
      <w:r w:rsidRPr="00AA0F6F">
        <w:rPr>
          <w:rFonts w:asciiTheme="majorHAnsi" w:hAnsiTheme="majorHAnsi" w:cstheme="majorHAnsi"/>
          <w:sz w:val="26"/>
          <w:szCs w:val="26"/>
        </w:rPr>
        <w:t>or</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thì</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object</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đó</w:t>
      </w:r>
      <w:r w:rsidRPr="00AA0F6F">
        <w:rPr>
          <w:rFonts w:asciiTheme="majorHAnsi" w:hAnsiTheme="majorHAnsi" w:cstheme="majorHAnsi"/>
          <w:spacing w:val="-2"/>
          <w:sz w:val="26"/>
          <w:szCs w:val="26"/>
        </w:rPr>
        <w:t xml:space="preserve"> </w:t>
      </w:r>
      <w:r w:rsidRPr="00AA0F6F">
        <w:rPr>
          <w:rFonts w:asciiTheme="majorHAnsi" w:hAnsiTheme="majorHAnsi" w:cstheme="majorHAnsi"/>
          <w:sz w:val="26"/>
          <w:szCs w:val="26"/>
        </w:rPr>
        <w:t>lại</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làm</w:t>
      </w:r>
      <w:r w:rsidRPr="00AA0F6F">
        <w:rPr>
          <w:rFonts w:asciiTheme="majorHAnsi" w:hAnsiTheme="majorHAnsi" w:cstheme="majorHAnsi"/>
          <w:spacing w:val="-11"/>
          <w:sz w:val="26"/>
          <w:szCs w:val="26"/>
        </w:rPr>
        <w:t xml:space="preserve"> </w:t>
      </w:r>
      <w:r w:rsidRPr="00AA0F6F">
        <w:rPr>
          <w:rFonts w:asciiTheme="majorHAnsi" w:hAnsiTheme="majorHAnsi" w:cstheme="majorHAnsi"/>
          <w:sz w:val="26"/>
          <w:szCs w:val="26"/>
        </w:rPr>
        <w:t>tương</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tự</w:t>
      </w:r>
      <w:r w:rsidRPr="00AA0F6F">
        <w:rPr>
          <w:rFonts w:asciiTheme="majorHAnsi" w:hAnsiTheme="majorHAnsi" w:cstheme="majorHAnsi"/>
          <w:spacing w:val="-4"/>
          <w:sz w:val="26"/>
          <w:szCs w:val="26"/>
        </w:rPr>
        <w:t xml:space="preserve"> </w:t>
      </w:r>
      <w:r w:rsidRPr="00AA0F6F">
        <w:rPr>
          <w:rFonts w:asciiTheme="majorHAnsi" w:hAnsiTheme="majorHAnsi" w:cstheme="majorHAnsi"/>
          <w:sz w:val="26"/>
          <w:szCs w:val="26"/>
        </w:rPr>
        <w:t>như</w:t>
      </w:r>
      <w:r w:rsidRPr="00AA0F6F">
        <w:rPr>
          <w:rFonts w:asciiTheme="majorHAnsi" w:hAnsiTheme="majorHAnsi" w:cstheme="majorHAnsi"/>
          <w:spacing w:val="-3"/>
          <w:sz w:val="26"/>
          <w:szCs w:val="26"/>
        </w:rPr>
        <w:t xml:space="preserve"> </w:t>
      </w:r>
      <w:r w:rsidRPr="00AA0F6F">
        <w:rPr>
          <w:rFonts w:asciiTheme="majorHAnsi" w:hAnsiTheme="majorHAnsi" w:cstheme="majorHAnsi"/>
          <w:sz w:val="26"/>
          <w:szCs w:val="26"/>
        </w:rPr>
        <w:t>truy</w:t>
      </w:r>
      <w:r w:rsidRPr="00AA0F6F">
        <w:rPr>
          <w:rFonts w:asciiTheme="majorHAnsi" w:hAnsiTheme="majorHAnsi" w:cstheme="majorHAnsi"/>
          <w:spacing w:val="-6"/>
          <w:sz w:val="26"/>
          <w:szCs w:val="26"/>
        </w:rPr>
        <w:t xml:space="preserve"> </w:t>
      </w:r>
      <w:r w:rsidRPr="00AA0F6F">
        <w:rPr>
          <w:rFonts w:asciiTheme="majorHAnsi" w:hAnsiTheme="majorHAnsi" w:cstheme="majorHAnsi"/>
          <w:sz w:val="26"/>
          <w:szCs w:val="26"/>
        </w:rPr>
        <w:t>vấn</w:t>
      </w:r>
      <w:r w:rsidRPr="00AA0F6F">
        <w:rPr>
          <w:rFonts w:asciiTheme="majorHAnsi" w:hAnsiTheme="majorHAnsi" w:cstheme="majorHAnsi"/>
          <w:spacing w:val="3"/>
          <w:sz w:val="26"/>
          <w:szCs w:val="26"/>
        </w:rPr>
        <w:t xml:space="preserve"> </w:t>
      </w:r>
      <w:r w:rsidRPr="00AA0F6F">
        <w:rPr>
          <w:rFonts w:asciiTheme="majorHAnsi" w:hAnsiTheme="majorHAnsi" w:cstheme="majorHAnsi"/>
          <w:b/>
          <w:sz w:val="26"/>
          <w:szCs w:val="26"/>
        </w:rPr>
        <w:t>OR</w:t>
      </w:r>
      <w:r w:rsidRPr="00AA0F6F">
        <w:rPr>
          <w:rFonts w:asciiTheme="majorHAnsi" w:hAnsiTheme="majorHAnsi" w:cstheme="majorHAnsi"/>
          <w:sz w:val="26"/>
          <w:szCs w:val="26"/>
        </w:rPr>
        <w:t>.</w:t>
      </w:r>
    </w:p>
    <w:p w14:paraId="576C535F" w14:textId="77777777" w:rsidR="00AE0F44" w:rsidRPr="00734B1F" w:rsidRDefault="00AE0F44" w:rsidP="002411F9">
      <w:pPr>
        <w:jc w:val="both"/>
        <w:rPr>
          <w:rFonts w:asciiTheme="majorHAnsi" w:eastAsia="Times New Roman" w:hAnsiTheme="majorHAnsi" w:cstheme="majorHAnsi"/>
          <w:color w:val="000000" w:themeColor="text1"/>
          <w:sz w:val="26"/>
          <w:szCs w:val="26"/>
          <w:lang w:val="en-US"/>
        </w:rPr>
      </w:pPr>
    </w:p>
    <w:p w14:paraId="5C0F546E" w14:textId="50DE244F" w:rsidR="00777476" w:rsidRPr="00734B1F" w:rsidRDefault="00777476" w:rsidP="00777476">
      <w:pPr>
        <w:keepNext/>
        <w:keepLines/>
        <w:spacing w:before="120" w:after="120" w:line="312" w:lineRule="auto"/>
        <w:jc w:val="center"/>
        <w:outlineLvl w:val="0"/>
        <w:rPr>
          <w:rFonts w:asciiTheme="majorHAnsi" w:eastAsia="Times New Roman" w:hAnsiTheme="majorHAnsi" w:cstheme="majorHAnsi"/>
          <w:b/>
          <w:bCs/>
          <w:color w:val="000000" w:themeColor="text1"/>
          <w:sz w:val="26"/>
          <w:szCs w:val="26"/>
          <w:lang w:val="en-US"/>
        </w:rPr>
      </w:pPr>
      <w:bookmarkStart w:id="150" w:name="_Toc369509827"/>
      <w:bookmarkStart w:id="151" w:name="_Toc60959494"/>
      <w:bookmarkStart w:id="152" w:name="_Toc85194866"/>
      <w:bookmarkStart w:id="153" w:name="_Toc85784660"/>
      <w:bookmarkStart w:id="154" w:name="_Toc85787470"/>
      <w:bookmarkStart w:id="155" w:name="_Toc104936248"/>
      <w:r w:rsidRPr="00734B1F">
        <w:rPr>
          <w:rFonts w:asciiTheme="majorHAnsi" w:eastAsia="Times New Roman" w:hAnsiTheme="majorHAnsi" w:cstheme="majorHAnsi"/>
          <w:b/>
          <w:bCs/>
          <w:color w:val="000000" w:themeColor="text1"/>
          <w:sz w:val="26"/>
          <w:szCs w:val="26"/>
          <w:lang w:val="en-US"/>
        </w:rPr>
        <w:t>CHƯƠNG II</w:t>
      </w:r>
      <w:bookmarkEnd w:id="150"/>
      <w:r w:rsidRPr="00734B1F">
        <w:rPr>
          <w:rFonts w:asciiTheme="majorHAnsi" w:eastAsia="Times New Roman" w:hAnsiTheme="majorHAnsi" w:cstheme="majorHAnsi"/>
          <w:b/>
          <w:bCs/>
          <w:color w:val="000000" w:themeColor="text1"/>
          <w:sz w:val="26"/>
          <w:szCs w:val="26"/>
          <w:lang w:val="en-US"/>
        </w:rPr>
        <w:t>: PHÂN TÍCH VÀ THIẾT KẾ HỆ THỐNG</w:t>
      </w:r>
      <w:bookmarkEnd w:id="151"/>
      <w:bookmarkEnd w:id="152"/>
      <w:bookmarkEnd w:id="153"/>
      <w:bookmarkEnd w:id="154"/>
      <w:bookmarkEnd w:id="155"/>
    </w:p>
    <w:p w14:paraId="5326FA3F" w14:textId="77777777" w:rsidR="00777476" w:rsidRPr="00734B1F" w:rsidRDefault="00777476" w:rsidP="007A2CC5">
      <w:pPr>
        <w:numPr>
          <w:ilvl w:val="0"/>
          <w:numId w:val="17"/>
        </w:numPr>
        <w:spacing w:before="120" w:after="120" w:line="312" w:lineRule="auto"/>
        <w:contextualSpacing/>
        <w:outlineLvl w:val="1"/>
        <w:rPr>
          <w:rFonts w:asciiTheme="majorHAnsi" w:eastAsia="Calibri" w:hAnsiTheme="majorHAnsi" w:cstheme="majorHAnsi"/>
          <w:b/>
          <w:bCs/>
          <w:vanish/>
          <w:color w:val="000000" w:themeColor="text1"/>
          <w:sz w:val="26"/>
          <w:szCs w:val="26"/>
          <w:lang w:val="en-US"/>
        </w:rPr>
      </w:pPr>
      <w:bookmarkStart w:id="156" w:name="_Toc59703216"/>
      <w:bookmarkStart w:id="157" w:name="_Toc59703308"/>
      <w:bookmarkStart w:id="158" w:name="_Toc59707997"/>
      <w:bookmarkStart w:id="159" w:name="_Toc59708078"/>
      <w:bookmarkStart w:id="160" w:name="_Toc59708146"/>
      <w:bookmarkStart w:id="161" w:name="_Toc59711990"/>
      <w:bookmarkStart w:id="162" w:name="_Toc59712058"/>
      <w:bookmarkStart w:id="163" w:name="_Toc60233496"/>
      <w:bookmarkStart w:id="164" w:name="_Toc60233535"/>
      <w:bookmarkStart w:id="165" w:name="_Toc60234158"/>
      <w:bookmarkStart w:id="166" w:name="_Toc60791613"/>
      <w:bookmarkStart w:id="167" w:name="_Toc60823543"/>
      <w:bookmarkStart w:id="168" w:name="_Toc60823581"/>
      <w:bookmarkStart w:id="169" w:name="_Toc60823720"/>
      <w:bookmarkStart w:id="170" w:name="_Toc60823893"/>
      <w:bookmarkStart w:id="171" w:name="_Toc60825578"/>
      <w:bookmarkStart w:id="172" w:name="_Toc60825667"/>
      <w:bookmarkStart w:id="173" w:name="_Toc60825800"/>
      <w:bookmarkStart w:id="174" w:name="_Toc60825930"/>
      <w:bookmarkStart w:id="175" w:name="_Toc60825971"/>
      <w:bookmarkStart w:id="176" w:name="_Toc60826012"/>
      <w:bookmarkStart w:id="177" w:name="_Toc60826107"/>
      <w:bookmarkStart w:id="178" w:name="_Toc60826264"/>
      <w:bookmarkStart w:id="179" w:name="_Toc60830852"/>
      <w:bookmarkStart w:id="180" w:name="_Toc60830904"/>
      <w:bookmarkStart w:id="181" w:name="_Toc60831065"/>
      <w:bookmarkStart w:id="182" w:name="_Toc60918103"/>
      <w:bookmarkStart w:id="183" w:name="_Toc60918174"/>
      <w:bookmarkStart w:id="184" w:name="_Toc60918245"/>
      <w:bookmarkStart w:id="185" w:name="_Toc60918453"/>
      <w:bookmarkStart w:id="186" w:name="_Toc60919107"/>
      <w:bookmarkStart w:id="187" w:name="_Toc60919434"/>
      <w:bookmarkStart w:id="188" w:name="_Toc60919889"/>
      <w:bookmarkStart w:id="189" w:name="_Toc60959495"/>
      <w:bookmarkStart w:id="190" w:name="_Toc85194867"/>
      <w:bookmarkStart w:id="191" w:name="_Toc85195701"/>
      <w:bookmarkStart w:id="192" w:name="_Toc85784661"/>
      <w:bookmarkStart w:id="193" w:name="_Toc85786765"/>
      <w:bookmarkStart w:id="194" w:name="_Toc85787471"/>
      <w:bookmarkStart w:id="195" w:name="_Toc90424662"/>
      <w:bookmarkStart w:id="196" w:name="_Toc90424864"/>
      <w:bookmarkStart w:id="197" w:name="_Toc92789160"/>
      <w:bookmarkStart w:id="198" w:name="_Toc92926595"/>
      <w:bookmarkStart w:id="199" w:name="_Toc104877701"/>
      <w:bookmarkStart w:id="200" w:name="_Toc104877813"/>
      <w:bookmarkStart w:id="201" w:name="_Toc104878117"/>
      <w:bookmarkStart w:id="202" w:name="_Toc104878379"/>
      <w:bookmarkStart w:id="203" w:name="_Toc104888653"/>
      <w:bookmarkStart w:id="204" w:name="_Toc104895192"/>
      <w:bookmarkStart w:id="205" w:name="_Toc47110730"/>
      <w:bookmarkStart w:id="206" w:name="_Toc104931858"/>
      <w:bookmarkStart w:id="207" w:name="_Toc104931930"/>
      <w:bookmarkStart w:id="208" w:name="_Toc104935038"/>
      <w:bookmarkStart w:id="209" w:name="_Toc104936249"/>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6"/>
      <w:bookmarkEnd w:id="207"/>
      <w:bookmarkEnd w:id="208"/>
      <w:bookmarkEnd w:id="209"/>
    </w:p>
    <w:p w14:paraId="195B1E27" w14:textId="77777777" w:rsidR="00777476" w:rsidRPr="00734B1F" w:rsidRDefault="00777476" w:rsidP="00777476">
      <w:pPr>
        <w:numPr>
          <w:ilvl w:val="0"/>
          <w:numId w:val="3"/>
        </w:numPr>
        <w:spacing w:before="120" w:after="120" w:line="312" w:lineRule="auto"/>
        <w:contextualSpacing/>
        <w:outlineLvl w:val="1"/>
        <w:rPr>
          <w:rFonts w:asciiTheme="majorHAnsi" w:eastAsia="Calibri" w:hAnsiTheme="majorHAnsi" w:cstheme="majorHAnsi"/>
          <w:b/>
          <w:bCs/>
          <w:vanish/>
          <w:color w:val="000000" w:themeColor="text1"/>
          <w:sz w:val="26"/>
          <w:szCs w:val="26"/>
          <w:lang w:val="en-US"/>
        </w:rPr>
      </w:pPr>
      <w:bookmarkStart w:id="210" w:name="_Toc59703217"/>
      <w:bookmarkStart w:id="211" w:name="_Toc59703309"/>
      <w:bookmarkStart w:id="212" w:name="_Toc59707998"/>
      <w:bookmarkStart w:id="213" w:name="_Toc59708079"/>
      <w:bookmarkStart w:id="214" w:name="_Toc59708147"/>
      <w:bookmarkStart w:id="215" w:name="_Toc59711991"/>
      <w:bookmarkStart w:id="216" w:name="_Toc59712059"/>
      <w:bookmarkStart w:id="217" w:name="_Toc60233497"/>
      <w:bookmarkStart w:id="218" w:name="_Toc60233536"/>
      <w:bookmarkStart w:id="219" w:name="_Toc60234159"/>
      <w:bookmarkStart w:id="220" w:name="_Toc60791614"/>
      <w:bookmarkStart w:id="221" w:name="_Toc60823544"/>
      <w:bookmarkStart w:id="222" w:name="_Toc60823582"/>
      <w:bookmarkStart w:id="223" w:name="_Toc60823721"/>
      <w:bookmarkStart w:id="224" w:name="_Toc60823894"/>
      <w:bookmarkStart w:id="225" w:name="_Toc60825579"/>
      <w:bookmarkStart w:id="226" w:name="_Toc60825668"/>
      <w:bookmarkStart w:id="227" w:name="_Toc60825801"/>
      <w:bookmarkStart w:id="228" w:name="_Toc60825931"/>
      <w:bookmarkStart w:id="229" w:name="_Toc60825972"/>
      <w:bookmarkStart w:id="230" w:name="_Toc60826013"/>
      <w:bookmarkStart w:id="231" w:name="_Toc60826108"/>
      <w:bookmarkStart w:id="232" w:name="_Toc60826265"/>
      <w:bookmarkStart w:id="233" w:name="_Toc60830853"/>
      <w:bookmarkStart w:id="234" w:name="_Toc60830905"/>
      <w:bookmarkStart w:id="235" w:name="_Toc60831066"/>
      <w:bookmarkStart w:id="236" w:name="_Toc60918104"/>
      <w:bookmarkStart w:id="237" w:name="_Toc60918175"/>
      <w:bookmarkStart w:id="238" w:name="_Toc60918246"/>
      <w:bookmarkStart w:id="239" w:name="_Toc60918454"/>
      <w:bookmarkStart w:id="240" w:name="_Toc60919108"/>
      <w:bookmarkStart w:id="241" w:name="_Toc60919435"/>
      <w:bookmarkStart w:id="242" w:name="_Toc60919890"/>
      <w:bookmarkStart w:id="243" w:name="_Toc60959496"/>
      <w:bookmarkStart w:id="244" w:name="_Toc85194868"/>
      <w:bookmarkStart w:id="245" w:name="_Toc85195702"/>
      <w:bookmarkStart w:id="246" w:name="_Toc85784662"/>
      <w:bookmarkStart w:id="247" w:name="_Toc85786766"/>
      <w:bookmarkStart w:id="248" w:name="_Toc85787472"/>
      <w:bookmarkStart w:id="249" w:name="_Toc90424663"/>
      <w:bookmarkStart w:id="250" w:name="_Toc90424865"/>
      <w:bookmarkStart w:id="251" w:name="_Toc92789161"/>
      <w:bookmarkStart w:id="252" w:name="_Toc92926596"/>
      <w:bookmarkStart w:id="253" w:name="_Toc104877702"/>
      <w:bookmarkStart w:id="254" w:name="_Toc104877814"/>
      <w:bookmarkStart w:id="255" w:name="_Toc104878118"/>
      <w:bookmarkStart w:id="256" w:name="_Toc104878380"/>
      <w:bookmarkStart w:id="257" w:name="_Toc104888654"/>
      <w:bookmarkStart w:id="258" w:name="_Toc104895193"/>
      <w:bookmarkStart w:id="259" w:name="_Toc104931859"/>
      <w:bookmarkStart w:id="260" w:name="_Toc104931931"/>
      <w:bookmarkStart w:id="261" w:name="_Toc104935039"/>
      <w:bookmarkStart w:id="262" w:name="_Toc104936250"/>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57A07AC9" w14:textId="77777777" w:rsidR="00777476" w:rsidRPr="00734B1F" w:rsidRDefault="00777476" w:rsidP="007A2CC5">
      <w:pPr>
        <w:numPr>
          <w:ilvl w:val="0"/>
          <w:numId w:val="18"/>
        </w:numPr>
        <w:spacing w:before="120" w:after="120" w:line="312" w:lineRule="auto"/>
        <w:outlineLvl w:val="1"/>
        <w:rPr>
          <w:rFonts w:asciiTheme="majorHAnsi" w:eastAsia="Calibri" w:hAnsiTheme="majorHAnsi" w:cstheme="majorHAnsi"/>
          <w:b/>
          <w:bCs/>
          <w:vanish/>
          <w:color w:val="000000" w:themeColor="text1"/>
          <w:sz w:val="26"/>
          <w:szCs w:val="26"/>
          <w:lang w:val="en-US"/>
        </w:rPr>
      </w:pPr>
      <w:bookmarkStart w:id="263" w:name="_Toc60918105"/>
      <w:bookmarkStart w:id="264" w:name="_Toc60918176"/>
      <w:bookmarkStart w:id="265" w:name="_Toc60918247"/>
      <w:bookmarkStart w:id="266" w:name="_Toc60918455"/>
      <w:bookmarkStart w:id="267" w:name="_Toc60919109"/>
      <w:bookmarkStart w:id="268" w:name="_Toc60919436"/>
      <w:bookmarkStart w:id="269" w:name="_Toc60919891"/>
      <w:bookmarkStart w:id="270" w:name="_Toc60959497"/>
      <w:bookmarkStart w:id="271" w:name="_Toc85194869"/>
      <w:bookmarkStart w:id="272" w:name="_Toc85195703"/>
      <w:bookmarkStart w:id="273" w:name="_Toc85784663"/>
      <w:bookmarkStart w:id="274" w:name="_Toc85786767"/>
      <w:bookmarkStart w:id="275" w:name="_Toc85787473"/>
      <w:bookmarkStart w:id="276" w:name="_Toc90424664"/>
      <w:bookmarkStart w:id="277" w:name="_Toc90424866"/>
      <w:bookmarkStart w:id="278" w:name="_Toc92789162"/>
      <w:bookmarkStart w:id="279" w:name="_Toc92926597"/>
      <w:bookmarkStart w:id="280" w:name="_Toc104877703"/>
      <w:bookmarkStart w:id="281" w:name="_Toc104877815"/>
      <w:bookmarkStart w:id="282" w:name="_Toc104878119"/>
      <w:bookmarkStart w:id="283" w:name="_Toc104878381"/>
      <w:bookmarkStart w:id="284" w:name="_Toc104888655"/>
      <w:bookmarkStart w:id="285" w:name="_Toc104895194"/>
      <w:bookmarkStart w:id="286" w:name="_Toc104931860"/>
      <w:bookmarkStart w:id="287" w:name="_Toc104931932"/>
      <w:bookmarkStart w:id="288" w:name="_Toc104935040"/>
      <w:bookmarkStart w:id="289" w:name="_Toc104936251"/>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429348D6" w14:textId="77777777" w:rsidR="00777476" w:rsidRPr="00734B1F" w:rsidRDefault="00777476" w:rsidP="007A2CC5">
      <w:pPr>
        <w:numPr>
          <w:ilvl w:val="0"/>
          <w:numId w:val="18"/>
        </w:numPr>
        <w:spacing w:before="120" w:after="120" w:line="312" w:lineRule="auto"/>
        <w:outlineLvl w:val="1"/>
        <w:rPr>
          <w:rFonts w:asciiTheme="majorHAnsi" w:eastAsia="Calibri" w:hAnsiTheme="majorHAnsi" w:cstheme="majorHAnsi"/>
          <w:b/>
          <w:bCs/>
          <w:vanish/>
          <w:color w:val="000000" w:themeColor="text1"/>
          <w:sz w:val="26"/>
          <w:szCs w:val="26"/>
          <w:lang w:val="en-US"/>
        </w:rPr>
      </w:pPr>
      <w:bookmarkStart w:id="290" w:name="_Toc60918106"/>
      <w:bookmarkStart w:id="291" w:name="_Toc60918177"/>
      <w:bookmarkStart w:id="292" w:name="_Toc60918248"/>
      <w:bookmarkStart w:id="293" w:name="_Toc60918456"/>
      <w:bookmarkStart w:id="294" w:name="_Toc60919110"/>
      <w:bookmarkStart w:id="295" w:name="_Toc60919437"/>
      <w:bookmarkStart w:id="296" w:name="_Toc60919892"/>
      <w:bookmarkStart w:id="297" w:name="_Toc60959498"/>
      <w:bookmarkStart w:id="298" w:name="_Toc85194870"/>
      <w:bookmarkStart w:id="299" w:name="_Toc85195704"/>
      <w:bookmarkStart w:id="300" w:name="_Toc85784664"/>
      <w:bookmarkStart w:id="301" w:name="_Toc85786768"/>
      <w:bookmarkStart w:id="302" w:name="_Toc85787474"/>
      <w:bookmarkStart w:id="303" w:name="_Toc90424665"/>
      <w:bookmarkStart w:id="304" w:name="_Toc90424867"/>
      <w:bookmarkStart w:id="305" w:name="_Toc92789163"/>
      <w:bookmarkStart w:id="306" w:name="_Toc92926598"/>
      <w:bookmarkStart w:id="307" w:name="_Toc104877704"/>
      <w:bookmarkStart w:id="308" w:name="_Toc104877816"/>
      <w:bookmarkStart w:id="309" w:name="_Toc104878120"/>
      <w:bookmarkStart w:id="310" w:name="_Toc104878382"/>
      <w:bookmarkStart w:id="311" w:name="_Toc104888656"/>
      <w:bookmarkStart w:id="312" w:name="_Toc104895195"/>
      <w:bookmarkStart w:id="313" w:name="_Toc104931861"/>
      <w:bookmarkStart w:id="314" w:name="_Toc104931933"/>
      <w:bookmarkStart w:id="315" w:name="_Toc104935041"/>
      <w:bookmarkStart w:id="316" w:name="_Toc104936252"/>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275E0F16" w14:textId="391EC78D" w:rsidR="00777476" w:rsidRPr="00734B1F" w:rsidRDefault="00777476" w:rsidP="00777476">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r w:rsidRPr="00734B1F">
        <w:rPr>
          <w:rFonts w:asciiTheme="majorHAnsi" w:eastAsia="Calibri" w:hAnsiTheme="majorHAnsi" w:cstheme="majorHAnsi"/>
          <w:b/>
          <w:bCs/>
          <w:color w:val="000000" w:themeColor="text1"/>
          <w:sz w:val="26"/>
          <w:szCs w:val="26"/>
          <w:lang w:val="en-US"/>
        </w:rPr>
        <w:t xml:space="preserve"> </w:t>
      </w:r>
      <w:bookmarkStart w:id="317" w:name="_Toc60959499"/>
      <w:bookmarkStart w:id="318" w:name="_Toc85194871"/>
      <w:bookmarkStart w:id="319" w:name="_Toc85784665"/>
      <w:bookmarkStart w:id="320" w:name="_Toc85787475"/>
      <w:bookmarkStart w:id="321" w:name="_Toc104936253"/>
      <w:bookmarkEnd w:id="205"/>
      <w:proofErr w:type="spellStart"/>
      <w:r w:rsidRPr="00734B1F">
        <w:rPr>
          <w:rFonts w:asciiTheme="majorHAnsi" w:eastAsia="Calibri" w:hAnsiTheme="majorHAnsi" w:cstheme="majorHAnsi"/>
          <w:b/>
          <w:bCs/>
          <w:color w:val="000000" w:themeColor="text1"/>
          <w:sz w:val="26"/>
          <w:szCs w:val="26"/>
          <w:lang w:val="en-US"/>
        </w:rPr>
        <w:t>Phân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tích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yêu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cầu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đề</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tài</w:t>
      </w:r>
      <w:bookmarkEnd w:id="317"/>
      <w:bookmarkEnd w:id="318"/>
      <w:bookmarkEnd w:id="319"/>
      <w:bookmarkEnd w:id="320"/>
      <w:bookmarkEnd w:id="321"/>
      <w:proofErr w:type="spellEnd"/>
    </w:p>
    <w:p w14:paraId="5E75948F" w14:textId="52FD1DE3" w:rsidR="00777476" w:rsidRPr="00734B1F" w:rsidRDefault="00777476" w:rsidP="00777476">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22" w:name="_Toc60959500"/>
      <w:bookmarkStart w:id="323" w:name="_Toc85194872"/>
      <w:bookmarkStart w:id="324" w:name="_Toc85784666"/>
      <w:bookmarkStart w:id="325" w:name="_Toc85787476"/>
      <w:bookmarkStart w:id="326" w:name="_Toc104936254"/>
      <w:proofErr w:type="spellStart"/>
      <w:r w:rsidRPr="00734B1F">
        <w:rPr>
          <w:rFonts w:asciiTheme="majorHAnsi" w:eastAsia="Calibri" w:hAnsiTheme="majorHAnsi" w:cstheme="majorHAnsi"/>
          <w:b/>
          <w:bCs/>
          <w:color w:val="000000" w:themeColor="text1"/>
          <w:sz w:val="26"/>
          <w:szCs w:val="26"/>
          <w:lang w:val="en-US"/>
        </w:rPr>
        <w:t>Phát</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bài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toán</w:t>
      </w:r>
      <w:bookmarkEnd w:id="322"/>
      <w:bookmarkEnd w:id="323"/>
      <w:bookmarkEnd w:id="324"/>
      <w:bookmarkEnd w:id="325"/>
      <w:bookmarkEnd w:id="326"/>
      <w:proofErr w:type="spellEnd"/>
    </w:p>
    <w:p w14:paraId="5FD11C6C" w14:textId="71F30B9E" w:rsidR="00777476" w:rsidRPr="00734B1F" w:rsidRDefault="00777476" w:rsidP="00777476">
      <w:pPr>
        <w:spacing w:before="120" w:after="120" w:line="312" w:lineRule="auto"/>
        <w:ind w:firstLine="720"/>
        <w:jc w:val="both"/>
        <w:rPr>
          <w:rFonts w:asciiTheme="majorHAnsi" w:eastAsia="Calibri" w:hAnsiTheme="majorHAnsi" w:cstheme="majorHAnsi"/>
          <w:color w:val="000000" w:themeColor="text1"/>
          <w:spacing w:val="-12"/>
          <w:sz w:val="26"/>
          <w:szCs w:val="26"/>
          <w:lang w:val="en-US"/>
        </w:rPr>
      </w:pPr>
      <w:proofErr w:type="spellStart"/>
      <w:r w:rsidRPr="00734B1F">
        <w:rPr>
          <w:rFonts w:asciiTheme="majorHAnsi" w:eastAsia="Calibri" w:hAnsiTheme="majorHAnsi" w:cstheme="majorHAnsi"/>
          <w:color w:val="000000" w:themeColor="text1"/>
          <w:spacing w:val="-12"/>
          <w:sz w:val="26"/>
          <w:szCs w:val="26"/>
          <w:lang w:val="en-US"/>
        </w:rPr>
        <w:t>Tên</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bài</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toán</w:t>
      </w:r>
      <w:proofErr w:type="spellEnd"/>
      <w:r w:rsidRPr="00734B1F">
        <w:rPr>
          <w:rFonts w:asciiTheme="majorHAnsi" w:eastAsia="Calibri" w:hAnsiTheme="majorHAnsi" w:cstheme="majorHAnsi"/>
          <w:color w:val="000000" w:themeColor="text1"/>
          <w:spacing w:val="-12"/>
          <w:sz w:val="26"/>
          <w:szCs w:val="26"/>
          <w:lang w:val="en-US"/>
        </w:rPr>
        <w:t>: “</w:t>
      </w:r>
      <w:proofErr w:type="spellStart"/>
      <w:r w:rsidRPr="00734B1F">
        <w:rPr>
          <w:rFonts w:asciiTheme="majorHAnsi" w:eastAsia="Calibri" w:hAnsiTheme="majorHAnsi" w:cstheme="majorHAnsi"/>
          <w:color w:val="000000" w:themeColor="text1"/>
          <w:spacing w:val="-12"/>
          <w:sz w:val="26"/>
          <w:szCs w:val="26"/>
          <w:lang w:val="en-US"/>
        </w:rPr>
        <w:t>Ứng</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dụng</w:t>
      </w:r>
      <w:proofErr w:type="spellEnd"/>
      <w:r w:rsidRPr="00734B1F">
        <w:rPr>
          <w:rFonts w:asciiTheme="majorHAnsi" w:eastAsia="Calibri" w:hAnsiTheme="majorHAnsi" w:cstheme="majorHAnsi"/>
          <w:color w:val="000000" w:themeColor="text1"/>
          <w:spacing w:val="-12"/>
          <w:sz w:val="26"/>
          <w:szCs w:val="26"/>
          <w:lang w:val="en-US"/>
        </w:rPr>
        <w:t xml:space="preserve"> PHP, Bootstrap </w:t>
      </w:r>
      <w:proofErr w:type="spellStart"/>
      <w:r w:rsidRPr="00734B1F">
        <w:rPr>
          <w:rFonts w:asciiTheme="majorHAnsi" w:eastAsia="Calibri" w:hAnsiTheme="majorHAnsi" w:cstheme="majorHAnsi"/>
          <w:color w:val="000000" w:themeColor="text1"/>
          <w:spacing w:val="-12"/>
          <w:sz w:val="26"/>
          <w:szCs w:val="26"/>
          <w:lang w:val="en-US"/>
        </w:rPr>
        <w:t>vào</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xây</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dựng</w:t>
      </w:r>
      <w:proofErr w:type="spellEnd"/>
      <w:r w:rsidRPr="00734B1F">
        <w:rPr>
          <w:rFonts w:asciiTheme="majorHAnsi" w:eastAsia="Calibri" w:hAnsiTheme="majorHAnsi" w:cstheme="majorHAnsi"/>
          <w:color w:val="000000" w:themeColor="text1"/>
          <w:spacing w:val="-12"/>
          <w:sz w:val="26"/>
          <w:szCs w:val="26"/>
          <w:lang w:val="en-US"/>
        </w:rPr>
        <w:t xml:space="preserve"> website </w:t>
      </w:r>
      <w:proofErr w:type="spellStart"/>
      <w:r w:rsidRPr="00734B1F">
        <w:rPr>
          <w:rFonts w:asciiTheme="majorHAnsi" w:eastAsia="Calibri" w:hAnsiTheme="majorHAnsi" w:cstheme="majorHAnsi"/>
          <w:color w:val="000000" w:themeColor="text1"/>
          <w:spacing w:val="-12"/>
          <w:sz w:val="26"/>
          <w:szCs w:val="26"/>
          <w:lang w:val="en-US"/>
        </w:rPr>
        <w:t>kinh</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doanh</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đồ</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ăn</w:t>
      </w:r>
      <w:proofErr w:type="spellEnd"/>
      <w:r w:rsidRPr="00734B1F">
        <w:rPr>
          <w:rFonts w:asciiTheme="majorHAnsi" w:eastAsia="Calibri" w:hAnsiTheme="majorHAnsi" w:cstheme="majorHAnsi"/>
          <w:color w:val="000000" w:themeColor="text1"/>
          <w:spacing w:val="-12"/>
          <w:sz w:val="26"/>
          <w:szCs w:val="26"/>
          <w:lang w:val="en-US"/>
        </w:rPr>
        <w:t xml:space="preserve"> </w:t>
      </w:r>
      <w:proofErr w:type="spellStart"/>
      <w:r w:rsidRPr="00734B1F">
        <w:rPr>
          <w:rFonts w:asciiTheme="majorHAnsi" w:eastAsia="Calibri" w:hAnsiTheme="majorHAnsi" w:cstheme="majorHAnsi"/>
          <w:color w:val="000000" w:themeColor="text1"/>
          <w:spacing w:val="-12"/>
          <w:sz w:val="26"/>
          <w:szCs w:val="26"/>
          <w:lang w:val="en-US"/>
        </w:rPr>
        <w:t>nhanh</w:t>
      </w:r>
      <w:proofErr w:type="spellEnd"/>
      <w:r w:rsidRPr="00734B1F">
        <w:rPr>
          <w:rFonts w:asciiTheme="majorHAnsi" w:eastAsia="Calibri" w:hAnsiTheme="majorHAnsi" w:cstheme="majorHAnsi"/>
          <w:color w:val="000000" w:themeColor="text1"/>
          <w:spacing w:val="-12"/>
          <w:sz w:val="26"/>
          <w:szCs w:val="26"/>
          <w:lang w:val="en-US"/>
        </w:rPr>
        <w:t>”</w:t>
      </w:r>
    </w:p>
    <w:p w14:paraId="743C3957" w14:textId="6EA14AF3" w:rsidR="00777476" w:rsidRPr="00734B1F" w:rsidRDefault="00777476" w:rsidP="00777476">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Đây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loại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kinh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doanh</w:t>
      </w:r>
      <w:proofErr w:type="spellEnd"/>
      <w:r w:rsidRPr="00734B1F">
        <w:rPr>
          <w:rFonts w:asciiTheme="majorHAnsi" w:eastAsia="Calibri" w:hAnsiTheme="majorHAnsi" w:cstheme="majorHAnsi"/>
          <w:color w:val="000000" w:themeColor="text1"/>
          <w:sz w:val="26"/>
          <w:szCs w:val="26"/>
          <w:lang w:val="en-US"/>
        </w:rPr>
        <w:t xml:space="preserve"> qua </w:t>
      </w:r>
      <w:proofErr w:type="spellStart"/>
      <w:r w:rsidRPr="00734B1F">
        <w:rPr>
          <w:rFonts w:asciiTheme="majorHAnsi" w:eastAsia="Calibri" w:hAnsiTheme="majorHAnsi" w:cstheme="majorHAnsi"/>
          <w:color w:val="000000" w:themeColor="text1"/>
          <w:sz w:val="26"/>
          <w:szCs w:val="26"/>
          <w:lang w:val="en-US"/>
        </w:rPr>
        <w:t>mạng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bằng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xây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dựng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bán</w:t>
      </w:r>
      <w:proofErr w:type="spellEnd"/>
      <w:r w:rsidRPr="00734B1F">
        <w:rPr>
          <w:rFonts w:asciiTheme="majorHAnsi" w:eastAsia="Calibri" w:hAnsiTheme="majorHAnsi" w:cstheme="majorHAnsi"/>
          <w:color w:val="000000" w:themeColor="text1"/>
          <w:sz w:val="26"/>
          <w:szCs w:val="26"/>
          <w:lang w:val="en-US"/>
        </w:rPr>
        <w:t xml:space="preserve"> </w:t>
      </w:r>
      <w:r w:rsidR="00927791">
        <w:rPr>
          <w:rFonts w:asciiTheme="majorHAnsi" w:eastAsia="Calibri" w:hAnsiTheme="majorHAnsi" w:cstheme="majorHAnsi"/>
          <w:color w:val="000000" w:themeColor="text1"/>
          <w:sz w:val="26"/>
          <w:szCs w:val="26"/>
          <w:lang w:val="en-US"/>
        </w:rPr>
        <w:t xml:space="preserve">hang </w:t>
      </w:r>
      <w:proofErr w:type="spellStart"/>
      <w:r w:rsidR="00927791">
        <w:rPr>
          <w:rFonts w:asciiTheme="majorHAnsi" w:eastAsia="Calibri" w:hAnsiTheme="majorHAnsi" w:cstheme="majorHAnsi"/>
          <w:color w:val="000000" w:themeColor="text1"/>
          <w:sz w:val="26"/>
          <w:szCs w:val="26"/>
          <w:lang w:val="en-US"/>
        </w:rPr>
        <w:t>điện</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mọi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262241" w:rsidRPr="00734B1F">
        <w:rPr>
          <w:rFonts w:asciiTheme="majorHAnsi" w:eastAsia="Calibri" w:hAnsiTheme="majorHAnsi" w:cstheme="majorHAnsi"/>
          <w:color w:val="000000" w:themeColor="text1"/>
          <w:sz w:val="26"/>
          <w:szCs w:val="26"/>
          <w:lang w:val="en-US"/>
        </w:rPr>
        <w:t>lựa</w:t>
      </w:r>
      <w:proofErr w:type="spellEnd"/>
      <w:r w:rsidR="00262241" w:rsidRPr="00734B1F">
        <w:rPr>
          <w:rFonts w:asciiTheme="majorHAnsi" w:eastAsia="Calibri" w:hAnsiTheme="majorHAnsi" w:cstheme="majorHAnsi"/>
          <w:color w:val="000000" w:themeColor="text1"/>
          <w:sz w:val="26"/>
          <w:szCs w:val="26"/>
          <w:lang w:val="en-US"/>
        </w:rPr>
        <w:t xml:space="preserve"> </w:t>
      </w:r>
      <w:proofErr w:type="spellStart"/>
      <w:r w:rsidR="00262241" w:rsidRPr="00734B1F">
        <w:rPr>
          <w:rFonts w:asciiTheme="majorHAnsi" w:eastAsia="Calibri" w:hAnsiTheme="majorHAnsi" w:cstheme="majorHAnsi"/>
          <w:color w:val="000000" w:themeColor="text1"/>
          <w:sz w:val="26"/>
          <w:szCs w:val="26"/>
          <w:lang w:val="en-US"/>
        </w:rPr>
        <w:t>mua</w:t>
      </w:r>
      <w:proofErr w:type="spellEnd"/>
      <w:r w:rsidR="00262241" w:rsidRPr="00734B1F">
        <w:rPr>
          <w:rFonts w:asciiTheme="majorHAnsi" w:eastAsia="Calibri" w:hAnsiTheme="majorHAnsi" w:cstheme="majorHAnsi"/>
          <w:color w:val="000000" w:themeColor="text1"/>
          <w:sz w:val="26"/>
          <w:szCs w:val="26"/>
          <w:lang w:val="en-US"/>
        </w:rPr>
        <w:t xml:space="preserve"> </w:t>
      </w:r>
      <w:proofErr w:type="spellStart"/>
      <w:r w:rsidR="00262241" w:rsidRPr="00734B1F">
        <w:rPr>
          <w:rFonts w:asciiTheme="majorHAnsi" w:eastAsia="Calibri" w:hAnsiTheme="majorHAnsi" w:cstheme="majorHAnsi"/>
          <w:color w:val="000000" w:themeColor="text1"/>
          <w:sz w:val="26"/>
          <w:szCs w:val="26"/>
          <w:lang w:val="en-US"/>
        </w:rPr>
        <w:t>những</w:t>
      </w:r>
      <w:proofErr w:type="spellEnd"/>
      <w:r w:rsidR="00262241" w:rsidRPr="00734B1F">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mặt</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hàng</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cần</w:t>
      </w:r>
      <w:proofErr w:type="spellEnd"/>
      <w:r w:rsidR="00927791">
        <w:rPr>
          <w:rFonts w:asciiTheme="majorHAnsi" w:eastAsia="Calibri" w:hAnsiTheme="majorHAnsi" w:cstheme="majorHAnsi"/>
          <w:color w:val="000000" w:themeColor="text1"/>
          <w:sz w:val="26"/>
          <w:szCs w:val="26"/>
          <w:lang w:val="en-US"/>
        </w:rPr>
        <w:t xml:space="preserve"> </w:t>
      </w:r>
      <w:proofErr w:type="spellStart"/>
      <w:proofErr w:type="gramStart"/>
      <w:r w:rsidR="00927791">
        <w:rPr>
          <w:rFonts w:asciiTheme="majorHAnsi" w:eastAsia="Calibri" w:hAnsiTheme="majorHAnsi" w:cstheme="majorHAnsi"/>
          <w:color w:val="000000" w:themeColor="text1"/>
          <w:sz w:val="26"/>
          <w:szCs w:val="26"/>
          <w:lang w:val="en-US"/>
        </w:rPr>
        <w:t>thiết,</w:t>
      </w:r>
      <w:r w:rsidR="0007104F" w:rsidRPr="00734B1F">
        <w:rPr>
          <w:rFonts w:asciiTheme="majorHAnsi" w:eastAsia="Calibri" w:hAnsiTheme="majorHAnsi" w:cstheme="majorHAnsi"/>
          <w:color w:val="000000" w:themeColor="text1"/>
          <w:sz w:val="26"/>
          <w:szCs w:val="26"/>
          <w:lang w:val="en-US"/>
        </w:rPr>
        <w:t>lựa</w:t>
      </w:r>
      <w:proofErr w:type="spellEnd"/>
      <w:proofErr w:type="gramEnd"/>
      <w:r w:rsidR="0007104F" w:rsidRPr="00734B1F">
        <w:rPr>
          <w:rFonts w:asciiTheme="majorHAnsi" w:eastAsia="Calibri" w:hAnsiTheme="majorHAnsi" w:cstheme="majorHAnsi"/>
          <w:color w:val="000000" w:themeColor="text1"/>
          <w:sz w:val="26"/>
          <w:szCs w:val="26"/>
          <w:lang w:val="en-US"/>
        </w:rPr>
        <w:t xml:space="preserve"> </w:t>
      </w:r>
      <w:proofErr w:type="spellStart"/>
      <w:r w:rsidR="0007104F" w:rsidRPr="00734B1F">
        <w:rPr>
          <w:rFonts w:asciiTheme="majorHAnsi" w:eastAsia="Calibri" w:hAnsiTheme="majorHAnsi" w:cstheme="majorHAnsi"/>
          <w:color w:val="000000" w:themeColor="text1"/>
          <w:sz w:val="26"/>
          <w:szCs w:val="26"/>
          <w:lang w:val="en-US"/>
        </w:rPr>
        <w:t>chọn</w:t>
      </w:r>
      <w:proofErr w:type="spellEnd"/>
      <w:r w:rsidR="0007104F" w:rsidRPr="00734B1F">
        <w:rPr>
          <w:rFonts w:asciiTheme="majorHAnsi" w:eastAsia="Calibri" w:hAnsiTheme="majorHAnsi" w:cstheme="majorHAnsi"/>
          <w:color w:val="000000" w:themeColor="text1"/>
          <w:sz w:val="26"/>
          <w:szCs w:val="26"/>
          <w:lang w:val="en-US"/>
        </w:rPr>
        <w:t xml:space="preserve"> </w:t>
      </w:r>
      <w:proofErr w:type="spellStart"/>
      <w:r w:rsidR="0007104F" w:rsidRPr="00734B1F">
        <w:rPr>
          <w:rFonts w:asciiTheme="majorHAnsi" w:eastAsia="Calibri" w:hAnsiTheme="majorHAnsi" w:cstheme="majorHAnsi"/>
          <w:color w:val="000000" w:themeColor="text1"/>
          <w:sz w:val="26"/>
          <w:szCs w:val="26"/>
          <w:lang w:val="en-US"/>
        </w:rPr>
        <w:t>số</w:t>
      </w:r>
      <w:proofErr w:type="spellEnd"/>
      <w:r w:rsidR="0007104F" w:rsidRPr="00734B1F">
        <w:rPr>
          <w:rFonts w:asciiTheme="majorHAnsi" w:eastAsia="Calibri" w:hAnsiTheme="majorHAnsi" w:cstheme="majorHAnsi"/>
          <w:color w:val="000000" w:themeColor="text1"/>
          <w:sz w:val="26"/>
          <w:szCs w:val="26"/>
          <w:lang w:val="en-US"/>
        </w:rPr>
        <w:t xml:space="preserve"> </w:t>
      </w:r>
      <w:proofErr w:type="spellStart"/>
      <w:r w:rsidR="0007104F" w:rsidRPr="00734B1F">
        <w:rPr>
          <w:rFonts w:asciiTheme="majorHAnsi" w:eastAsia="Calibri" w:hAnsiTheme="majorHAnsi" w:cstheme="majorHAnsi"/>
          <w:color w:val="000000" w:themeColor="text1"/>
          <w:sz w:val="26"/>
          <w:szCs w:val="26"/>
          <w:lang w:val="en-US"/>
        </w:rPr>
        <w:t>lượng</w:t>
      </w:r>
      <w:proofErr w:type="spellEnd"/>
      <w:r w:rsidR="0007104F" w:rsidRPr="00734B1F">
        <w:rPr>
          <w:rFonts w:asciiTheme="majorHAnsi" w:eastAsia="Calibri" w:hAnsiTheme="majorHAnsi" w:cstheme="majorHAnsi"/>
          <w:color w:val="000000" w:themeColor="text1"/>
          <w:sz w:val="26"/>
          <w:szCs w:val="26"/>
          <w:lang w:val="en-US"/>
        </w:rPr>
        <w:t xml:space="preserve"> </w:t>
      </w:r>
      <w:proofErr w:type="spellStart"/>
      <w:r w:rsidR="0007104F" w:rsidRPr="00734B1F">
        <w:rPr>
          <w:rFonts w:asciiTheme="majorHAnsi" w:eastAsia="Calibri" w:hAnsiTheme="majorHAnsi" w:cstheme="majorHAnsi"/>
          <w:color w:val="000000" w:themeColor="text1"/>
          <w:sz w:val="26"/>
          <w:szCs w:val="26"/>
          <w:lang w:val="en-US"/>
        </w:rPr>
        <w:t>và</w:t>
      </w:r>
      <w:proofErr w:type="spellEnd"/>
      <w:r w:rsidR="0007104F" w:rsidRPr="00734B1F">
        <w:rPr>
          <w:rFonts w:asciiTheme="majorHAnsi" w:eastAsia="Calibri" w:hAnsiTheme="majorHAnsi" w:cstheme="majorHAnsi"/>
          <w:color w:val="000000" w:themeColor="text1"/>
          <w:sz w:val="26"/>
          <w:szCs w:val="26"/>
          <w:lang w:val="en-US"/>
        </w:rPr>
        <w:t xml:space="preserve"> </w:t>
      </w:r>
      <w:proofErr w:type="spellStart"/>
      <w:r w:rsidR="0007104F" w:rsidRPr="00734B1F">
        <w:rPr>
          <w:rFonts w:asciiTheme="majorHAnsi" w:eastAsia="Calibri" w:hAnsiTheme="majorHAnsi" w:cstheme="majorHAnsi"/>
          <w:color w:val="000000" w:themeColor="text1"/>
          <w:sz w:val="26"/>
          <w:szCs w:val="26"/>
          <w:lang w:val="en-US"/>
        </w:rPr>
        <w:t>sau</w:t>
      </w:r>
      <w:proofErr w:type="spellEnd"/>
      <w:r w:rsidR="0007104F" w:rsidRPr="00734B1F">
        <w:rPr>
          <w:rFonts w:asciiTheme="majorHAnsi" w:eastAsia="Calibri" w:hAnsiTheme="majorHAnsi" w:cstheme="majorHAnsi"/>
          <w:color w:val="000000" w:themeColor="text1"/>
          <w:sz w:val="26"/>
          <w:szCs w:val="26"/>
          <w:lang w:val="en-US"/>
        </w:rPr>
        <w:t xml:space="preserve"> </w:t>
      </w:r>
      <w:proofErr w:type="spellStart"/>
      <w:r w:rsidR="0007104F"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w:t>
      </w:r>
      <w:r w:rsidR="0007104F" w:rsidRPr="00734B1F">
        <w:rPr>
          <w:rFonts w:asciiTheme="majorHAnsi" w:eastAsia="Calibri" w:hAnsiTheme="majorHAnsi" w:cstheme="majorHAnsi"/>
          <w:color w:val="000000" w:themeColor="text1"/>
          <w:sz w:val="26"/>
          <w:szCs w:val="26"/>
          <w:lang w:val="en-US"/>
        </w:rPr>
        <w:t>ặ</w:t>
      </w:r>
      <w:r w:rsidR="00E67A82" w:rsidRPr="00734B1F">
        <w:rPr>
          <w:rFonts w:asciiTheme="majorHAnsi" w:eastAsia="Calibri" w:hAnsiTheme="majorHAnsi" w:cstheme="majorHAnsi"/>
          <w:color w:val="000000" w:themeColor="text1"/>
          <w:sz w:val="26"/>
          <w:szCs w:val="26"/>
          <w:lang w:val="en-US"/>
        </w:rPr>
        <w:t>t</w:t>
      </w:r>
      <w:proofErr w:type="spellEnd"/>
      <w:r w:rsidR="0007104F" w:rsidRPr="00734B1F">
        <w:rPr>
          <w:rFonts w:asciiTheme="majorHAnsi" w:eastAsia="Calibri" w:hAnsiTheme="majorHAnsi" w:cstheme="majorHAnsi"/>
          <w:color w:val="000000" w:themeColor="text1"/>
          <w:sz w:val="26"/>
          <w:szCs w:val="26"/>
          <w:lang w:val="en-US"/>
        </w:rPr>
        <w:t xml:space="preserve"> </w:t>
      </w:r>
      <w:proofErr w:type="spellStart"/>
      <w:r w:rsidR="0007104F"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3C2A56" w:rsidRPr="00734B1F">
        <w:rPr>
          <w:rFonts w:asciiTheme="majorHAnsi" w:eastAsia="Calibri" w:hAnsiTheme="majorHAnsi" w:cstheme="majorHAnsi"/>
          <w:color w:val="000000" w:themeColor="text1"/>
          <w:sz w:val="26"/>
          <w:szCs w:val="26"/>
          <w:lang w:val="en-US"/>
        </w:rPr>
        <w:t>kinh</w:t>
      </w:r>
      <w:proofErr w:type="spellEnd"/>
      <w:r w:rsidR="003C2A56" w:rsidRPr="00734B1F">
        <w:rPr>
          <w:rFonts w:asciiTheme="majorHAnsi" w:eastAsia="Calibri" w:hAnsiTheme="majorHAnsi" w:cstheme="majorHAnsi"/>
          <w:color w:val="000000" w:themeColor="text1"/>
          <w:sz w:val="26"/>
          <w:szCs w:val="26"/>
          <w:lang w:val="en-US"/>
        </w:rPr>
        <w:t xml:space="preserve"> </w:t>
      </w:r>
      <w:proofErr w:type="spellStart"/>
      <w:r w:rsidR="003C2A56" w:rsidRPr="00734B1F">
        <w:rPr>
          <w:rFonts w:asciiTheme="majorHAnsi" w:eastAsia="Calibri" w:hAnsiTheme="majorHAnsi" w:cstheme="majorHAnsi"/>
          <w:color w:val="000000" w:themeColor="text1"/>
          <w:sz w:val="26"/>
          <w:szCs w:val="26"/>
          <w:lang w:val="en-US"/>
        </w:rPr>
        <w:t>doanh</w:t>
      </w:r>
      <w:proofErr w:type="spellEnd"/>
      <w:r w:rsidR="003C2A56" w:rsidRPr="00734B1F">
        <w:rPr>
          <w:rFonts w:asciiTheme="majorHAnsi" w:eastAsia="Calibri" w:hAnsiTheme="majorHAnsi" w:cstheme="majorHAnsi"/>
          <w:color w:val="000000" w:themeColor="text1"/>
          <w:sz w:val="26"/>
          <w:szCs w:val="26"/>
          <w:lang w:val="en-US"/>
        </w:rPr>
        <w:t xml:space="preserve"> </w:t>
      </w:r>
      <w:proofErr w:type="spellStart"/>
      <w:r w:rsidR="003C2A56" w:rsidRPr="00734B1F">
        <w:rPr>
          <w:rFonts w:asciiTheme="majorHAnsi" w:eastAsia="Calibri" w:hAnsiTheme="majorHAnsi" w:cstheme="majorHAnsi"/>
          <w:color w:val="000000" w:themeColor="text1"/>
          <w:sz w:val="26"/>
          <w:szCs w:val="26"/>
          <w:lang w:val="en-US"/>
        </w:rPr>
        <w:t>đồ</w:t>
      </w:r>
      <w:proofErr w:type="spellEnd"/>
      <w:r w:rsidR="003C2A56" w:rsidRPr="00734B1F">
        <w:rPr>
          <w:rFonts w:asciiTheme="majorHAnsi" w:eastAsia="Calibri" w:hAnsiTheme="majorHAnsi" w:cstheme="majorHAnsi"/>
          <w:color w:val="000000" w:themeColor="text1"/>
          <w:sz w:val="26"/>
          <w:szCs w:val="26"/>
          <w:lang w:val="en-US"/>
        </w:rPr>
        <w:t xml:space="preserve"> </w:t>
      </w:r>
      <w:proofErr w:type="spellStart"/>
      <w:r w:rsidR="003C2A56" w:rsidRPr="00734B1F">
        <w:rPr>
          <w:rFonts w:asciiTheme="majorHAnsi" w:eastAsia="Calibri" w:hAnsiTheme="majorHAnsi" w:cstheme="majorHAnsi"/>
          <w:color w:val="000000" w:themeColor="text1"/>
          <w:sz w:val="26"/>
          <w:szCs w:val="26"/>
          <w:lang w:val="en-US"/>
        </w:rPr>
        <w:t>ăn</w:t>
      </w:r>
      <w:proofErr w:type="spellEnd"/>
      <w:r w:rsidR="003C2A56" w:rsidRPr="00734B1F">
        <w:rPr>
          <w:rFonts w:asciiTheme="majorHAnsi" w:eastAsia="Calibri" w:hAnsiTheme="majorHAnsi" w:cstheme="majorHAnsi"/>
          <w:color w:val="000000" w:themeColor="text1"/>
          <w:sz w:val="26"/>
          <w:szCs w:val="26"/>
          <w:lang w:val="en-US"/>
        </w:rPr>
        <w:t xml:space="preserve"> </w:t>
      </w:r>
      <w:proofErr w:type="spellStart"/>
      <w:r w:rsidR="003C2A56" w:rsidRPr="00734B1F">
        <w:rPr>
          <w:rFonts w:asciiTheme="majorHAnsi" w:eastAsia="Calibri" w:hAnsiTheme="majorHAnsi" w:cstheme="majorHAnsi"/>
          <w:color w:val="000000" w:themeColor="text1"/>
          <w:sz w:val="26"/>
          <w:szCs w:val="26"/>
          <w:lang w:val="en-US"/>
        </w:rPr>
        <w:t>nhanh</w:t>
      </w:r>
      <w:proofErr w:type="spellEnd"/>
      <w:r w:rsidR="003C2A56" w:rsidRPr="00734B1F">
        <w:rPr>
          <w:rFonts w:asciiTheme="majorHAnsi" w:eastAsia="Calibri" w:hAnsiTheme="majorHAnsi" w:cstheme="majorHAnsi"/>
          <w:color w:val="000000" w:themeColor="text1"/>
          <w:sz w:val="26"/>
          <w:szCs w:val="26"/>
          <w:lang w:val="en-US"/>
        </w:rPr>
        <w:t xml:space="preserve"> </w:t>
      </w:r>
      <w:proofErr w:type="spellStart"/>
      <w:r w:rsidR="003C2A56" w:rsidRPr="00734B1F">
        <w:rPr>
          <w:rFonts w:asciiTheme="majorHAnsi" w:eastAsia="Calibri" w:hAnsiTheme="majorHAnsi" w:cstheme="majorHAnsi"/>
          <w:color w:val="000000" w:themeColor="text1"/>
          <w:sz w:val="26"/>
          <w:szCs w:val="26"/>
          <w:lang w:val="en-US"/>
        </w:rPr>
        <w:t>trực</w:t>
      </w:r>
      <w:proofErr w:type="spellEnd"/>
      <w:r w:rsidR="003C2A56" w:rsidRPr="00734B1F">
        <w:rPr>
          <w:rFonts w:asciiTheme="majorHAnsi" w:eastAsia="Calibri" w:hAnsiTheme="majorHAnsi" w:cstheme="majorHAnsi"/>
          <w:color w:val="000000" w:themeColor="text1"/>
          <w:sz w:val="26"/>
          <w:szCs w:val="26"/>
          <w:lang w:val="en-US"/>
        </w:rPr>
        <w:t xml:space="preserve"> </w:t>
      </w:r>
      <w:proofErr w:type="spellStart"/>
      <w:r w:rsidR="003C2A56" w:rsidRPr="00734B1F">
        <w:rPr>
          <w:rFonts w:asciiTheme="majorHAnsi" w:eastAsia="Calibri" w:hAnsiTheme="majorHAnsi" w:cstheme="majorHAnsi"/>
          <w:color w:val="000000" w:themeColor="text1"/>
          <w:sz w:val="26"/>
          <w:szCs w:val="26"/>
          <w:lang w:val="en-US"/>
        </w:rPr>
        <w:t>tuyến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E67A82" w:rsidRPr="00734B1F">
        <w:rPr>
          <w:rFonts w:asciiTheme="majorHAnsi" w:eastAsia="Calibri" w:hAnsiTheme="majorHAnsi" w:cstheme="majorHAnsi"/>
          <w:color w:val="000000" w:themeColor="text1"/>
          <w:sz w:val="26"/>
          <w:szCs w:val="26"/>
          <w:lang w:val="en-US"/>
        </w:rPr>
        <w:t>cửa</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00D757DA" w:rsidRPr="00734B1F">
        <w:rPr>
          <w:rFonts w:asciiTheme="majorHAnsi" w:eastAsia="Calibri" w:hAnsiTheme="majorHAnsi" w:cstheme="majorHAnsi"/>
          <w:color w:val="000000" w:themeColor="text1"/>
          <w:sz w:val="26"/>
          <w:szCs w:val="26"/>
          <w:lang w:val="en-US"/>
        </w:rPr>
        <w:t>hàng</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thiết</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bị</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điện</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tử</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00D757DA" w:rsidRPr="00734B1F">
        <w:rPr>
          <w:rFonts w:asciiTheme="majorHAnsi" w:eastAsia="Calibri" w:hAnsiTheme="majorHAnsi" w:cstheme="majorHAnsi"/>
          <w:color w:val="000000" w:themeColor="text1"/>
          <w:sz w:val="26"/>
          <w:szCs w:val="26"/>
          <w:lang w:val="en-US"/>
        </w:rPr>
        <w:t>đang</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00D757DA" w:rsidRPr="00734B1F">
        <w:rPr>
          <w:rFonts w:asciiTheme="majorHAnsi" w:eastAsia="Calibri" w:hAnsiTheme="majorHAnsi" w:cstheme="majorHAnsi"/>
          <w:color w:val="000000" w:themeColor="text1"/>
          <w:sz w:val="26"/>
          <w:szCs w:val="26"/>
          <w:lang w:val="en-US"/>
        </w:rPr>
        <w:t>có</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00D757DA" w:rsidRPr="00734B1F">
        <w:rPr>
          <w:rFonts w:asciiTheme="majorHAnsi" w:eastAsia="Calibri" w:hAnsiTheme="majorHAnsi" w:cstheme="majorHAnsi"/>
          <w:color w:val="000000" w:themeColor="text1"/>
          <w:sz w:val="26"/>
          <w:szCs w:val="26"/>
          <w:lang w:val="en-US"/>
        </w:rPr>
        <w:t>và</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00D757DA" w:rsidRPr="00734B1F">
        <w:rPr>
          <w:rFonts w:asciiTheme="majorHAnsi" w:eastAsia="Calibri" w:hAnsiTheme="majorHAnsi" w:cstheme="majorHAnsi"/>
          <w:color w:val="000000" w:themeColor="text1"/>
          <w:sz w:val="26"/>
          <w:szCs w:val="26"/>
          <w:lang w:val="en-US"/>
        </w:rPr>
        <w:t>sắp</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00D757DA" w:rsidRPr="00734B1F">
        <w:rPr>
          <w:rFonts w:asciiTheme="majorHAnsi" w:eastAsia="Calibri" w:hAnsiTheme="majorHAnsi" w:cstheme="majorHAnsi"/>
          <w:color w:val="000000" w:themeColor="text1"/>
          <w:sz w:val="26"/>
          <w:szCs w:val="26"/>
          <w:lang w:val="en-US"/>
        </w:rPr>
        <w:t>ra</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00D757DA" w:rsidRPr="00734B1F">
        <w:rPr>
          <w:rFonts w:asciiTheme="majorHAnsi" w:eastAsia="Calibri" w:hAnsiTheme="majorHAnsi" w:cstheme="majorHAnsi"/>
          <w:color w:val="000000" w:themeColor="text1"/>
          <w:sz w:val="26"/>
          <w:szCs w:val="26"/>
          <w:lang w:val="en-US"/>
        </w:rPr>
        <w:t>mắt</w:t>
      </w:r>
      <w:proofErr w:type="spellEnd"/>
      <w:r w:rsidR="00D757DA"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Việc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phải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theo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trật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tự</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hợp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00927791">
        <w:rPr>
          <w:rFonts w:asciiTheme="majorHAnsi" w:eastAsia="Calibri" w:hAnsiTheme="majorHAnsi" w:cstheme="majorHAnsi"/>
          <w:color w:val="000000" w:themeColor="text1"/>
          <w:sz w:val="26"/>
          <w:szCs w:val="26"/>
          <w:lang w:val="en-US"/>
        </w:rPr>
        <w:t>thiết</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bị</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điện</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tử</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thì</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phải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đầy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đủ</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gồm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C164D5" w:rsidRPr="00734B1F">
        <w:rPr>
          <w:rFonts w:asciiTheme="majorHAnsi" w:eastAsia="Calibri" w:hAnsiTheme="majorHAnsi" w:cstheme="majorHAnsi"/>
          <w:color w:val="000000" w:themeColor="text1"/>
          <w:sz w:val="26"/>
          <w:szCs w:val="26"/>
          <w:lang w:val="en-US"/>
        </w:rPr>
        <w:t>Hình</w:t>
      </w:r>
      <w:proofErr w:type="spellEnd"/>
      <w:r w:rsidR="00C164D5" w:rsidRPr="00734B1F">
        <w:rPr>
          <w:rFonts w:asciiTheme="majorHAnsi" w:eastAsia="Calibri" w:hAnsiTheme="majorHAnsi" w:cstheme="majorHAnsi"/>
          <w:color w:val="000000" w:themeColor="text1"/>
          <w:sz w:val="26"/>
          <w:szCs w:val="26"/>
          <w:lang w:val="en-US"/>
        </w:rPr>
        <w:t xml:space="preserve"> </w:t>
      </w:r>
      <w:proofErr w:type="spellStart"/>
      <w:r w:rsidR="00C164D5" w:rsidRPr="00734B1F">
        <w:rPr>
          <w:rFonts w:asciiTheme="majorHAnsi" w:eastAsia="Calibri" w:hAnsiTheme="majorHAnsi" w:cstheme="majorHAnsi"/>
          <w:color w:val="000000" w:themeColor="text1"/>
          <w:sz w:val="26"/>
          <w:szCs w:val="26"/>
          <w:lang w:val="en-US"/>
        </w:rPr>
        <w:t>ảnh</w:t>
      </w:r>
      <w:proofErr w:type="spellEnd"/>
      <w:r w:rsidR="00C164D5" w:rsidRPr="00734B1F">
        <w:rPr>
          <w:rFonts w:asciiTheme="majorHAnsi" w:eastAsia="Calibri" w:hAnsiTheme="majorHAnsi" w:cstheme="majorHAnsi"/>
          <w:color w:val="000000" w:themeColor="text1"/>
          <w:sz w:val="26"/>
          <w:szCs w:val="26"/>
          <w:lang w:val="en-US"/>
        </w:rPr>
        <w:t xml:space="preserve">, </w:t>
      </w:r>
      <w:proofErr w:type="spellStart"/>
      <w:r w:rsidR="00C164D5" w:rsidRPr="00734B1F">
        <w:rPr>
          <w:rFonts w:asciiTheme="majorHAnsi" w:eastAsia="Calibri" w:hAnsiTheme="majorHAnsi" w:cstheme="majorHAnsi"/>
          <w:color w:val="000000" w:themeColor="text1"/>
          <w:sz w:val="26"/>
          <w:szCs w:val="26"/>
          <w:lang w:val="en-US"/>
        </w:rPr>
        <w:t>t</w:t>
      </w:r>
      <w:r w:rsidRPr="00734B1F">
        <w:rPr>
          <w:rFonts w:asciiTheme="majorHAnsi" w:eastAsia="Calibri" w:hAnsiTheme="majorHAnsi" w:cstheme="majorHAnsi"/>
          <w:color w:val="000000" w:themeColor="text1"/>
          <w:sz w:val="26"/>
          <w:szCs w:val="26"/>
          <w:lang w:val="en-US"/>
        </w:rPr>
        <w:t>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thiết</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bị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thông</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số</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kỹ</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thuật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5C60E3" w:rsidRPr="00734B1F">
        <w:rPr>
          <w:rFonts w:asciiTheme="majorHAnsi" w:eastAsia="Calibri" w:hAnsiTheme="majorHAnsi" w:cstheme="majorHAnsi"/>
          <w:color w:val="000000" w:themeColor="text1"/>
          <w:sz w:val="26"/>
          <w:szCs w:val="26"/>
          <w:lang w:val="en-US"/>
        </w:rPr>
        <w:t>giá</w:t>
      </w:r>
      <w:proofErr w:type="spellEnd"/>
      <w:r w:rsidR="005C60E3" w:rsidRPr="00734B1F">
        <w:rPr>
          <w:rFonts w:asciiTheme="majorHAnsi" w:eastAsia="Calibri" w:hAnsiTheme="majorHAnsi" w:cstheme="majorHAnsi"/>
          <w:color w:val="000000" w:themeColor="text1"/>
          <w:sz w:val="26"/>
          <w:szCs w:val="26"/>
          <w:lang w:val="en-US"/>
        </w:rPr>
        <w:t xml:space="preserve"> </w:t>
      </w:r>
      <w:proofErr w:type="spellStart"/>
      <w:r w:rsidR="005C60E3" w:rsidRPr="00734B1F">
        <w:rPr>
          <w:rFonts w:asciiTheme="majorHAnsi" w:eastAsia="Calibri" w:hAnsiTheme="majorHAnsi" w:cstheme="majorHAnsi"/>
          <w:color w:val="000000" w:themeColor="text1"/>
          <w:sz w:val="26"/>
          <w:szCs w:val="26"/>
          <w:lang w:val="en-US"/>
        </w:rPr>
        <w:t>tiền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303C61" w:rsidRPr="00734B1F">
        <w:rPr>
          <w:rFonts w:asciiTheme="majorHAnsi" w:eastAsia="Calibri" w:hAnsiTheme="majorHAnsi" w:cstheme="majorHAnsi"/>
          <w:color w:val="000000" w:themeColor="text1"/>
          <w:sz w:val="26"/>
          <w:szCs w:val="26"/>
          <w:lang w:val="en-US"/>
        </w:rPr>
        <w:t>số</w:t>
      </w:r>
      <w:proofErr w:type="spellEnd"/>
      <w:r w:rsidR="00303C61" w:rsidRPr="00734B1F">
        <w:rPr>
          <w:rFonts w:asciiTheme="majorHAnsi" w:eastAsia="Calibri" w:hAnsiTheme="majorHAnsi" w:cstheme="majorHAnsi"/>
          <w:color w:val="000000" w:themeColor="text1"/>
          <w:sz w:val="26"/>
          <w:szCs w:val="26"/>
          <w:lang w:val="en-US"/>
        </w:rPr>
        <w:t xml:space="preserve"> </w:t>
      </w:r>
      <w:proofErr w:type="spellStart"/>
      <w:r w:rsidR="00303C61" w:rsidRPr="00734B1F">
        <w:rPr>
          <w:rFonts w:asciiTheme="majorHAnsi" w:eastAsia="Calibri" w:hAnsiTheme="majorHAnsi" w:cstheme="majorHAnsi"/>
          <w:color w:val="000000" w:themeColor="text1"/>
          <w:sz w:val="26"/>
          <w:szCs w:val="26"/>
          <w:lang w:val="en-US"/>
        </w:rPr>
        <w:t>lượng</w:t>
      </w:r>
      <w:proofErr w:type="spellEnd"/>
      <w:r w:rsidR="00AA0F6F">
        <w:rPr>
          <w:rFonts w:asciiTheme="majorHAnsi" w:eastAsia="Calibri" w:hAnsiTheme="majorHAnsi" w:cstheme="majorHAnsi"/>
          <w:color w:val="000000" w:themeColor="text1"/>
          <w:sz w:val="26"/>
          <w:szCs w:val="26"/>
          <w:lang w:val="en-US"/>
        </w:rPr>
        <w:t>…</w:t>
      </w:r>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lastRenderedPageBreak/>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trang</w:t>
      </w:r>
      <w:proofErr w:type="spellEnd"/>
      <w:r w:rsidRPr="00734B1F">
        <w:rPr>
          <w:rFonts w:asciiTheme="majorHAnsi" w:eastAsia="Calibri" w:hAnsiTheme="majorHAnsi" w:cstheme="majorHAnsi"/>
          <w:color w:val="000000" w:themeColor="text1"/>
          <w:sz w:val="26"/>
          <w:szCs w:val="26"/>
          <w:lang w:val="en-US"/>
        </w:rPr>
        <w:t xml:space="preserve"> web </w:t>
      </w:r>
      <w:proofErr w:type="spellStart"/>
      <w:r w:rsidRPr="00734B1F">
        <w:rPr>
          <w:rFonts w:asciiTheme="majorHAnsi" w:eastAsia="Calibri" w:hAnsiTheme="majorHAnsi" w:cstheme="majorHAnsi"/>
          <w:color w:val="000000" w:themeColor="text1"/>
          <w:sz w:val="26"/>
          <w:szCs w:val="26"/>
          <w:lang w:val="en-US"/>
        </w:rPr>
        <w:t>cũng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quyền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thêm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đổi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w:t>
      </w:r>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thiết</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bị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hoặc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xóa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140CED" w:rsidRPr="00734B1F">
        <w:rPr>
          <w:rFonts w:asciiTheme="majorHAnsi" w:eastAsia="Calibri" w:hAnsiTheme="majorHAnsi" w:cstheme="majorHAnsi"/>
          <w:color w:val="000000" w:themeColor="text1"/>
          <w:sz w:val="26"/>
          <w:szCs w:val="26"/>
          <w:lang w:val="en-US"/>
        </w:rPr>
        <w:t>những</w:t>
      </w:r>
      <w:proofErr w:type="spellEnd"/>
      <w:r w:rsidR="00140CED" w:rsidRPr="00734B1F">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thiết</w:t>
      </w:r>
      <w:proofErr w:type="spellEnd"/>
      <w:r w:rsidR="00927791">
        <w:rPr>
          <w:rFonts w:asciiTheme="majorHAnsi" w:eastAsia="Calibri" w:hAnsiTheme="majorHAnsi" w:cstheme="majorHAnsi"/>
          <w:color w:val="000000" w:themeColor="text1"/>
          <w:sz w:val="26"/>
          <w:szCs w:val="26"/>
          <w:lang w:val="en-US"/>
        </w:rPr>
        <w:t xml:space="preserve"> </w:t>
      </w:r>
      <w:proofErr w:type="spellStart"/>
      <w:r w:rsidR="00927791">
        <w:rPr>
          <w:rFonts w:asciiTheme="majorHAnsi" w:eastAsia="Calibri" w:hAnsiTheme="majorHAnsi" w:cstheme="majorHAnsi"/>
          <w:color w:val="000000" w:themeColor="text1"/>
          <w:sz w:val="26"/>
          <w:szCs w:val="26"/>
          <w:lang w:val="en-US"/>
        </w:rPr>
        <w:t>bị</w:t>
      </w:r>
      <w:proofErr w:type="spellEnd"/>
      <w:r w:rsidR="00140CED"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dừng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140CED" w:rsidRPr="00734B1F">
        <w:rPr>
          <w:rFonts w:asciiTheme="majorHAnsi" w:eastAsia="Calibri" w:hAnsiTheme="majorHAnsi" w:cstheme="majorHAnsi"/>
          <w:color w:val="000000" w:themeColor="text1"/>
          <w:sz w:val="26"/>
          <w:szCs w:val="26"/>
          <w:lang w:val="en-US"/>
        </w:rPr>
        <w:t>kinh</w:t>
      </w:r>
      <w:proofErr w:type="spellEnd"/>
      <w:r w:rsidR="00140CED" w:rsidRPr="00734B1F">
        <w:rPr>
          <w:rFonts w:asciiTheme="majorHAnsi" w:eastAsia="Calibri" w:hAnsiTheme="majorHAnsi" w:cstheme="majorHAnsi"/>
          <w:color w:val="000000" w:themeColor="text1"/>
          <w:sz w:val="26"/>
          <w:szCs w:val="26"/>
          <w:lang w:val="en-US"/>
        </w:rPr>
        <w:t xml:space="preserve"> </w:t>
      </w:r>
      <w:proofErr w:type="spellStart"/>
      <w:r w:rsidR="00140CED" w:rsidRPr="00734B1F">
        <w:rPr>
          <w:rFonts w:asciiTheme="majorHAnsi" w:eastAsia="Calibri" w:hAnsiTheme="majorHAnsi" w:cstheme="majorHAnsi"/>
          <w:color w:val="000000" w:themeColor="text1"/>
          <w:sz w:val="26"/>
          <w:szCs w:val="26"/>
          <w:lang w:val="en-US"/>
        </w:rPr>
        <w:t>doanh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Mọi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sự</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thay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đổi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ghi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trong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sở</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dữ</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liệu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w:t>
      </w:r>
    </w:p>
    <w:p w14:paraId="4570C434" w14:textId="00A70265" w:rsidR="00777476" w:rsidRPr="00734B1F" w:rsidRDefault="00777476" w:rsidP="00777476">
      <w:pPr>
        <w:spacing w:line="312" w:lineRule="auto"/>
        <w:ind w:firstLine="720"/>
        <w:jc w:val="both"/>
        <w:rPr>
          <w:rFonts w:asciiTheme="majorHAnsi" w:eastAsia="Calibri" w:hAnsiTheme="majorHAnsi" w:cstheme="majorHAnsi"/>
          <w:color w:val="000000" w:themeColor="text1"/>
          <w:spacing w:val="-4"/>
          <w:sz w:val="26"/>
          <w:szCs w:val="26"/>
          <w:lang w:val="en-US"/>
        </w:rPr>
      </w:pPr>
      <w:proofErr w:type="spellStart"/>
      <w:r w:rsidRPr="00734B1F">
        <w:rPr>
          <w:rFonts w:asciiTheme="majorHAnsi" w:eastAsia="Calibri" w:hAnsiTheme="majorHAnsi" w:cstheme="majorHAnsi"/>
          <w:color w:val="000000" w:themeColor="text1"/>
          <w:spacing w:val="-4"/>
          <w:sz w:val="26"/>
          <w:szCs w:val="26"/>
          <w:lang w:val="en-US"/>
        </w:rPr>
        <w:t>Với</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khách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thì</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được</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xem</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trang</w:t>
      </w:r>
      <w:proofErr w:type="spellEnd"/>
      <w:r w:rsidRPr="00734B1F">
        <w:rPr>
          <w:rFonts w:asciiTheme="majorHAnsi" w:eastAsia="Calibri" w:hAnsiTheme="majorHAnsi" w:cstheme="majorHAnsi"/>
          <w:color w:val="000000" w:themeColor="text1"/>
          <w:spacing w:val="-4"/>
          <w:sz w:val="26"/>
          <w:szCs w:val="26"/>
          <w:lang w:val="en-US"/>
        </w:rPr>
        <w:t xml:space="preserve"> web, </w:t>
      </w:r>
      <w:proofErr w:type="spellStart"/>
      <w:r w:rsidRPr="00734B1F">
        <w:rPr>
          <w:rFonts w:asciiTheme="majorHAnsi" w:eastAsia="Calibri" w:hAnsiTheme="majorHAnsi" w:cstheme="majorHAnsi"/>
          <w:color w:val="000000" w:themeColor="text1"/>
          <w:spacing w:val="-4"/>
          <w:sz w:val="26"/>
          <w:szCs w:val="26"/>
          <w:lang w:val="en-US"/>
        </w:rPr>
        <w:t>xem</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thông</w:t>
      </w:r>
      <w:proofErr w:type="spellEnd"/>
      <w:r w:rsidRPr="00734B1F">
        <w:rPr>
          <w:rFonts w:asciiTheme="majorHAnsi" w:eastAsia="Calibri" w:hAnsiTheme="majorHAnsi" w:cstheme="majorHAnsi"/>
          <w:color w:val="000000" w:themeColor="text1"/>
          <w:spacing w:val="-4"/>
          <w:sz w:val="26"/>
          <w:szCs w:val="26"/>
          <w:lang w:val="en-US"/>
        </w:rPr>
        <w:t xml:space="preserve"> tin </w:t>
      </w:r>
      <w:proofErr w:type="spellStart"/>
      <w:r w:rsidRPr="00734B1F">
        <w:rPr>
          <w:rFonts w:asciiTheme="majorHAnsi" w:eastAsia="Calibri" w:hAnsiTheme="majorHAnsi" w:cstheme="majorHAnsi"/>
          <w:color w:val="000000" w:themeColor="text1"/>
          <w:spacing w:val="-4"/>
          <w:sz w:val="26"/>
          <w:szCs w:val="26"/>
          <w:lang w:val="en-US"/>
        </w:rPr>
        <w:t>các</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687A4B" w:rsidRPr="00734B1F">
        <w:rPr>
          <w:rFonts w:asciiTheme="majorHAnsi" w:eastAsia="Calibri" w:hAnsiTheme="majorHAnsi" w:cstheme="majorHAnsi"/>
          <w:color w:val="000000" w:themeColor="text1"/>
          <w:spacing w:val="-4"/>
          <w:sz w:val="26"/>
          <w:szCs w:val="26"/>
          <w:lang w:val="en-US"/>
        </w:rPr>
        <w:t>món</w:t>
      </w:r>
      <w:proofErr w:type="spellEnd"/>
      <w:r w:rsidR="00687A4B" w:rsidRPr="00734B1F">
        <w:rPr>
          <w:rFonts w:asciiTheme="majorHAnsi" w:eastAsia="Calibri" w:hAnsiTheme="majorHAnsi" w:cstheme="majorHAnsi"/>
          <w:color w:val="000000" w:themeColor="text1"/>
          <w:spacing w:val="-4"/>
          <w:sz w:val="26"/>
          <w:szCs w:val="26"/>
          <w:lang w:val="en-US"/>
        </w:rPr>
        <w:t xml:space="preserve"> </w:t>
      </w:r>
      <w:proofErr w:type="spellStart"/>
      <w:r w:rsidR="00687A4B" w:rsidRPr="00734B1F">
        <w:rPr>
          <w:rFonts w:asciiTheme="majorHAnsi" w:eastAsia="Calibri" w:hAnsiTheme="majorHAnsi" w:cstheme="majorHAnsi"/>
          <w:color w:val="000000" w:themeColor="text1"/>
          <w:spacing w:val="-4"/>
          <w:sz w:val="26"/>
          <w:szCs w:val="26"/>
          <w:lang w:val="en-US"/>
        </w:rPr>
        <w:t>ăn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đang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B85CD5" w:rsidRPr="00734B1F">
        <w:rPr>
          <w:rFonts w:asciiTheme="majorHAnsi" w:eastAsia="Calibri" w:hAnsiTheme="majorHAnsi" w:cstheme="majorHAnsi"/>
          <w:color w:val="000000" w:themeColor="text1"/>
          <w:spacing w:val="-4"/>
          <w:sz w:val="26"/>
          <w:szCs w:val="26"/>
          <w:lang w:val="en-US"/>
        </w:rPr>
        <w:t>kinh</w:t>
      </w:r>
      <w:proofErr w:type="spellEnd"/>
      <w:r w:rsidR="00B85CD5" w:rsidRPr="00734B1F">
        <w:rPr>
          <w:rFonts w:asciiTheme="majorHAnsi" w:eastAsia="Calibri" w:hAnsiTheme="majorHAnsi" w:cstheme="majorHAnsi"/>
          <w:color w:val="000000" w:themeColor="text1"/>
          <w:spacing w:val="-4"/>
          <w:sz w:val="26"/>
          <w:szCs w:val="26"/>
          <w:lang w:val="en-US"/>
        </w:rPr>
        <w:t xml:space="preserve"> </w:t>
      </w:r>
      <w:proofErr w:type="spellStart"/>
      <w:r w:rsidR="00B85CD5" w:rsidRPr="00734B1F">
        <w:rPr>
          <w:rFonts w:asciiTheme="majorHAnsi" w:eastAsia="Calibri" w:hAnsiTheme="majorHAnsi" w:cstheme="majorHAnsi"/>
          <w:color w:val="000000" w:themeColor="text1"/>
          <w:spacing w:val="-4"/>
          <w:sz w:val="26"/>
          <w:szCs w:val="26"/>
          <w:lang w:val="en-US"/>
        </w:rPr>
        <w:t>doanh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và</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sắp</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2551C6" w:rsidRPr="00734B1F">
        <w:rPr>
          <w:rFonts w:asciiTheme="majorHAnsi" w:eastAsia="Calibri" w:hAnsiTheme="majorHAnsi" w:cstheme="majorHAnsi"/>
          <w:color w:val="000000" w:themeColor="text1"/>
          <w:spacing w:val="-4"/>
          <w:sz w:val="26"/>
          <w:szCs w:val="26"/>
          <w:lang w:val="en-US"/>
        </w:rPr>
        <w:t>sắp</w:t>
      </w:r>
      <w:proofErr w:type="spellEnd"/>
      <w:r w:rsidR="002551C6" w:rsidRPr="00734B1F">
        <w:rPr>
          <w:rFonts w:asciiTheme="majorHAnsi" w:eastAsia="Calibri" w:hAnsiTheme="majorHAnsi" w:cstheme="majorHAnsi"/>
          <w:color w:val="000000" w:themeColor="text1"/>
          <w:spacing w:val="-4"/>
          <w:sz w:val="26"/>
          <w:szCs w:val="26"/>
          <w:lang w:val="en-US"/>
        </w:rPr>
        <w:t xml:space="preserve"> </w:t>
      </w:r>
      <w:proofErr w:type="spellStart"/>
      <w:r w:rsidR="002551C6" w:rsidRPr="00734B1F">
        <w:rPr>
          <w:rFonts w:asciiTheme="majorHAnsi" w:eastAsia="Calibri" w:hAnsiTheme="majorHAnsi" w:cstheme="majorHAnsi"/>
          <w:color w:val="000000" w:themeColor="text1"/>
          <w:spacing w:val="-4"/>
          <w:sz w:val="26"/>
          <w:szCs w:val="26"/>
          <w:lang w:val="en-US"/>
        </w:rPr>
        <w:t>ra</w:t>
      </w:r>
      <w:proofErr w:type="spellEnd"/>
      <w:r w:rsidR="002551C6" w:rsidRPr="00734B1F">
        <w:rPr>
          <w:rFonts w:asciiTheme="majorHAnsi" w:eastAsia="Calibri" w:hAnsiTheme="majorHAnsi" w:cstheme="majorHAnsi"/>
          <w:color w:val="000000" w:themeColor="text1"/>
          <w:spacing w:val="-4"/>
          <w:sz w:val="26"/>
          <w:szCs w:val="26"/>
          <w:lang w:val="en-US"/>
        </w:rPr>
        <w:t xml:space="preserve"> </w:t>
      </w:r>
      <w:proofErr w:type="spellStart"/>
      <w:r w:rsidR="002551C6" w:rsidRPr="00734B1F">
        <w:rPr>
          <w:rFonts w:asciiTheme="majorHAnsi" w:eastAsia="Calibri" w:hAnsiTheme="majorHAnsi" w:cstheme="majorHAnsi"/>
          <w:color w:val="000000" w:themeColor="text1"/>
          <w:spacing w:val="-4"/>
          <w:sz w:val="26"/>
          <w:szCs w:val="26"/>
          <w:lang w:val="en-US"/>
        </w:rPr>
        <w:t>mắt</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nhưng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không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có</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quyền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đặt</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5D43CC"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Để</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có</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thể</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đặt</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B311CD"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khách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cần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phải</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đăng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kí</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là</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thành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viên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của</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trang</w:t>
      </w:r>
      <w:proofErr w:type="spellEnd"/>
      <w:r w:rsidRPr="00734B1F">
        <w:rPr>
          <w:rFonts w:asciiTheme="majorHAnsi" w:eastAsia="Calibri" w:hAnsiTheme="majorHAnsi" w:cstheme="majorHAnsi"/>
          <w:color w:val="000000" w:themeColor="text1"/>
          <w:spacing w:val="-4"/>
          <w:sz w:val="26"/>
          <w:szCs w:val="26"/>
          <w:lang w:val="en-US"/>
        </w:rPr>
        <w:t xml:space="preserve"> web. Khi </w:t>
      </w:r>
      <w:proofErr w:type="spellStart"/>
      <w:r w:rsidRPr="00734B1F">
        <w:rPr>
          <w:rFonts w:asciiTheme="majorHAnsi" w:eastAsia="Calibri" w:hAnsiTheme="majorHAnsi" w:cstheme="majorHAnsi"/>
          <w:color w:val="000000" w:themeColor="text1"/>
          <w:spacing w:val="-4"/>
          <w:sz w:val="26"/>
          <w:szCs w:val="26"/>
          <w:lang w:val="en-US"/>
        </w:rPr>
        <w:t>đã</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là</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thành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viên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khách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đăng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nhập</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vào</w:t>
      </w:r>
      <w:proofErr w:type="spellEnd"/>
      <w:r w:rsidRPr="00734B1F">
        <w:rPr>
          <w:rFonts w:asciiTheme="majorHAnsi" w:eastAsia="Calibri" w:hAnsiTheme="majorHAnsi" w:cstheme="majorHAnsi"/>
          <w:color w:val="000000" w:themeColor="text1"/>
          <w:spacing w:val="-4"/>
          <w:sz w:val="26"/>
          <w:szCs w:val="26"/>
          <w:lang w:val="en-US"/>
        </w:rPr>
        <w:t xml:space="preserve"> website </w:t>
      </w:r>
      <w:proofErr w:type="spellStart"/>
      <w:r w:rsidRPr="00734B1F">
        <w:rPr>
          <w:rFonts w:asciiTheme="majorHAnsi" w:eastAsia="Calibri" w:hAnsiTheme="majorHAnsi" w:cstheme="majorHAnsi"/>
          <w:color w:val="000000" w:themeColor="text1"/>
          <w:spacing w:val="-4"/>
          <w:sz w:val="26"/>
          <w:szCs w:val="26"/>
          <w:lang w:val="en-US"/>
        </w:rPr>
        <w:t>theo</w:t>
      </w:r>
      <w:proofErr w:type="spellEnd"/>
      <w:r w:rsidRPr="00734B1F">
        <w:rPr>
          <w:rFonts w:asciiTheme="majorHAnsi" w:eastAsia="Calibri" w:hAnsiTheme="majorHAnsi" w:cstheme="majorHAnsi"/>
          <w:color w:val="000000" w:themeColor="text1"/>
          <w:spacing w:val="-4"/>
          <w:sz w:val="26"/>
          <w:szCs w:val="26"/>
          <w:lang w:val="en-US"/>
        </w:rPr>
        <w:t xml:space="preserve"> email </w:t>
      </w:r>
      <w:proofErr w:type="spellStart"/>
      <w:r w:rsidRPr="00734B1F">
        <w:rPr>
          <w:rFonts w:asciiTheme="majorHAnsi" w:eastAsia="Calibri" w:hAnsiTheme="majorHAnsi" w:cstheme="majorHAnsi"/>
          <w:color w:val="000000" w:themeColor="text1"/>
          <w:spacing w:val="-4"/>
          <w:sz w:val="26"/>
          <w:szCs w:val="26"/>
          <w:lang w:val="en-US"/>
        </w:rPr>
        <w:t>và</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mật</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khẩu</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của</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mình</w:t>
      </w:r>
      <w:proofErr w:type="spellEnd"/>
      <w:r w:rsidRPr="00734B1F">
        <w:rPr>
          <w:rFonts w:asciiTheme="majorHAnsi" w:eastAsia="Calibri" w:hAnsiTheme="majorHAnsi" w:cstheme="majorHAnsi"/>
          <w:color w:val="000000" w:themeColor="text1"/>
          <w:spacing w:val="-4"/>
          <w:sz w:val="26"/>
          <w:szCs w:val="26"/>
          <w:lang w:val="en-US"/>
        </w:rPr>
        <w:t xml:space="preserve">. Khi </w:t>
      </w:r>
      <w:proofErr w:type="spellStart"/>
      <w:r w:rsidRPr="00734B1F">
        <w:rPr>
          <w:rFonts w:asciiTheme="majorHAnsi" w:eastAsia="Calibri" w:hAnsiTheme="majorHAnsi" w:cstheme="majorHAnsi"/>
          <w:color w:val="000000" w:themeColor="text1"/>
          <w:spacing w:val="-4"/>
          <w:sz w:val="26"/>
          <w:szCs w:val="26"/>
          <w:lang w:val="en-US"/>
        </w:rPr>
        <w:t>đó</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khách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sẽ</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có</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quyền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đặt</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4B0256"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6D24E1" w:rsidRPr="00734B1F">
        <w:rPr>
          <w:rFonts w:asciiTheme="majorHAnsi" w:eastAsia="Calibri" w:hAnsiTheme="majorHAnsi" w:cstheme="majorHAnsi"/>
          <w:color w:val="000000" w:themeColor="text1"/>
          <w:spacing w:val="-4"/>
          <w:sz w:val="26"/>
          <w:szCs w:val="26"/>
          <w:lang w:val="en-US"/>
        </w:rPr>
        <w:t>T</w:t>
      </w:r>
      <w:r w:rsidRPr="00734B1F">
        <w:rPr>
          <w:rFonts w:asciiTheme="majorHAnsi" w:eastAsia="Calibri" w:hAnsiTheme="majorHAnsi" w:cstheme="majorHAnsi"/>
          <w:color w:val="000000" w:themeColor="text1"/>
          <w:spacing w:val="-4"/>
          <w:sz w:val="26"/>
          <w:szCs w:val="26"/>
          <w:lang w:val="en-US"/>
        </w:rPr>
        <w:t>ùy</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theo</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6D24E1" w:rsidRPr="00734B1F">
        <w:rPr>
          <w:rFonts w:asciiTheme="majorHAnsi" w:eastAsia="Calibri" w:hAnsiTheme="majorHAnsi" w:cstheme="majorHAnsi"/>
          <w:color w:val="000000" w:themeColor="text1"/>
          <w:spacing w:val="-4"/>
          <w:sz w:val="26"/>
          <w:szCs w:val="26"/>
          <w:lang w:val="en-US"/>
        </w:rPr>
        <w:t>cửa</w:t>
      </w:r>
      <w:proofErr w:type="spellEnd"/>
      <w:r w:rsidR="006D24E1" w:rsidRPr="00734B1F">
        <w:rPr>
          <w:rFonts w:asciiTheme="majorHAnsi" w:eastAsia="Calibri" w:hAnsiTheme="majorHAnsi" w:cstheme="majorHAnsi"/>
          <w:color w:val="000000" w:themeColor="text1"/>
          <w:spacing w:val="-4"/>
          <w:sz w:val="26"/>
          <w:szCs w:val="26"/>
          <w:lang w:val="en-US"/>
        </w:rPr>
        <w:t xml:space="preserve"> </w:t>
      </w:r>
      <w:proofErr w:type="spellStart"/>
      <w:r w:rsidR="00FC2BF2" w:rsidRPr="00734B1F">
        <w:rPr>
          <w:rFonts w:asciiTheme="majorHAnsi" w:eastAsia="Calibri" w:hAnsiTheme="majorHAnsi" w:cstheme="majorHAnsi"/>
          <w:color w:val="000000" w:themeColor="text1"/>
          <w:spacing w:val="-4"/>
          <w:sz w:val="26"/>
          <w:szCs w:val="26"/>
          <w:lang w:val="en-US"/>
        </w:rPr>
        <w:t>hàng</w:t>
      </w:r>
      <w:proofErr w:type="spellEnd"/>
      <w:r w:rsidR="006D24E1" w:rsidRPr="00734B1F">
        <w:rPr>
          <w:rFonts w:asciiTheme="majorHAnsi" w:eastAsia="Calibri" w:hAnsiTheme="majorHAnsi" w:cstheme="majorHAnsi"/>
          <w:color w:val="000000" w:themeColor="text1"/>
          <w:spacing w:val="-4"/>
          <w:sz w:val="26"/>
          <w:szCs w:val="26"/>
          <w:lang w:val="en-US"/>
        </w:rPr>
        <w:t xml:space="preserve"> ở </w:t>
      </w:r>
      <w:proofErr w:type="spellStart"/>
      <w:r w:rsidR="006D24E1" w:rsidRPr="00734B1F">
        <w:rPr>
          <w:rFonts w:asciiTheme="majorHAnsi" w:eastAsia="Calibri" w:hAnsiTheme="majorHAnsi" w:cstheme="majorHAnsi"/>
          <w:color w:val="000000" w:themeColor="text1"/>
          <w:spacing w:val="-4"/>
          <w:sz w:val="26"/>
          <w:szCs w:val="26"/>
          <w:lang w:val="en-US"/>
        </w:rPr>
        <w:t>những</w:t>
      </w:r>
      <w:proofErr w:type="spellEnd"/>
      <w:r w:rsidR="006D24E1"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thành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phố</w:t>
      </w:r>
      <w:proofErr w:type="spellEnd"/>
      <w:r w:rsidR="006D24E1" w:rsidRPr="00734B1F">
        <w:rPr>
          <w:rFonts w:asciiTheme="majorHAnsi" w:eastAsia="Calibri" w:hAnsiTheme="majorHAnsi" w:cstheme="majorHAnsi"/>
          <w:color w:val="000000" w:themeColor="text1"/>
          <w:spacing w:val="-4"/>
          <w:sz w:val="26"/>
          <w:szCs w:val="26"/>
          <w:lang w:val="en-US"/>
        </w:rPr>
        <w:t xml:space="preserve"> </w:t>
      </w:r>
      <w:proofErr w:type="spellStart"/>
      <w:r w:rsidR="006D24E1" w:rsidRPr="00734B1F">
        <w:rPr>
          <w:rFonts w:asciiTheme="majorHAnsi" w:eastAsia="Calibri" w:hAnsiTheme="majorHAnsi" w:cstheme="majorHAnsi"/>
          <w:color w:val="000000" w:themeColor="text1"/>
          <w:spacing w:val="-4"/>
          <w:sz w:val="26"/>
          <w:szCs w:val="26"/>
          <w:lang w:val="en-US"/>
        </w:rPr>
        <w:t>khác</w:t>
      </w:r>
      <w:proofErr w:type="spellEnd"/>
      <w:r w:rsidR="006D24E1" w:rsidRPr="00734B1F">
        <w:rPr>
          <w:rFonts w:asciiTheme="majorHAnsi" w:eastAsia="Calibri" w:hAnsiTheme="majorHAnsi" w:cstheme="majorHAnsi"/>
          <w:color w:val="000000" w:themeColor="text1"/>
          <w:spacing w:val="-4"/>
          <w:sz w:val="26"/>
          <w:szCs w:val="26"/>
          <w:lang w:val="en-US"/>
        </w:rPr>
        <w:t xml:space="preserve"> </w:t>
      </w:r>
      <w:proofErr w:type="spellStart"/>
      <w:r w:rsidR="006D24E1" w:rsidRPr="00734B1F">
        <w:rPr>
          <w:rFonts w:asciiTheme="majorHAnsi" w:eastAsia="Calibri" w:hAnsiTheme="majorHAnsi" w:cstheme="majorHAnsi"/>
          <w:color w:val="000000" w:themeColor="text1"/>
          <w:spacing w:val="-4"/>
          <w:sz w:val="26"/>
          <w:szCs w:val="26"/>
          <w:lang w:val="en-US"/>
        </w:rPr>
        <w:t>nhau</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khách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có</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quyền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chọn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AE3E72" w:rsidRPr="00734B1F">
        <w:rPr>
          <w:rFonts w:asciiTheme="majorHAnsi" w:eastAsia="Calibri" w:hAnsiTheme="majorHAnsi" w:cstheme="majorHAnsi"/>
          <w:color w:val="000000" w:themeColor="text1"/>
          <w:spacing w:val="-4"/>
          <w:sz w:val="26"/>
          <w:szCs w:val="26"/>
          <w:lang w:val="en-US"/>
        </w:rPr>
        <w:t>cửa</w:t>
      </w:r>
      <w:proofErr w:type="spellEnd"/>
      <w:r w:rsidR="00AE3E72" w:rsidRPr="00734B1F">
        <w:rPr>
          <w:rFonts w:asciiTheme="majorHAnsi" w:eastAsia="Calibri" w:hAnsiTheme="majorHAnsi" w:cstheme="majorHAnsi"/>
          <w:color w:val="000000" w:themeColor="text1"/>
          <w:spacing w:val="-4"/>
          <w:sz w:val="26"/>
          <w:szCs w:val="26"/>
          <w:lang w:val="en-US"/>
        </w:rPr>
        <w:t xml:space="preserve"> </w:t>
      </w:r>
      <w:proofErr w:type="spellStart"/>
      <w:r w:rsidR="00AE3E72"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thành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phố</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mình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muốn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đặt</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AE3E72"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Bên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cạnh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đó</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khách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cũng</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có</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thể</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chọn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F05988">
        <w:rPr>
          <w:rFonts w:asciiTheme="majorHAnsi" w:eastAsia="Calibri" w:hAnsiTheme="majorHAnsi" w:cstheme="majorHAnsi"/>
          <w:color w:val="000000" w:themeColor="text1"/>
          <w:spacing w:val="-4"/>
          <w:sz w:val="26"/>
          <w:szCs w:val="26"/>
          <w:lang w:val="en-US"/>
        </w:rPr>
        <w:t>mặt</w:t>
      </w:r>
      <w:proofErr w:type="spellEnd"/>
      <w:r w:rsidR="00F05988">
        <w:rPr>
          <w:rFonts w:asciiTheme="majorHAnsi" w:eastAsia="Calibri" w:hAnsiTheme="majorHAnsi" w:cstheme="majorHAnsi"/>
          <w:color w:val="000000" w:themeColor="text1"/>
          <w:spacing w:val="-4"/>
          <w:sz w:val="26"/>
          <w:szCs w:val="26"/>
          <w:lang w:val="en-US"/>
        </w:rPr>
        <w:t xml:space="preserve"> </w:t>
      </w:r>
      <w:proofErr w:type="spellStart"/>
      <w:r w:rsidR="00F05988">
        <w:rPr>
          <w:rFonts w:asciiTheme="majorHAnsi" w:eastAsia="Calibri" w:hAnsiTheme="majorHAnsi" w:cstheme="majorHAnsi"/>
          <w:color w:val="000000" w:themeColor="text1"/>
          <w:spacing w:val="-4"/>
          <w:sz w:val="26"/>
          <w:szCs w:val="26"/>
          <w:lang w:val="en-US"/>
        </w:rPr>
        <w:t>hàng</w:t>
      </w:r>
      <w:proofErr w:type="spellEnd"/>
      <w:r w:rsidR="00451D5C" w:rsidRPr="00734B1F">
        <w:rPr>
          <w:rFonts w:asciiTheme="majorHAnsi" w:eastAsia="Calibri" w:hAnsiTheme="majorHAnsi" w:cstheme="majorHAnsi"/>
          <w:color w:val="000000" w:themeColor="text1"/>
          <w:spacing w:val="-4"/>
          <w:sz w:val="26"/>
          <w:szCs w:val="26"/>
          <w:lang w:val="en-US"/>
        </w:rPr>
        <w:t xml:space="preserve"> </w:t>
      </w:r>
      <w:proofErr w:type="spellStart"/>
      <w:r w:rsidR="00451D5C" w:rsidRPr="00734B1F">
        <w:rPr>
          <w:rFonts w:asciiTheme="majorHAnsi" w:eastAsia="Calibri" w:hAnsiTheme="majorHAnsi" w:cstheme="majorHAnsi"/>
          <w:color w:val="000000" w:themeColor="text1"/>
          <w:spacing w:val="-4"/>
          <w:sz w:val="26"/>
          <w:szCs w:val="26"/>
          <w:lang w:val="en-US"/>
        </w:rPr>
        <w:t>theo</w:t>
      </w:r>
      <w:proofErr w:type="spellEnd"/>
      <w:r w:rsidR="00451D5C" w:rsidRPr="00734B1F">
        <w:rPr>
          <w:rFonts w:asciiTheme="majorHAnsi" w:eastAsia="Calibri" w:hAnsiTheme="majorHAnsi" w:cstheme="majorHAnsi"/>
          <w:color w:val="000000" w:themeColor="text1"/>
          <w:spacing w:val="-4"/>
          <w:sz w:val="26"/>
          <w:szCs w:val="26"/>
          <w:lang w:val="en-US"/>
        </w:rPr>
        <w:t xml:space="preserve"> ý </w:t>
      </w:r>
      <w:proofErr w:type="spellStart"/>
      <w:r w:rsidR="00451D5C" w:rsidRPr="00734B1F">
        <w:rPr>
          <w:rFonts w:asciiTheme="majorHAnsi" w:eastAsia="Calibri" w:hAnsiTheme="majorHAnsi" w:cstheme="majorHAnsi"/>
          <w:color w:val="000000" w:themeColor="text1"/>
          <w:spacing w:val="-4"/>
          <w:sz w:val="26"/>
          <w:szCs w:val="26"/>
          <w:lang w:val="en-US"/>
        </w:rPr>
        <w:t>thích</w:t>
      </w:r>
      <w:proofErr w:type="spellEnd"/>
      <w:r w:rsidR="00451D5C"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và</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nắm</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được</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F05988">
        <w:rPr>
          <w:rFonts w:asciiTheme="majorHAnsi" w:eastAsia="Calibri" w:hAnsiTheme="majorHAnsi" w:cstheme="majorHAnsi"/>
          <w:color w:val="000000" w:themeColor="text1"/>
          <w:spacing w:val="-4"/>
          <w:sz w:val="26"/>
          <w:szCs w:val="26"/>
          <w:lang w:val="en-US"/>
        </w:rPr>
        <w:t>thiết</w:t>
      </w:r>
      <w:proofErr w:type="spellEnd"/>
      <w:r w:rsidR="00F05988">
        <w:rPr>
          <w:rFonts w:asciiTheme="majorHAnsi" w:eastAsia="Calibri" w:hAnsiTheme="majorHAnsi" w:cstheme="majorHAnsi"/>
          <w:color w:val="000000" w:themeColor="text1"/>
          <w:spacing w:val="-4"/>
          <w:sz w:val="26"/>
          <w:szCs w:val="26"/>
          <w:lang w:val="en-US"/>
        </w:rPr>
        <w:t xml:space="preserve"> </w:t>
      </w:r>
      <w:proofErr w:type="spellStart"/>
      <w:r w:rsidR="00F05988">
        <w:rPr>
          <w:rFonts w:asciiTheme="majorHAnsi" w:eastAsia="Calibri" w:hAnsiTheme="majorHAnsi" w:cstheme="majorHAnsi"/>
          <w:color w:val="000000" w:themeColor="text1"/>
          <w:spacing w:val="-4"/>
          <w:sz w:val="26"/>
          <w:szCs w:val="26"/>
          <w:lang w:val="en-US"/>
        </w:rPr>
        <w:t>bị</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nào</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F05988">
        <w:rPr>
          <w:rFonts w:asciiTheme="majorHAnsi" w:eastAsia="Calibri" w:hAnsiTheme="majorHAnsi" w:cstheme="majorHAnsi"/>
          <w:color w:val="000000" w:themeColor="text1"/>
          <w:spacing w:val="-4"/>
          <w:sz w:val="26"/>
          <w:szCs w:val="26"/>
          <w:lang w:val="en-US"/>
        </w:rPr>
        <w:t>đang</w:t>
      </w:r>
      <w:proofErr w:type="spellEnd"/>
      <w:r w:rsidR="00F05988">
        <w:rPr>
          <w:rFonts w:asciiTheme="majorHAnsi" w:eastAsia="Calibri" w:hAnsiTheme="majorHAnsi" w:cstheme="majorHAnsi"/>
          <w:color w:val="000000" w:themeColor="text1"/>
          <w:spacing w:val="-4"/>
          <w:sz w:val="26"/>
          <w:szCs w:val="26"/>
          <w:lang w:val="en-US"/>
        </w:rPr>
        <w:t xml:space="preserve"> </w:t>
      </w:r>
      <w:proofErr w:type="spellStart"/>
      <w:r w:rsidR="00F05988">
        <w:rPr>
          <w:rFonts w:asciiTheme="majorHAnsi" w:eastAsia="Calibri" w:hAnsiTheme="majorHAnsi" w:cstheme="majorHAnsi"/>
          <w:color w:val="000000" w:themeColor="text1"/>
          <w:spacing w:val="-4"/>
          <w:sz w:val="26"/>
          <w:szCs w:val="26"/>
          <w:lang w:val="en-US"/>
        </w:rPr>
        <w:t>bán</w:t>
      </w:r>
      <w:proofErr w:type="spellEnd"/>
      <w:r w:rsidR="00F05988">
        <w:rPr>
          <w:rFonts w:asciiTheme="majorHAnsi" w:eastAsia="Calibri" w:hAnsiTheme="majorHAnsi" w:cstheme="majorHAnsi"/>
          <w:color w:val="000000" w:themeColor="text1"/>
          <w:spacing w:val="-4"/>
          <w:sz w:val="26"/>
          <w:szCs w:val="26"/>
          <w:lang w:val="en-US"/>
        </w:rPr>
        <w:t xml:space="preserve"> </w:t>
      </w:r>
      <w:proofErr w:type="spellStart"/>
      <w:r w:rsidR="00F05988">
        <w:rPr>
          <w:rFonts w:asciiTheme="majorHAnsi" w:eastAsia="Calibri" w:hAnsiTheme="majorHAnsi" w:cstheme="majorHAnsi"/>
          <w:color w:val="000000" w:themeColor="text1"/>
          <w:spacing w:val="-4"/>
          <w:sz w:val="26"/>
          <w:szCs w:val="26"/>
          <w:lang w:val="en-US"/>
        </w:rPr>
        <w:t>chạy</w:t>
      </w:r>
      <w:proofErr w:type="spellEnd"/>
      <w:r w:rsidR="00F05988">
        <w:rPr>
          <w:rFonts w:asciiTheme="majorHAnsi" w:eastAsia="Calibri" w:hAnsiTheme="majorHAnsi" w:cstheme="majorHAnsi"/>
          <w:color w:val="000000" w:themeColor="text1"/>
          <w:spacing w:val="-4"/>
          <w:sz w:val="26"/>
          <w:szCs w:val="26"/>
          <w:lang w:val="en-US"/>
        </w:rPr>
        <w:t xml:space="preserve">. </w:t>
      </w:r>
      <w:r w:rsidRPr="00734B1F">
        <w:rPr>
          <w:rFonts w:asciiTheme="majorHAnsi" w:eastAsia="Calibri" w:hAnsiTheme="majorHAnsi" w:cstheme="majorHAnsi"/>
          <w:color w:val="000000" w:themeColor="text1"/>
          <w:spacing w:val="-4"/>
          <w:sz w:val="26"/>
          <w:szCs w:val="26"/>
          <w:lang w:val="en-US"/>
        </w:rPr>
        <w:t xml:space="preserve">Khi </w:t>
      </w:r>
      <w:proofErr w:type="spellStart"/>
      <w:r w:rsidRPr="00734B1F">
        <w:rPr>
          <w:rFonts w:asciiTheme="majorHAnsi" w:eastAsia="Calibri" w:hAnsiTheme="majorHAnsi" w:cstheme="majorHAnsi"/>
          <w:color w:val="000000" w:themeColor="text1"/>
          <w:spacing w:val="-4"/>
          <w:sz w:val="26"/>
          <w:szCs w:val="26"/>
          <w:lang w:val="en-US"/>
        </w:rPr>
        <w:t>hoàn</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thành</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việc</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Pr="00734B1F">
        <w:rPr>
          <w:rFonts w:asciiTheme="majorHAnsi" w:eastAsia="Calibri" w:hAnsiTheme="majorHAnsi" w:cstheme="majorHAnsi"/>
          <w:color w:val="000000" w:themeColor="text1"/>
          <w:spacing w:val="-4"/>
          <w:sz w:val="26"/>
          <w:szCs w:val="26"/>
          <w:lang w:val="en-US"/>
        </w:rPr>
        <w:t>đặt</w:t>
      </w:r>
      <w:proofErr w:type="spellEnd"/>
      <w:r w:rsidRPr="00734B1F">
        <w:rPr>
          <w:rFonts w:asciiTheme="majorHAnsi" w:eastAsia="Calibri" w:hAnsiTheme="majorHAnsi" w:cstheme="majorHAnsi"/>
          <w:color w:val="000000" w:themeColor="text1"/>
          <w:spacing w:val="-4"/>
          <w:sz w:val="26"/>
          <w:szCs w:val="26"/>
          <w:lang w:val="en-US"/>
        </w:rPr>
        <w:t xml:space="preserve"> </w:t>
      </w:r>
      <w:proofErr w:type="spellStart"/>
      <w:r w:rsidR="00483FEB" w:rsidRPr="00734B1F">
        <w:rPr>
          <w:rFonts w:asciiTheme="majorHAnsi" w:eastAsia="Calibri" w:hAnsiTheme="majorHAnsi" w:cstheme="majorHAnsi"/>
          <w:color w:val="000000" w:themeColor="text1"/>
          <w:spacing w:val="-4"/>
          <w:sz w:val="26"/>
          <w:szCs w:val="26"/>
          <w:lang w:val="en-US"/>
        </w:rPr>
        <w:t>hàng</w:t>
      </w:r>
      <w:proofErr w:type="spellEnd"/>
      <w:r w:rsidRPr="00734B1F">
        <w:rPr>
          <w:rFonts w:asciiTheme="majorHAnsi" w:eastAsia="Calibri" w:hAnsiTheme="majorHAnsi" w:cstheme="majorHAnsi"/>
          <w:color w:val="000000" w:themeColor="text1"/>
          <w:spacing w:val="-4"/>
          <w:sz w:val="26"/>
          <w:szCs w:val="26"/>
          <w:lang w:val="en-US"/>
        </w:rPr>
        <w:t>,</w:t>
      </w:r>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nhân</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viên</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sẽ</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giao</w:t>
      </w:r>
      <w:proofErr w:type="spellEnd"/>
      <w:r w:rsidR="00FB4DEB" w:rsidRPr="00734B1F">
        <w:rPr>
          <w:rFonts w:asciiTheme="majorHAnsi" w:eastAsia="Calibri" w:hAnsiTheme="majorHAnsi" w:cstheme="majorHAnsi"/>
          <w:color w:val="000000" w:themeColor="text1"/>
          <w:spacing w:val="-4"/>
          <w:sz w:val="26"/>
          <w:szCs w:val="26"/>
          <w:lang w:val="en-US"/>
        </w:rPr>
        <w:t xml:space="preserve"> hang </w:t>
      </w:r>
      <w:proofErr w:type="spellStart"/>
      <w:r w:rsidR="00FB4DEB" w:rsidRPr="00734B1F">
        <w:rPr>
          <w:rFonts w:asciiTheme="majorHAnsi" w:eastAsia="Calibri" w:hAnsiTheme="majorHAnsi" w:cstheme="majorHAnsi"/>
          <w:color w:val="000000" w:themeColor="text1"/>
          <w:spacing w:val="-4"/>
          <w:sz w:val="26"/>
          <w:szCs w:val="26"/>
          <w:lang w:val="en-US"/>
        </w:rPr>
        <w:t>tận</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nơi</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theo</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địa</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chỉ</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mà</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khách</w:t>
      </w:r>
      <w:proofErr w:type="spellEnd"/>
      <w:r w:rsidR="00FB4DEB" w:rsidRPr="00734B1F">
        <w:rPr>
          <w:rFonts w:asciiTheme="majorHAnsi" w:eastAsia="Calibri" w:hAnsiTheme="majorHAnsi" w:cstheme="majorHAnsi"/>
          <w:color w:val="000000" w:themeColor="text1"/>
          <w:spacing w:val="-4"/>
          <w:sz w:val="26"/>
          <w:szCs w:val="26"/>
          <w:lang w:val="en-US"/>
        </w:rPr>
        <w:t xml:space="preserve"> hang </w:t>
      </w:r>
      <w:proofErr w:type="spellStart"/>
      <w:r w:rsidR="00FB4DEB" w:rsidRPr="00734B1F">
        <w:rPr>
          <w:rFonts w:asciiTheme="majorHAnsi" w:eastAsia="Calibri" w:hAnsiTheme="majorHAnsi" w:cstheme="majorHAnsi"/>
          <w:color w:val="000000" w:themeColor="text1"/>
          <w:spacing w:val="-4"/>
          <w:sz w:val="26"/>
          <w:szCs w:val="26"/>
          <w:lang w:val="en-US"/>
        </w:rPr>
        <w:t>đã</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đăng</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kí</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trên</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hệ</w:t>
      </w:r>
      <w:proofErr w:type="spellEnd"/>
      <w:r w:rsidR="00FB4DEB" w:rsidRPr="00734B1F">
        <w:rPr>
          <w:rFonts w:asciiTheme="majorHAnsi" w:eastAsia="Calibri" w:hAnsiTheme="majorHAnsi" w:cstheme="majorHAnsi"/>
          <w:color w:val="000000" w:themeColor="text1"/>
          <w:spacing w:val="-4"/>
          <w:sz w:val="26"/>
          <w:szCs w:val="26"/>
          <w:lang w:val="en-US"/>
        </w:rPr>
        <w:t xml:space="preserve"> </w:t>
      </w:r>
      <w:proofErr w:type="spellStart"/>
      <w:r w:rsidR="00FB4DEB" w:rsidRPr="00734B1F">
        <w:rPr>
          <w:rFonts w:asciiTheme="majorHAnsi" w:eastAsia="Calibri" w:hAnsiTheme="majorHAnsi" w:cstheme="majorHAnsi"/>
          <w:color w:val="000000" w:themeColor="text1"/>
          <w:spacing w:val="-4"/>
          <w:sz w:val="26"/>
          <w:szCs w:val="26"/>
          <w:lang w:val="en-US"/>
        </w:rPr>
        <w:t>thống</w:t>
      </w:r>
      <w:proofErr w:type="spellEnd"/>
      <w:r w:rsidR="003D3CBC" w:rsidRPr="00734B1F">
        <w:rPr>
          <w:rFonts w:asciiTheme="majorHAnsi" w:eastAsia="Calibri" w:hAnsiTheme="majorHAnsi" w:cstheme="majorHAnsi"/>
          <w:color w:val="000000" w:themeColor="text1"/>
          <w:spacing w:val="-4"/>
          <w:sz w:val="26"/>
          <w:szCs w:val="26"/>
          <w:lang w:val="en-US"/>
        </w:rPr>
        <w:t>.</w:t>
      </w:r>
    </w:p>
    <w:p w14:paraId="1223D3A3" w14:textId="22138B39" w:rsidR="00777476" w:rsidRPr="00734B1F" w:rsidRDefault="00777476" w:rsidP="00777476">
      <w:pPr>
        <w:spacing w:line="312" w:lineRule="auto"/>
        <w:ind w:firstLine="720"/>
        <w:jc w:val="both"/>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Khi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041717"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công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w:t>
      </w:r>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đơn</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hàng</w:t>
      </w:r>
      <w:proofErr w:type="spellEnd"/>
      <w:r w:rsidR="0018465D" w:rsidRPr="00734B1F">
        <w:rPr>
          <w:rFonts w:asciiTheme="majorHAnsi" w:eastAsia="Calibri" w:hAnsiTheme="majorHAnsi" w:cstheme="majorHAnsi"/>
          <w:color w:val="000000" w:themeColor="text1"/>
          <w:sz w:val="26"/>
          <w:szCs w:val="26"/>
          <w:lang w:val="en-US"/>
        </w:rPr>
        <w:t xml:space="preserve"> </w:t>
      </w:r>
      <w:proofErr w:type="spellStart"/>
      <w:r w:rsidR="0018465D" w:rsidRPr="00734B1F">
        <w:rPr>
          <w:rFonts w:asciiTheme="majorHAnsi" w:eastAsia="Calibri" w:hAnsiTheme="majorHAnsi" w:cstheme="majorHAnsi"/>
          <w:color w:val="000000" w:themeColor="text1"/>
          <w:sz w:val="26"/>
          <w:szCs w:val="26"/>
          <w:lang w:val="en-US"/>
        </w:rPr>
        <w:t>sẽ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18465D" w:rsidRPr="00734B1F">
        <w:rPr>
          <w:rFonts w:asciiTheme="majorHAnsi" w:eastAsia="Calibri" w:hAnsiTheme="majorHAnsi" w:cstheme="majorHAnsi"/>
          <w:color w:val="000000" w:themeColor="text1"/>
          <w:sz w:val="26"/>
          <w:szCs w:val="26"/>
          <w:lang w:val="en-US"/>
        </w:rPr>
        <w:t>ghi</w:t>
      </w:r>
      <w:proofErr w:type="spellEnd"/>
      <w:r w:rsidR="0018465D" w:rsidRPr="00734B1F">
        <w:rPr>
          <w:rFonts w:asciiTheme="majorHAnsi" w:eastAsia="Calibri" w:hAnsiTheme="majorHAnsi" w:cstheme="majorHAnsi"/>
          <w:color w:val="000000" w:themeColor="text1"/>
          <w:sz w:val="26"/>
          <w:szCs w:val="26"/>
          <w:lang w:val="en-US"/>
        </w:rPr>
        <w:t xml:space="preserve"> </w:t>
      </w:r>
      <w:proofErr w:type="spellStart"/>
      <w:r w:rsidR="0018465D" w:rsidRPr="00734B1F">
        <w:rPr>
          <w:rFonts w:asciiTheme="majorHAnsi" w:eastAsia="Calibri" w:hAnsiTheme="majorHAnsi" w:cstheme="majorHAnsi"/>
          <w:color w:val="000000" w:themeColor="text1"/>
          <w:sz w:val="26"/>
          <w:szCs w:val="26"/>
          <w:lang w:val="en-US"/>
        </w:rPr>
        <w:t>nhận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trong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0018465D" w:rsidRPr="00734B1F">
        <w:rPr>
          <w:rFonts w:asciiTheme="majorHAnsi" w:eastAsia="Calibri" w:hAnsiTheme="majorHAnsi" w:cstheme="majorHAnsi"/>
          <w:color w:val="000000" w:themeColor="text1"/>
          <w:sz w:val="26"/>
          <w:szCs w:val="26"/>
          <w:lang w:val="en-US"/>
        </w:rPr>
        <w:t xml:space="preserve"> </w:t>
      </w:r>
      <w:proofErr w:type="spellStart"/>
      <w:r w:rsidR="0018465D" w:rsidRPr="00734B1F">
        <w:rPr>
          <w:rFonts w:asciiTheme="majorHAnsi" w:eastAsia="Calibri" w:hAnsiTheme="majorHAnsi" w:cstheme="majorHAnsi"/>
          <w:color w:val="000000" w:themeColor="text1"/>
          <w:sz w:val="26"/>
          <w:szCs w:val="26"/>
          <w:lang w:val="en-US"/>
        </w:rPr>
        <w:t>và</w:t>
      </w:r>
      <w:proofErr w:type="spellEnd"/>
      <w:r w:rsidR="0018465D"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chuyển</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đến</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màn</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hình</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của</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người</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quản</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lý</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cửa</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hàng</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sau</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đó</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lên</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đơn</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hàng</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và</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sẽ</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được</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nhân</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viên</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của</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cửa</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hàng</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vận</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chuyển</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đến</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địa</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chỉ</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của</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khách</w:t>
      </w:r>
      <w:proofErr w:type="spellEnd"/>
      <w:r w:rsidR="008618AC" w:rsidRPr="00734B1F">
        <w:rPr>
          <w:rFonts w:asciiTheme="majorHAnsi" w:eastAsia="Calibri" w:hAnsiTheme="majorHAnsi" w:cstheme="majorHAnsi"/>
          <w:color w:val="000000" w:themeColor="text1"/>
          <w:sz w:val="26"/>
          <w:szCs w:val="26"/>
          <w:lang w:val="en-US"/>
        </w:rPr>
        <w:t xml:space="preserve"> </w:t>
      </w:r>
      <w:proofErr w:type="spellStart"/>
      <w:r w:rsidR="008618AC" w:rsidRPr="00734B1F">
        <w:rPr>
          <w:rFonts w:asciiTheme="majorHAnsi" w:eastAsia="Calibri" w:hAnsiTheme="majorHAnsi" w:cstheme="majorHAnsi"/>
          <w:color w:val="000000" w:themeColor="text1"/>
          <w:sz w:val="26"/>
          <w:szCs w:val="26"/>
          <w:lang w:val="en-US"/>
        </w:rPr>
        <w:t>hàng</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đã</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đăng</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kí</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trên</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hệ</w:t>
      </w:r>
      <w:proofErr w:type="spellEnd"/>
      <w:r w:rsidR="00D53D56" w:rsidRPr="00734B1F">
        <w:rPr>
          <w:rFonts w:asciiTheme="majorHAnsi" w:eastAsia="Calibri" w:hAnsiTheme="majorHAnsi" w:cstheme="majorHAnsi"/>
          <w:color w:val="000000" w:themeColor="text1"/>
          <w:sz w:val="26"/>
          <w:szCs w:val="26"/>
          <w:lang w:val="en-US"/>
        </w:rPr>
        <w:t xml:space="preserve"> </w:t>
      </w:r>
      <w:proofErr w:type="spellStart"/>
      <w:r w:rsidR="00D53D56" w:rsidRPr="00734B1F">
        <w:rPr>
          <w:rFonts w:asciiTheme="majorHAnsi" w:eastAsia="Calibri" w:hAnsiTheme="majorHAnsi" w:cstheme="majorHAnsi"/>
          <w:color w:val="000000" w:themeColor="text1"/>
          <w:sz w:val="26"/>
          <w:szCs w:val="26"/>
          <w:lang w:val="en-US"/>
        </w:rPr>
        <w:t>thống</w:t>
      </w:r>
      <w:proofErr w:type="spellEnd"/>
      <w:r w:rsidR="008618AC" w:rsidRPr="00734B1F">
        <w:rPr>
          <w:rFonts w:asciiTheme="majorHAnsi" w:eastAsia="Calibri" w:hAnsiTheme="majorHAnsi" w:cstheme="majorHAnsi"/>
          <w:color w:val="000000" w:themeColor="text1"/>
          <w:sz w:val="26"/>
          <w:szCs w:val="26"/>
          <w:lang w:val="en-US"/>
        </w:rPr>
        <w:t>.</w:t>
      </w:r>
    </w:p>
    <w:p w14:paraId="1ACCA623" w14:textId="62D0DBD4" w:rsidR="00777476" w:rsidRPr="00734B1F" w:rsidRDefault="00777476" w:rsidP="00777476">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27" w:name="_Toc60959501"/>
      <w:bookmarkStart w:id="328" w:name="_Toc85194873"/>
      <w:bookmarkStart w:id="329" w:name="_Toc85784667"/>
      <w:bookmarkStart w:id="330" w:name="_Toc85787477"/>
      <w:bookmarkStart w:id="331" w:name="_Toc104936255"/>
      <w:proofErr w:type="spellStart"/>
      <w:r w:rsidRPr="00734B1F">
        <w:rPr>
          <w:rFonts w:asciiTheme="majorHAnsi" w:eastAsia="Calibri" w:hAnsiTheme="majorHAnsi" w:cstheme="majorHAnsi"/>
          <w:b/>
          <w:bCs/>
          <w:color w:val="000000" w:themeColor="text1"/>
          <w:sz w:val="26"/>
          <w:szCs w:val="26"/>
          <w:lang w:val="en-US"/>
        </w:rPr>
        <w:t>Yêu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cầu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bài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toán</w:t>
      </w:r>
      <w:bookmarkEnd w:id="327"/>
      <w:bookmarkEnd w:id="328"/>
      <w:bookmarkEnd w:id="329"/>
      <w:bookmarkEnd w:id="330"/>
      <w:bookmarkEnd w:id="331"/>
      <w:proofErr w:type="spellEnd"/>
    </w:p>
    <w:p w14:paraId="380E4177" w14:textId="77777777" w:rsidR="00777476" w:rsidRPr="00734B1F" w:rsidRDefault="00777476" w:rsidP="00777476">
      <w:pPr>
        <w:spacing w:before="120" w:after="120" w:line="312" w:lineRule="auto"/>
        <w:ind w:firstLine="72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chức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năng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ủy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quyền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do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w:t>
      </w:r>
    </w:p>
    <w:p w14:paraId="15F24747" w14:textId="77777777" w:rsidR="00777476" w:rsidRPr="00734B1F" w:rsidRDefault="00777476" w:rsidP="00777476">
      <w:pPr>
        <w:spacing w:before="120" w:after="120" w:line="312" w:lineRule="auto"/>
        <w:ind w:left="547" w:firstLine="173"/>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Đối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với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người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dùng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là</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khách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hàng</w:t>
      </w:r>
      <w:proofErr w:type="spellEnd"/>
      <w:r w:rsidRPr="00734B1F">
        <w:rPr>
          <w:rFonts w:asciiTheme="majorHAnsi" w:eastAsia="Calibri" w:hAnsiTheme="majorHAnsi" w:cstheme="majorHAnsi"/>
          <w:b/>
          <w:bCs/>
          <w:color w:val="000000" w:themeColor="text1"/>
          <w:sz w:val="26"/>
          <w:szCs w:val="26"/>
          <w:lang w:val="en-US"/>
        </w:rPr>
        <w:t xml:space="preserve"> - </w:t>
      </w:r>
      <w:proofErr w:type="spellStart"/>
      <w:r w:rsidRPr="00734B1F">
        <w:rPr>
          <w:rFonts w:asciiTheme="majorHAnsi" w:eastAsia="Calibri" w:hAnsiTheme="majorHAnsi" w:cstheme="majorHAnsi"/>
          <w:b/>
          <w:bCs/>
          <w:color w:val="000000" w:themeColor="text1"/>
          <w:sz w:val="26"/>
          <w:szCs w:val="26"/>
          <w:lang w:val="en-US"/>
        </w:rPr>
        <w:t>không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phải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thành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viên</w:t>
      </w:r>
      <w:proofErr w:type="spellEnd"/>
      <w:r w:rsidRPr="00734B1F">
        <w:rPr>
          <w:rFonts w:asciiTheme="majorHAnsi" w:eastAsia="Calibri" w:hAnsiTheme="majorHAnsi" w:cstheme="majorHAnsi"/>
          <w:b/>
          <w:bCs/>
          <w:color w:val="000000" w:themeColor="text1"/>
          <w:sz w:val="26"/>
          <w:szCs w:val="26"/>
          <w:lang w:val="en-US"/>
        </w:rPr>
        <w:t xml:space="preserve">: </w:t>
      </w:r>
    </w:p>
    <w:p w14:paraId="0AA5287E" w14:textId="595F194F" w:rsidR="00777476" w:rsidRPr="00734B1F" w:rsidRDefault="00777476" w:rsidP="007A2CC5">
      <w:pPr>
        <w:numPr>
          <w:ilvl w:val="0"/>
          <w:numId w:val="19"/>
        </w:numPr>
        <w:spacing w:before="120" w:after="120" w:line="312" w:lineRule="auto"/>
        <w:ind w:left="0" w:firstLine="270"/>
        <w:contextualSpacing/>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các</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thiết</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bị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khuyến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mãi</w:t>
      </w:r>
      <w:proofErr w:type="spellEnd"/>
      <w:r w:rsidRPr="00734B1F">
        <w:rPr>
          <w:rFonts w:asciiTheme="majorHAnsi" w:eastAsia="Calibri" w:hAnsiTheme="majorHAnsi" w:cstheme="majorHAnsi"/>
          <w:color w:val="000000" w:themeColor="text1"/>
          <w:sz w:val="26"/>
          <w:szCs w:val="26"/>
          <w:lang w:val="en-US"/>
        </w:rPr>
        <w:t>,</w:t>
      </w:r>
      <w:r w:rsidR="000F00DE" w:rsidRPr="00734B1F">
        <w:rPr>
          <w:rFonts w:asciiTheme="majorHAnsi" w:eastAsia="Calibri" w:hAnsiTheme="majorHAnsi" w:cstheme="majorHAnsi"/>
          <w:color w:val="000000" w:themeColor="text1"/>
          <w:sz w:val="26"/>
          <w:szCs w:val="26"/>
          <w:lang w:val="en-US"/>
        </w:rPr>
        <w:t xml:space="preserve"> </w:t>
      </w:r>
      <w:proofErr w:type="spellStart"/>
      <w:r w:rsidR="000F00DE" w:rsidRPr="00734B1F">
        <w:rPr>
          <w:rFonts w:asciiTheme="majorHAnsi" w:eastAsia="Calibri" w:hAnsiTheme="majorHAnsi" w:cstheme="majorHAnsi"/>
          <w:color w:val="000000" w:themeColor="text1"/>
          <w:sz w:val="26"/>
          <w:szCs w:val="26"/>
          <w:lang w:val="en-US"/>
        </w:rPr>
        <w:t>giá</w:t>
      </w:r>
      <w:proofErr w:type="spellEnd"/>
      <w:r w:rsidR="000F00DE" w:rsidRPr="00734B1F">
        <w:rPr>
          <w:rFonts w:asciiTheme="majorHAnsi" w:eastAsia="Calibri" w:hAnsiTheme="majorHAnsi" w:cstheme="majorHAnsi"/>
          <w:color w:val="000000" w:themeColor="text1"/>
          <w:sz w:val="26"/>
          <w:szCs w:val="26"/>
          <w:lang w:val="en-US"/>
        </w:rPr>
        <w:t>,</w:t>
      </w:r>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các</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mặt</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hàng</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hiện</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w:t>
      </w:r>
    </w:p>
    <w:p w14:paraId="7D0F1800" w14:textId="77777777" w:rsidR="00777476" w:rsidRPr="00734B1F" w:rsidRDefault="00777476" w:rsidP="007A2CC5">
      <w:pPr>
        <w:numPr>
          <w:ilvl w:val="0"/>
          <w:numId w:val="19"/>
        </w:numPr>
        <w:spacing w:before="120" w:after="120" w:line="312" w:lineRule="auto"/>
        <w:ind w:left="0" w:firstLine="270"/>
        <w:contextualSpacing/>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đăng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đăng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nhập</w:t>
      </w:r>
      <w:proofErr w:type="spellEnd"/>
      <w:r w:rsidRPr="00734B1F">
        <w:rPr>
          <w:rFonts w:asciiTheme="majorHAnsi" w:eastAsia="Calibri" w:hAnsiTheme="majorHAnsi" w:cstheme="majorHAnsi"/>
          <w:color w:val="000000" w:themeColor="text1"/>
          <w:sz w:val="26"/>
          <w:szCs w:val="26"/>
          <w:lang w:val="en-US"/>
        </w:rPr>
        <w:t>.</w:t>
      </w:r>
    </w:p>
    <w:p w14:paraId="4718BAF9" w14:textId="77777777" w:rsidR="00777476" w:rsidRPr="00734B1F" w:rsidRDefault="00777476" w:rsidP="00777476">
      <w:pPr>
        <w:spacing w:before="120" w:after="120" w:line="312" w:lineRule="auto"/>
        <w:ind w:left="547" w:firstLine="173"/>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Đối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với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người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dùng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là</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khách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hàng</w:t>
      </w:r>
      <w:proofErr w:type="spellEnd"/>
      <w:r w:rsidRPr="00734B1F">
        <w:rPr>
          <w:rFonts w:asciiTheme="majorHAnsi" w:eastAsia="Calibri" w:hAnsiTheme="majorHAnsi" w:cstheme="majorHAnsi"/>
          <w:b/>
          <w:bCs/>
          <w:color w:val="000000" w:themeColor="text1"/>
          <w:sz w:val="26"/>
          <w:szCs w:val="26"/>
          <w:lang w:val="en-US"/>
        </w:rPr>
        <w:t xml:space="preserve"> - </w:t>
      </w:r>
      <w:proofErr w:type="spellStart"/>
      <w:r w:rsidRPr="00734B1F">
        <w:rPr>
          <w:rFonts w:asciiTheme="majorHAnsi" w:eastAsia="Calibri" w:hAnsiTheme="majorHAnsi" w:cstheme="majorHAnsi"/>
          <w:b/>
          <w:bCs/>
          <w:color w:val="000000" w:themeColor="text1"/>
          <w:sz w:val="26"/>
          <w:szCs w:val="26"/>
          <w:lang w:val="en-US"/>
        </w:rPr>
        <w:t>thành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viên</w:t>
      </w:r>
      <w:proofErr w:type="spellEnd"/>
      <w:r w:rsidRPr="00734B1F">
        <w:rPr>
          <w:rFonts w:asciiTheme="majorHAnsi" w:eastAsia="Calibri" w:hAnsiTheme="majorHAnsi" w:cstheme="majorHAnsi"/>
          <w:b/>
          <w:bCs/>
          <w:color w:val="000000" w:themeColor="text1"/>
          <w:sz w:val="26"/>
          <w:szCs w:val="26"/>
          <w:lang w:val="en-US"/>
        </w:rPr>
        <w:t xml:space="preserve">: </w:t>
      </w:r>
    </w:p>
    <w:p w14:paraId="1AC9CFC8" w14:textId="5A78F7BD" w:rsidR="00777476" w:rsidRPr="00734B1F" w:rsidRDefault="00777476" w:rsidP="007A2CC5">
      <w:pPr>
        <w:numPr>
          <w:ilvl w:val="0"/>
          <w:numId w:val="19"/>
        </w:numPr>
        <w:spacing w:before="120" w:after="120" w:line="312" w:lineRule="auto"/>
        <w:ind w:left="0" w:firstLine="270"/>
        <w:contextualSpacing/>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các</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thiết</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bị</w:t>
      </w:r>
      <w:proofErr w:type="spellEnd"/>
      <w:r w:rsidRPr="00734B1F">
        <w:rPr>
          <w:rFonts w:asciiTheme="majorHAnsi" w:eastAsia="Calibri" w:hAnsiTheme="majorHAnsi" w:cstheme="majorHAnsi"/>
          <w:color w:val="000000" w:themeColor="text1"/>
          <w:sz w:val="26"/>
          <w:szCs w:val="26"/>
          <w:lang w:val="en-US"/>
        </w:rPr>
        <w:t>,</w:t>
      </w:r>
      <w:r w:rsidR="000F00DE"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khuyến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mãi</w:t>
      </w:r>
      <w:proofErr w:type="spellEnd"/>
      <w:r w:rsidRPr="00734B1F">
        <w:rPr>
          <w:rFonts w:asciiTheme="majorHAnsi" w:eastAsia="Calibri" w:hAnsiTheme="majorHAnsi" w:cstheme="majorHAnsi"/>
          <w:color w:val="000000" w:themeColor="text1"/>
          <w:sz w:val="26"/>
          <w:szCs w:val="26"/>
          <w:lang w:val="en-US"/>
        </w:rPr>
        <w:t>,</w:t>
      </w:r>
      <w:r w:rsidR="004A170E"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giá</w:t>
      </w:r>
      <w:proofErr w:type="spellEnd"/>
      <w:r w:rsidRPr="00734B1F">
        <w:rPr>
          <w:rFonts w:asciiTheme="majorHAnsi" w:eastAsia="Calibri" w:hAnsiTheme="majorHAnsi" w:cstheme="majorHAnsi"/>
          <w:color w:val="000000" w:themeColor="text1"/>
          <w:sz w:val="26"/>
          <w:szCs w:val="26"/>
          <w:lang w:val="en-US"/>
        </w:rPr>
        <w:t>,</w:t>
      </w:r>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các</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mặt</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hàng</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đang</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w:t>
      </w:r>
    </w:p>
    <w:p w14:paraId="4B34DFA8" w14:textId="77777777" w:rsidR="00777476" w:rsidRPr="00734B1F" w:rsidRDefault="00777476" w:rsidP="007A2CC5">
      <w:pPr>
        <w:numPr>
          <w:ilvl w:val="0"/>
          <w:numId w:val="19"/>
        </w:numPr>
        <w:spacing w:before="120" w:after="120" w:line="312" w:lineRule="auto"/>
        <w:ind w:left="0" w:firstLine="270"/>
        <w:contextualSpacing/>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đăng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đăng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nhập</w:t>
      </w:r>
      <w:proofErr w:type="spellEnd"/>
      <w:r w:rsidRPr="00734B1F">
        <w:rPr>
          <w:rFonts w:asciiTheme="majorHAnsi" w:eastAsia="Calibri" w:hAnsiTheme="majorHAnsi" w:cstheme="majorHAnsi"/>
          <w:color w:val="000000" w:themeColor="text1"/>
          <w:sz w:val="26"/>
          <w:szCs w:val="26"/>
          <w:lang w:val="en-US"/>
        </w:rPr>
        <w:t>.</w:t>
      </w:r>
    </w:p>
    <w:p w14:paraId="46750C1E" w14:textId="73DA9391" w:rsidR="00777476" w:rsidRPr="00734B1F" w:rsidRDefault="00777476" w:rsidP="007A2CC5">
      <w:pPr>
        <w:numPr>
          <w:ilvl w:val="0"/>
          <w:numId w:val="19"/>
        </w:numPr>
        <w:spacing w:before="120" w:after="120" w:line="312" w:lineRule="auto"/>
        <w:ind w:left="0" w:firstLine="270"/>
        <w:contextualSpacing/>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745C0C"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210C64">
        <w:rPr>
          <w:rFonts w:asciiTheme="majorHAnsi" w:eastAsia="Calibri" w:hAnsiTheme="majorHAnsi" w:cstheme="majorHAnsi"/>
          <w:color w:val="000000" w:themeColor="text1"/>
          <w:sz w:val="26"/>
          <w:szCs w:val="26"/>
          <w:lang w:val="en-US"/>
        </w:rPr>
        <w:t>bán</w:t>
      </w:r>
      <w:proofErr w:type="spellEnd"/>
      <w:r w:rsidR="00210C64">
        <w:rPr>
          <w:rFonts w:asciiTheme="majorHAnsi" w:eastAsia="Calibri" w:hAnsiTheme="majorHAnsi" w:cstheme="majorHAnsi"/>
          <w:color w:val="000000" w:themeColor="text1"/>
          <w:sz w:val="26"/>
          <w:szCs w:val="26"/>
          <w:lang w:val="en-US"/>
        </w:rPr>
        <w:t xml:space="preserve"> hang </w:t>
      </w:r>
      <w:proofErr w:type="spellStart"/>
      <w:r w:rsidR="00210C64">
        <w:rPr>
          <w:rFonts w:asciiTheme="majorHAnsi" w:eastAsia="Calibri" w:hAnsiTheme="majorHAnsi" w:cstheme="majorHAnsi"/>
          <w:color w:val="000000" w:themeColor="text1"/>
          <w:sz w:val="26"/>
          <w:szCs w:val="26"/>
          <w:lang w:val="en-US"/>
        </w:rPr>
        <w:t>và</w:t>
      </w:r>
      <w:proofErr w:type="spellEnd"/>
      <w:r w:rsidR="00210C64">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chọn</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các</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thiết</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bị</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yêu</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thích</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126CDE" w:rsidRPr="00734B1F">
        <w:rPr>
          <w:rFonts w:asciiTheme="majorHAnsi" w:eastAsia="Calibri" w:hAnsiTheme="majorHAnsi" w:cstheme="majorHAnsi"/>
          <w:color w:val="000000" w:themeColor="text1"/>
          <w:sz w:val="26"/>
          <w:szCs w:val="26"/>
          <w:lang w:val="en-US"/>
        </w:rPr>
        <w:t>nhận</w:t>
      </w:r>
      <w:proofErr w:type="spellEnd"/>
      <w:r w:rsidR="00126CDE" w:rsidRPr="00734B1F">
        <w:rPr>
          <w:rFonts w:asciiTheme="majorHAnsi" w:eastAsia="Calibri" w:hAnsiTheme="majorHAnsi" w:cstheme="majorHAnsi"/>
          <w:color w:val="000000" w:themeColor="text1"/>
          <w:sz w:val="26"/>
          <w:szCs w:val="26"/>
          <w:lang w:val="en-US"/>
        </w:rPr>
        <w:t xml:space="preserve"> </w:t>
      </w:r>
      <w:proofErr w:type="spellStart"/>
      <w:r w:rsidR="00126CDE" w:rsidRPr="00734B1F">
        <w:rPr>
          <w:rFonts w:asciiTheme="majorHAnsi" w:eastAsia="Calibri" w:hAnsiTheme="majorHAnsi" w:cstheme="majorHAnsi"/>
          <w:color w:val="000000" w:themeColor="text1"/>
          <w:sz w:val="26"/>
          <w:szCs w:val="26"/>
          <w:lang w:val="en-US"/>
        </w:rPr>
        <w:t>khuyến</w:t>
      </w:r>
      <w:proofErr w:type="spellEnd"/>
      <w:r w:rsidR="00126CDE" w:rsidRPr="00734B1F">
        <w:rPr>
          <w:rFonts w:asciiTheme="majorHAnsi" w:eastAsia="Calibri" w:hAnsiTheme="majorHAnsi" w:cstheme="majorHAnsi"/>
          <w:color w:val="000000" w:themeColor="text1"/>
          <w:sz w:val="26"/>
          <w:szCs w:val="26"/>
          <w:lang w:val="en-US"/>
        </w:rPr>
        <w:t xml:space="preserve"> </w:t>
      </w:r>
      <w:proofErr w:type="spellStart"/>
      <w:r w:rsidR="00126CDE" w:rsidRPr="00734B1F">
        <w:rPr>
          <w:rFonts w:asciiTheme="majorHAnsi" w:eastAsia="Calibri" w:hAnsiTheme="majorHAnsi" w:cstheme="majorHAnsi"/>
          <w:color w:val="000000" w:themeColor="text1"/>
          <w:sz w:val="26"/>
          <w:szCs w:val="26"/>
          <w:lang w:val="en-US"/>
        </w:rPr>
        <w:t>mãi</w:t>
      </w:r>
      <w:proofErr w:type="spellEnd"/>
      <w:r w:rsidRPr="00734B1F">
        <w:rPr>
          <w:rFonts w:asciiTheme="majorHAnsi" w:eastAsia="Calibri" w:hAnsiTheme="majorHAnsi" w:cstheme="majorHAnsi"/>
          <w:color w:val="000000" w:themeColor="text1"/>
          <w:sz w:val="26"/>
          <w:szCs w:val="26"/>
          <w:lang w:val="en-US"/>
        </w:rPr>
        <w:t>.</w:t>
      </w:r>
    </w:p>
    <w:p w14:paraId="135EBDCF" w14:textId="77777777" w:rsidR="00777476" w:rsidRPr="00734B1F" w:rsidRDefault="00777476" w:rsidP="007A2CC5">
      <w:pPr>
        <w:numPr>
          <w:ilvl w:val="0"/>
          <w:numId w:val="19"/>
        </w:numPr>
        <w:spacing w:before="120" w:after="120" w:line="312" w:lineRule="auto"/>
        <w:ind w:left="0" w:firstLine="270"/>
        <w:contextualSpacing/>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mình</w:t>
      </w:r>
      <w:proofErr w:type="spellEnd"/>
      <w:r w:rsidRPr="00734B1F">
        <w:rPr>
          <w:rFonts w:asciiTheme="majorHAnsi" w:eastAsia="Calibri" w:hAnsiTheme="majorHAnsi" w:cstheme="majorHAnsi"/>
          <w:color w:val="000000" w:themeColor="text1"/>
          <w:sz w:val="26"/>
          <w:szCs w:val="26"/>
          <w:lang w:val="en-US"/>
        </w:rPr>
        <w:t xml:space="preserve"> </w:t>
      </w:r>
    </w:p>
    <w:p w14:paraId="34A458AF" w14:textId="77777777" w:rsidR="00777476" w:rsidRPr="00734B1F" w:rsidRDefault="00777476" w:rsidP="00777476">
      <w:pPr>
        <w:spacing w:before="120" w:after="120" w:line="312" w:lineRule="auto"/>
        <w:ind w:left="547" w:firstLine="173"/>
        <w:jc w:val="both"/>
        <w:rPr>
          <w:rFonts w:asciiTheme="majorHAnsi" w:eastAsia="Calibri" w:hAnsiTheme="majorHAnsi" w:cstheme="majorHAnsi"/>
          <w:b/>
          <w:bCs/>
          <w:color w:val="000000" w:themeColor="text1"/>
          <w:sz w:val="26"/>
          <w:szCs w:val="26"/>
          <w:lang w:val="en-US"/>
        </w:rPr>
      </w:pPr>
      <w:proofErr w:type="spellStart"/>
      <w:r w:rsidRPr="00734B1F">
        <w:rPr>
          <w:rFonts w:asciiTheme="majorHAnsi" w:eastAsia="Calibri" w:hAnsiTheme="majorHAnsi" w:cstheme="majorHAnsi"/>
          <w:b/>
          <w:bCs/>
          <w:color w:val="000000" w:themeColor="text1"/>
          <w:sz w:val="26"/>
          <w:szCs w:val="26"/>
          <w:lang w:val="en-US"/>
        </w:rPr>
        <w:t>Đối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với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người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dùng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là</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chủ</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cửa</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hàng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hoặc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lý</w:t>
      </w:r>
      <w:proofErr w:type="spellEnd"/>
      <w:r w:rsidRPr="00734B1F">
        <w:rPr>
          <w:rFonts w:asciiTheme="majorHAnsi" w:eastAsia="Calibri" w:hAnsiTheme="majorHAnsi" w:cstheme="majorHAnsi"/>
          <w:b/>
          <w:bCs/>
          <w:color w:val="000000" w:themeColor="text1"/>
          <w:sz w:val="26"/>
          <w:szCs w:val="26"/>
          <w:lang w:val="en-US"/>
        </w:rPr>
        <w:t xml:space="preserve">: </w:t>
      </w:r>
    </w:p>
    <w:p w14:paraId="171353D4" w14:textId="636EDA43" w:rsidR="00777476" w:rsidRPr="00210C64" w:rsidRDefault="00777476" w:rsidP="00210C64">
      <w:pPr>
        <w:numPr>
          <w:ilvl w:val="0"/>
          <w:numId w:val="19"/>
        </w:numPr>
        <w:spacing w:before="120" w:after="120" w:line="312" w:lineRule="auto"/>
        <w:ind w:left="0" w:firstLine="27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thêm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thiết</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bị</w:t>
      </w:r>
      <w:proofErr w:type="spellEnd"/>
      <w:r w:rsidR="00F05988">
        <w:rPr>
          <w:rFonts w:asciiTheme="majorHAnsi" w:eastAsia="Calibri" w:hAnsiTheme="majorHAnsi" w:cstheme="majorHAnsi"/>
          <w:color w:val="000000" w:themeColor="text1"/>
          <w:sz w:val="26"/>
          <w:szCs w:val="26"/>
          <w:lang w:val="en-US"/>
        </w:rPr>
        <w:t>:</w:t>
      </w:r>
      <w:r w:rsidRPr="00734B1F">
        <w:rPr>
          <w:rFonts w:asciiTheme="majorHAnsi" w:eastAsia="Calibri" w:hAnsiTheme="majorHAnsi" w:cstheme="majorHAnsi"/>
          <w:color w:val="000000" w:themeColor="text1"/>
          <w:sz w:val="26"/>
          <w:szCs w:val="26"/>
          <w:lang w:val="en-US"/>
        </w:rPr>
        <w:t xml:space="preserve"> Khi </w:t>
      </w:r>
      <w:proofErr w:type="spellStart"/>
      <w:r w:rsidRPr="00734B1F">
        <w:rPr>
          <w:rFonts w:asciiTheme="majorHAnsi" w:eastAsia="Calibri" w:hAnsiTheme="majorHAnsi" w:cstheme="majorHAnsi"/>
          <w:color w:val="000000" w:themeColor="text1"/>
          <w:sz w:val="26"/>
          <w:szCs w:val="26"/>
          <w:lang w:val="en-US"/>
        </w:rPr>
        <w:t>có</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hàng</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mới</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được</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nhập</w:t>
      </w:r>
      <w:proofErr w:type="spellEnd"/>
      <w:r w:rsidR="00F05988">
        <w:rPr>
          <w:rFonts w:asciiTheme="majorHAnsi" w:eastAsia="Calibri" w:hAnsiTheme="majorHAnsi" w:cstheme="majorHAnsi"/>
          <w:color w:val="000000" w:themeColor="text1"/>
          <w:sz w:val="26"/>
          <w:szCs w:val="26"/>
          <w:lang w:val="en-US"/>
        </w:rPr>
        <w:t xml:space="preserve"> </w:t>
      </w:r>
      <w:proofErr w:type="spellStart"/>
      <w:r w:rsidR="00F05988">
        <w:rPr>
          <w:rFonts w:asciiTheme="majorHAnsi" w:eastAsia="Calibri" w:hAnsiTheme="majorHAnsi" w:cstheme="majorHAnsi"/>
          <w:color w:val="000000" w:themeColor="text1"/>
          <w:sz w:val="26"/>
          <w:szCs w:val="26"/>
          <w:lang w:val="en-US"/>
        </w:rPr>
        <w:t>về</w:t>
      </w:r>
      <w:proofErr w:type="spellEnd"/>
      <w:r w:rsidRPr="00734B1F">
        <w:rPr>
          <w:rFonts w:asciiTheme="majorHAnsi" w:eastAsia="Calibri" w:hAnsiTheme="majorHAnsi" w:cstheme="majorHAnsi"/>
          <w:color w:val="000000" w:themeColor="text1"/>
          <w:sz w:val="26"/>
          <w:szCs w:val="26"/>
          <w:lang w:val="en-US"/>
        </w:rPr>
        <w:t xml:space="preserve">, admin </w:t>
      </w:r>
      <w:proofErr w:type="spellStart"/>
      <w:r w:rsidRPr="00734B1F">
        <w:rPr>
          <w:rFonts w:asciiTheme="majorHAnsi" w:eastAsia="Calibri" w:hAnsiTheme="majorHAnsi" w:cstheme="majorHAnsi"/>
          <w:color w:val="000000" w:themeColor="text1"/>
          <w:sz w:val="26"/>
          <w:szCs w:val="26"/>
          <w:lang w:val="en-US"/>
        </w:rPr>
        <w:t>sẽ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thêm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về</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FE0A27">
        <w:rPr>
          <w:rFonts w:asciiTheme="majorHAnsi" w:eastAsia="Calibri" w:hAnsiTheme="majorHAnsi" w:cstheme="majorHAnsi"/>
          <w:color w:val="000000" w:themeColor="text1"/>
          <w:sz w:val="26"/>
          <w:szCs w:val="26"/>
          <w:lang w:val="en-US"/>
        </w:rPr>
        <w:t>thiết</w:t>
      </w:r>
      <w:proofErr w:type="spellEnd"/>
      <w:r w:rsidR="00FE0A27">
        <w:rPr>
          <w:rFonts w:asciiTheme="majorHAnsi" w:eastAsia="Calibri" w:hAnsiTheme="majorHAnsi" w:cstheme="majorHAnsi"/>
          <w:color w:val="000000" w:themeColor="text1"/>
          <w:sz w:val="26"/>
          <w:szCs w:val="26"/>
          <w:lang w:val="en-US"/>
        </w:rPr>
        <w:t xml:space="preserve"> </w:t>
      </w:r>
      <w:proofErr w:type="spellStart"/>
      <w:r w:rsidR="00FE0A27">
        <w:rPr>
          <w:rFonts w:asciiTheme="majorHAnsi" w:eastAsia="Calibri" w:hAnsiTheme="majorHAnsi" w:cstheme="majorHAnsi"/>
          <w:color w:val="000000" w:themeColor="text1"/>
          <w:sz w:val="26"/>
          <w:szCs w:val="26"/>
          <w:lang w:val="en-US"/>
        </w:rPr>
        <w:t>bị</w:t>
      </w:r>
      <w:proofErr w:type="spellEnd"/>
      <w:r w:rsidR="00D16862"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A1721" w:rsidRPr="00734B1F">
        <w:rPr>
          <w:rFonts w:asciiTheme="majorHAnsi" w:eastAsia="Calibri" w:hAnsiTheme="majorHAnsi" w:cstheme="majorHAnsi"/>
          <w:color w:val="000000" w:themeColor="text1"/>
          <w:sz w:val="26"/>
          <w:szCs w:val="26"/>
          <w:lang w:val="en-US"/>
        </w:rPr>
        <w:t>danh</w:t>
      </w:r>
      <w:proofErr w:type="spellEnd"/>
      <w:r w:rsidR="009A1721" w:rsidRPr="00734B1F">
        <w:rPr>
          <w:rFonts w:asciiTheme="majorHAnsi" w:eastAsia="Calibri" w:hAnsiTheme="majorHAnsi" w:cstheme="majorHAnsi"/>
          <w:color w:val="000000" w:themeColor="text1"/>
          <w:sz w:val="26"/>
          <w:szCs w:val="26"/>
          <w:lang w:val="en-US"/>
        </w:rPr>
        <w:t xml:space="preserve"> </w:t>
      </w:r>
      <w:proofErr w:type="spellStart"/>
      <w:r w:rsidR="009A1721" w:rsidRPr="00734B1F">
        <w:rPr>
          <w:rFonts w:asciiTheme="majorHAnsi" w:eastAsia="Calibri" w:hAnsiTheme="majorHAnsi" w:cstheme="majorHAnsi"/>
          <w:color w:val="000000" w:themeColor="text1"/>
          <w:sz w:val="26"/>
          <w:szCs w:val="26"/>
          <w:lang w:val="en-US"/>
        </w:rPr>
        <w:t>sách</w:t>
      </w:r>
      <w:proofErr w:type="spellEnd"/>
      <w:r w:rsidRPr="00734B1F">
        <w:rPr>
          <w:rFonts w:asciiTheme="majorHAnsi" w:eastAsia="Calibri" w:hAnsiTheme="majorHAnsi" w:cstheme="majorHAnsi"/>
          <w:color w:val="000000" w:themeColor="text1"/>
          <w:sz w:val="26"/>
          <w:szCs w:val="26"/>
          <w:lang w:val="en-US"/>
        </w:rPr>
        <w:t>.</w:t>
      </w:r>
    </w:p>
    <w:p w14:paraId="5B83B3A5" w14:textId="228FC8B8" w:rsidR="00777476" w:rsidRPr="00734B1F" w:rsidRDefault="00777476" w:rsidP="007A2CC5">
      <w:pPr>
        <w:numPr>
          <w:ilvl w:val="0"/>
          <w:numId w:val="19"/>
        </w:numPr>
        <w:spacing w:before="120" w:after="120" w:line="312" w:lineRule="auto"/>
        <w:ind w:left="0" w:firstLine="27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xóa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FE0A27">
        <w:rPr>
          <w:rFonts w:asciiTheme="majorHAnsi" w:eastAsia="Calibri" w:hAnsiTheme="majorHAnsi" w:cstheme="majorHAnsi"/>
          <w:color w:val="000000" w:themeColor="text1"/>
          <w:sz w:val="26"/>
          <w:szCs w:val="26"/>
          <w:lang w:val="en-US"/>
        </w:rPr>
        <w:t>thiết</w:t>
      </w:r>
      <w:proofErr w:type="spellEnd"/>
      <w:r w:rsidR="00FE0A27">
        <w:rPr>
          <w:rFonts w:asciiTheme="majorHAnsi" w:eastAsia="Calibri" w:hAnsiTheme="majorHAnsi" w:cstheme="majorHAnsi"/>
          <w:color w:val="000000" w:themeColor="text1"/>
          <w:sz w:val="26"/>
          <w:szCs w:val="26"/>
          <w:lang w:val="en-US"/>
        </w:rPr>
        <w:t xml:space="preserve"> </w:t>
      </w:r>
      <w:proofErr w:type="spellStart"/>
      <w:r w:rsidR="00FE0A27">
        <w:rPr>
          <w:rFonts w:asciiTheme="majorHAnsi" w:eastAsia="Calibri" w:hAnsiTheme="majorHAnsi" w:cstheme="majorHAnsi"/>
          <w:color w:val="000000" w:themeColor="text1"/>
          <w:sz w:val="26"/>
          <w:szCs w:val="26"/>
          <w:lang w:val="en-US"/>
        </w:rPr>
        <w:t>bị</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vì</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do </w:t>
      </w:r>
      <w:proofErr w:type="spellStart"/>
      <w:r w:rsidRPr="00734B1F">
        <w:rPr>
          <w:rFonts w:asciiTheme="majorHAnsi" w:eastAsia="Calibri" w:hAnsiTheme="majorHAnsi" w:cstheme="majorHAnsi"/>
          <w:color w:val="000000" w:themeColor="text1"/>
          <w:sz w:val="26"/>
          <w:szCs w:val="26"/>
          <w:lang w:val="en-US"/>
        </w:rPr>
        <w:t>nào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240C9F" w:rsidRPr="00734B1F">
        <w:rPr>
          <w:rFonts w:asciiTheme="majorHAnsi" w:eastAsia="Calibri" w:hAnsiTheme="majorHAnsi" w:cstheme="majorHAnsi"/>
          <w:color w:val="000000" w:themeColor="text1"/>
          <w:sz w:val="26"/>
          <w:szCs w:val="26"/>
          <w:lang w:val="en-US"/>
        </w:rPr>
        <w:t>ngừng</w:t>
      </w:r>
      <w:proofErr w:type="spellEnd"/>
      <w:r w:rsidR="00240C9F" w:rsidRPr="00734B1F">
        <w:rPr>
          <w:rFonts w:asciiTheme="majorHAnsi" w:eastAsia="Calibri" w:hAnsiTheme="majorHAnsi" w:cstheme="majorHAnsi"/>
          <w:color w:val="000000" w:themeColor="text1"/>
          <w:sz w:val="26"/>
          <w:szCs w:val="26"/>
          <w:lang w:val="en-US"/>
        </w:rPr>
        <w:t xml:space="preserve"> </w:t>
      </w:r>
      <w:proofErr w:type="spellStart"/>
      <w:r w:rsidR="00240C9F" w:rsidRPr="00734B1F">
        <w:rPr>
          <w:rFonts w:asciiTheme="majorHAnsi" w:eastAsia="Calibri" w:hAnsiTheme="majorHAnsi" w:cstheme="majorHAnsi"/>
          <w:color w:val="000000" w:themeColor="text1"/>
          <w:sz w:val="26"/>
          <w:szCs w:val="26"/>
          <w:lang w:val="en-US"/>
        </w:rPr>
        <w:t>kinh</w:t>
      </w:r>
      <w:proofErr w:type="spellEnd"/>
      <w:r w:rsidR="00240C9F" w:rsidRPr="00734B1F">
        <w:rPr>
          <w:rFonts w:asciiTheme="majorHAnsi" w:eastAsia="Calibri" w:hAnsiTheme="majorHAnsi" w:cstheme="majorHAnsi"/>
          <w:color w:val="000000" w:themeColor="text1"/>
          <w:sz w:val="26"/>
          <w:szCs w:val="26"/>
          <w:lang w:val="en-US"/>
        </w:rPr>
        <w:t xml:space="preserve"> </w:t>
      </w:r>
      <w:proofErr w:type="spellStart"/>
      <w:r w:rsidR="00240C9F" w:rsidRPr="00734B1F">
        <w:rPr>
          <w:rFonts w:asciiTheme="majorHAnsi" w:eastAsia="Calibri" w:hAnsiTheme="majorHAnsi" w:cstheme="majorHAnsi"/>
          <w:color w:val="000000" w:themeColor="text1"/>
          <w:sz w:val="26"/>
          <w:szCs w:val="26"/>
          <w:lang w:val="en-US"/>
        </w:rPr>
        <w:t>doanh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buộc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xóa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khỏi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thì</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xóa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00FE0A27">
        <w:rPr>
          <w:rFonts w:asciiTheme="majorHAnsi" w:eastAsia="Calibri" w:hAnsiTheme="majorHAnsi" w:cstheme="majorHAnsi"/>
          <w:color w:val="000000" w:themeColor="text1"/>
          <w:sz w:val="26"/>
          <w:szCs w:val="26"/>
          <w:lang w:val="en-US"/>
        </w:rPr>
        <w:t>.</w:t>
      </w:r>
    </w:p>
    <w:p w14:paraId="668FB3A8" w14:textId="40EB838A" w:rsidR="00777476" w:rsidRPr="00734B1F" w:rsidRDefault="00777476" w:rsidP="007A2CC5">
      <w:pPr>
        <w:numPr>
          <w:ilvl w:val="0"/>
          <w:numId w:val="19"/>
        </w:numPr>
        <w:spacing w:before="120" w:after="120" w:line="312" w:lineRule="auto"/>
        <w:ind w:left="0" w:firstLine="27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thêm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AB3E54" w:rsidRPr="00734B1F">
        <w:rPr>
          <w:rFonts w:asciiTheme="majorHAnsi" w:eastAsia="Calibri" w:hAnsiTheme="majorHAnsi" w:cstheme="majorHAnsi"/>
          <w:color w:val="000000" w:themeColor="text1"/>
          <w:sz w:val="26"/>
          <w:szCs w:val="26"/>
          <w:lang w:val="en-US"/>
        </w:rPr>
        <w:t>tài</w:t>
      </w:r>
      <w:proofErr w:type="spellEnd"/>
      <w:r w:rsidR="00AB3E54" w:rsidRPr="00734B1F">
        <w:rPr>
          <w:rFonts w:asciiTheme="majorHAnsi" w:eastAsia="Calibri" w:hAnsiTheme="majorHAnsi" w:cstheme="majorHAnsi"/>
          <w:color w:val="000000" w:themeColor="text1"/>
          <w:sz w:val="26"/>
          <w:szCs w:val="26"/>
          <w:lang w:val="en-US"/>
        </w:rPr>
        <w:t xml:space="preserve"> </w:t>
      </w:r>
      <w:proofErr w:type="spellStart"/>
      <w:r w:rsidR="00AB3E54"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Khi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khách</w:t>
      </w:r>
      <w:proofErr w:type="spellEnd"/>
      <w:r w:rsidR="00C71184"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hàng</w:t>
      </w:r>
      <w:proofErr w:type="spellEnd"/>
      <w:r w:rsidR="00C71184"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có</w:t>
      </w:r>
      <w:proofErr w:type="spellEnd"/>
      <w:r w:rsidR="00C71184"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nhu</w:t>
      </w:r>
      <w:proofErr w:type="spellEnd"/>
      <w:r w:rsidR="00C71184"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cầu</w:t>
      </w:r>
      <w:proofErr w:type="spellEnd"/>
      <w:r w:rsidR="00C71184"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trở</w:t>
      </w:r>
      <w:proofErr w:type="spellEnd"/>
      <w:r w:rsidR="00C71184"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thành</w:t>
      </w:r>
      <w:proofErr w:type="spellEnd"/>
      <w:r w:rsidR="00C71184"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thành</w:t>
      </w:r>
      <w:proofErr w:type="spellEnd"/>
      <w:r w:rsidR="00C71184" w:rsidRPr="00734B1F">
        <w:rPr>
          <w:rFonts w:asciiTheme="majorHAnsi" w:eastAsia="Calibri" w:hAnsiTheme="majorHAnsi" w:cstheme="majorHAnsi"/>
          <w:color w:val="000000" w:themeColor="text1"/>
          <w:sz w:val="26"/>
          <w:szCs w:val="26"/>
          <w:lang w:val="en-US"/>
        </w:rPr>
        <w:t xml:space="preserve"> </w:t>
      </w:r>
      <w:proofErr w:type="spellStart"/>
      <w:r w:rsidR="00C71184"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tiếp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thêm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tạo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giúp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w:t>
      </w:r>
    </w:p>
    <w:p w14:paraId="48640F9B" w14:textId="6A4D2E60" w:rsidR="00777476" w:rsidRPr="00734B1F" w:rsidRDefault="00777476" w:rsidP="007A2CC5">
      <w:pPr>
        <w:numPr>
          <w:ilvl w:val="0"/>
          <w:numId w:val="19"/>
        </w:numPr>
        <w:spacing w:before="120" w:after="120" w:line="312" w:lineRule="auto"/>
        <w:ind w:left="0" w:firstLine="27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lastRenderedPageBreak/>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xóa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Khi </w:t>
      </w:r>
      <w:proofErr w:type="spellStart"/>
      <w:r w:rsidRPr="00734B1F">
        <w:rPr>
          <w:rFonts w:asciiTheme="majorHAnsi" w:eastAsia="Calibri" w:hAnsiTheme="majorHAnsi" w:cstheme="majorHAnsi"/>
          <w:color w:val="000000" w:themeColor="text1"/>
          <w:sz w:val="26"/>
          <w:szCs w:val="26"/>
          <w:lang w:val="en-US"/>
        </w:rPr>
        <w:t>khách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vi </w:t>
      </w:r>
      <w:proofErr w:type="spellStart"/>
      <w:r w:rsidRPr="00734B1F">
        <w:rPr>
          <w:rFonts w:asciiTheme="majorHAnsi" w:eastAsia="Calibri" w:hAnsiTheme="majorHAnsi" w:cstheme="majorHAnsi"/>
          <w:color w:val="000000" w:themeColor="text1"/>
          <w:sz w:val="26"/>
          <w:szCs w:val="26"/>
          <w:lang w:val="en-US"/>
        </w:rPr>
        <w:t>phạm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điều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luật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1A5126" w:rsidRPr="00734B1F">
        <w:rPr>
          <w:rFonts w:asciiTheme="majorHAnsi" w:eastAsia="Calibri" w:hAnsiTheme="majorHAnsi" w:cstheme="majorHAnsi"/>
          <w:color w:val="000000" w:themeColor="text1"/>
          <w:sz w:val="26"/>
          <w:szCs w:val="26"/>
          <w:lang w:val="en-US"/>
        </w:rPr>
        <w:t>cửa</w:t>
      </w:r>
      <w:proofErr w:type="spellEnd"/>
      <w:r w:rsidR="001A5126" w:rsidRPr="00734B1F">
        <w:rPr>
          <w:rFonts w:asciiTheme="majorHAnsi" w:eastAsia="Calibri" w:hAnsiTheme="majorHAnsi" w:cstheme="majorHAnsi"/>
          <w:color w:val="000000" w:themeColor="text1"/>
          <w:sz w:val="26"/>
          <w:szCs w:val="26"/>
          <w:lang w:val="en-US"/>
        </w:rPr>
        <w:t xml:space="preserve"> </w:t>
      </w:r>
      <w:proofErr w:type="spellStart"/>
      <w:r w:rsidR="001A5126"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hoặc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vì</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một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do </w:t>
      </w:r>
      <w:proofErr w:type="spellStart"/>
      <w:r w:rsidRPr="00734B1F">
        <w:rPr>
          <w:rFonts w:asciiTheme="majorHAnsi" w:eastAsia="Calibri" w:hAnsiTheme="majorHAnsi" w:cstheme="majorHAnsi"/>
          <w:color w:val="000000" w:themeColor="text1"/>
          <w:sz w:val="26"/>
          <w:szCs w:val="26"/>
          <w:lang w:val="en-US"/>
        </w:rPr>
        <w:t>nào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yêu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xóa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xóa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toàn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bộ</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liên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quan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đó</w:t>
      </w:r>
      <w:proofErr w:type="spellEnd"/>
      <w:r w:rsidRPr="00734B1F">
        <w:rPr>
          <w:rFonts w:asciiTheme="majorHAnsi" w:eastAsia="Calibri" w:hAnsiTheme="majorHAnsi" w:cstheme="majorHAnsi"/>
          <w:color w:val="000000" w:themeColor="text1"/>
          <w:sz w:val="26"/>
          <w:szCs w:val="26"/>
          <w:lang w:val="en-US"/>
        </w:rPr>
        <w:t>.</w:t>
      </w:r>
    </w:p>
    <w:p w14:paraId="386F727D" w14:textId="02D4EE99" w:rsidR="00777476" w:rsidRPr="00734B1F" w:rsidRDefault="00777476" w:rsidP="007A2CC5">
      <w:pPr>
        <w:numPr>
          <w:ilvl w:val="0"/>
          <w:numId w:val="19"/>
        </w:numPr>
        <w:spacing w:before="120" w:after="120" w:line="312" w:lineRule="auto"/>
        <w:ind w:left="0" w:firstLine="270"/>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chỉnh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sửa</w:t>
      </w:r>
      <w:proofErr w:type="spellEnd"/>
      <w:r w:rsidR="00E76112" w:rsidRPr="00734B1F">
        <w:rPr>
          <w:rFonts w:asciiTheme="majorHAnsi" w:eastAsia="Calibri" w:hAnsiTheme="majorHAnsi" w:cstheme="majorHAnsi"/>
          <w:color w:val="000000" w:themeColor="text1"/>
          <w:sz w:val="26"/>
          <w:szCs w:val="26"/>
          <w:lang w:val="en-US"/>
        </w:rPr>
        <w:t xml:space="preserve"> </w:t>
      </w:r>
      <w:proofErr w:type="spellStart"/>
      <w:r w:rsidR="00E76112" w:rsidRPr="00734B1F">
        <w:rPr>
          <w:rFonts w:asciiTheme="majorHAnsi" w:eastAsia="Calibri" w:hAnsiTheme="majorHAnsi" w:cstheme="majorHAnsi"/>
          <w:color w:val="000000" w:themeColor="text1"/>
          <w:sz w:val="26"/>
          <w:szCs w:val="26"/>
          <w:lang w:val="en-US"/>
        </w:rPr>
        <w:t>danh</w:t>
      </w:r>
      <w:proofErr w:type="spellEnd"/>
      <w:r w:rsidR="00E76112" w:rsidRPr="00734B1F">
        <w:rPr>
          <w:rFonts w:asciiTheme="majorHAnsi" w:eastAsia="Calibri" w:hAnsiTheme="majorHAnsi" w:cstheme="majorHAnsi"/>
          <w:color w:val="000000" w:themeColor="text1"/>
          <w:sz w:val="26"/>
          <w:szCs w:val="26"/>
          <w:lang w:val="en-US"/>
        </w:rPr>
        <w:t xml:space="preserve"> </w:t>
      </w:r>
      <w:proofErr w:type="spellStart"/>
      <w:r w:rsidR="00E76112" w:rsidRPr="00734B1F">
        <w:rPr>
          <w:rFonts w:asciiTheme="majorHAnsi" w:eastAsia="Calibri" w:hAnsiTheme="majorHAnsi" w:cstheme="majorHAnsi"/>
          <w:color w:val="000000" w:themeColor="text1"/>
          <w:sz w:val="26"/>
          <w:szCs w:val="26"/>
          <w:lang w:val="en-US"/>
        </w:rPr>
        <w:t>sách</w:t>
      </w:r>
      <w:proofErr w:type="spellEnd"/>
      <w:r w:rsidR="00E76112" w:rsidRPr="00734B1F">
        <w:rPr>
          <w:rFonts w:asciiTheme="majorHAnsi" w:eastAsia="Calibri" w:hAnsiTheme="majorHAnsi" w:cstheme="majorHAnsi"/>
          <w:color w:val="000000" w:themeColor="text1"/>
          <w:sz w:val="26"/>
          <w:szCs w:val="26"/>
          <w:lang w:val="en-US"/>
        </w:rPr>
        <w:t xml:space="preserve"> </w:t>
      </w:r>
      <w:proofErr w:type="spellStart"/>
      <w:r w:rsidR="00E76112" w:rsidRPr="00734B1F">
        <w:rPr>
          <w:rFonts w:asciiTheme="majorHAnsi" w:eastAsia="Calibri" w:hAnsiTheme="majorHAnsi" w:cstheme="majorHAnsi"/>
          <w:color w:val="000000" w:themeColor="text1"/>
          <w:sz w:val="26"/>
          <w:szCs w:val="26"/>
          <w:lang w:val="en-US"/>
        </w:rPr>
        <w:t>nhữn</w:t>
      </w:r>
      <w:r w:rsidR="00FE0A27">
        <w:rPr>
          <w:rFonts w:asciiTheme="majorHAnsi" w:eastAsia="Calibri" w:hAnsiTheme="majorHAnsi" w:cstheme="majorHAnsi"/>
          <w:color w:val="000000" w:themeColor="text1"/>
          <w:sz w:val="26"/>
          <w:szCs w:val="26"/>
          <w:lang w:val="en-US"/>
        </w:rPr>
        <w:t>g</w:t>
      </w:r>
      <w:proofErr w:type="spellEnd"/>
      <w:r w:rsidR="00FE0A27">
        <w:rPr>
          <w:rFonts w:asciiTheme="majorHAnsi" w:eastAsia="Calibri" w:hAnsiTheme="majorHAnsi" w:cstheme="majorHAnsi"/>
          <w:color w:val="000000" w:themeColor="text1"/>
          <w:sz w:val="26"/>
          <w:szCs w:val="26"/>
          <w:lang w:val="en-US"/>
        </w:rPr>
        <w:t xml:space="preserve"> </w:t>
      </w:r>
      <w:proofErr w:type="spellStart"/>
      <w:r w:rsidR="00FE0A27">
        <w:rPr>
          <w:rFonts w:asciiTheme="majorHAnsi" w:eastAsia="Calibri" w:hAnsiTheme="majorHAnsi" w:cstheme="majorHAnsi"/>
          <w:color w:val="000000" w:themeColor="text1"/>
          <w:sz w:val="26"/>
          <w:szCs w:val="26"/>
          <w:lang w:val="en-US"/>
        </w:rPr>
        <w:t>thiết</w:t>
      </w:r>
      <w:proofErr w:type="spellEnd"/>
      <w:r w:rsidR="00FE0A27">
        <w:rPr>
          <w:rFonts w:asciiTheme="majorHAnsi" w:eastAsia="Calibri" w:hAnsiTheme="majorHAnsi" w:cstheme="majorHAnsi"/>
          <w:color w:val="000000" w:themeColor="text1"/>
          <w:sz w:val="26"/>
          <w:szCs w:val="26"/>
          <w:lang w:val="en-US"/>
        </w:rPr>
        <w:t xml:space="preserve"> </w:t>
      </w:r>
      <w:proofErr w:type="spellStart"/>
      <w:r w:rsidR="00FE0A27">
        <w:rPr>
          <w:rFonts w:asciiTheme="majorHAnsi" w:eastAsia="Calibri" w:hAnsiTheme="majorHAnsi" w:cstheme="majorHAnsi"/>
          <w:color w:val="000000" w:themeColor="text1"/>
          <w:sz w:val="26"/>
          <w:szCs w:val="26"/>
          <w:lang w:val="en-US"/>
        </w:rPr>
        <w:t>bị</w:t>
      </w:r>
      <w:proofErr w:type="spellEnd"/>
      <w:r w:rsidR="00E76112" w:rsidRPr="00734B1F">
        <w:rPr>
          <w:rFonts w:asciiTheme="majorHAnsi" w:eastAsia="Calibri" w:hAnsiTheme="majorHAnsi" w:cstheme="majorHAnsi"/>
          <w:color w:val="000000" w:themeColor="text1"/>
          <w:sz w:val="26"/>
          <w:szCs w:val="26"/>
          <w:lang w:val="en-US"/>
        </w:rPr>
        <w:t xml:space="preserve"> </w:t>
      </w:r>
      <w:proofErr w:type="spellStart"/>
      <w:r w:rsidR="00E76112" w:rsidRPr="00734B1F">
        <w:rPr>
          <w:rFonts w:asciiTheme="majorHAnsi" w:eastAsia="Calibri" w:hAnsiTheme="majorHAnsi" w:cstheme="majorHAnsi"/>
          <w:color w:val="000000" w:themeColor="text1"/>
          <w:sz w:val="26"/>
          <w:szCs w:val="26"/>
          <w:lang w:val="en-US"/>
        </w:rPr>
        <w:t>trong</w:t>
      </w:r>
      <w:proofErr w:type="spellEnd"/>
      <w:r w:rsidR="00E76112" w:rsidRPr="00734B1F">
        <w:rPr>
          <w:rFonts w:asciiTheme="majorHAnsi" w:eastAsia="Calibri" w:hAnsiTheme="majorHAnsi" w:cstheme="majorHAnsi"/>
          <w:color w:val="000000" w:themeColor="text1"/>
          <w:sz w:val="26"/>
          <w:szCs w:val="26"/>
          <w:lang w:val="en-US"/>
        </w:rPr>
        <w:t xml:space="preserve"> </w:t>
      </w:r>
      <w:proofErr w:type="spellStart"/>
      <w:r w:rsidR="00E76112" w:rsidRPr="00734B1F">
        <w:rPr>
          <w:rFonts w:asciiTheme="majorHAnsi" w:eastAsia="Calibri" w:hAnsiTheme="majorHAnsi" w:cstheme="majorHAnsi"/>
          <w:color w:val="000000" w:themeColor="text1"/>
          <w:sz w:val="26"/>
          <w:szCs w:val="26"/>
          <w:lang w:val="en-US"/>
        </w:rPr>
        <w:t>ngày</w:t>
      </w:r>
      <w:proofErr w:type="spellEnd"/>
      <w:r w:rsidRPr="00734B1F">
        <w:rPr>
          <w:rFonts w:asciiTheme="majorHAnsi" w:eastAsia="Calibri" w:hAnsiTheme="majorHAnsi" w:cstheme="majorHAnsi"/>
          <w:color w:val="000000" w:themeColor="text1"/>
          <w:sz w:val="26"/>
          <w:szCs w:val="26"/>
          <w:lang w:val="en-US"/>
        </w:rPr>
        <w:t xml:space="preserve">: Khi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sự</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thay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đổ</w:t>
      </w:r>
      <w:r w:rsidR="00A537FF" w:rsidRPr="00734B1F">
        <w:rPr>
          <w:rFonts w:asciiTheme="majorHAnsi" w:eastAsia="Calibri" w:hAnsiTheme="majorHAnsi" w:cstheme="majorHAnsi"/>
          <w:color w:val="000000" w:themeColor="text1"/>
          <w:sz w:val="26"/>
          <w:szCs w:val="26"/>
          <w:lang w:val="en-US"/>
        </w:rPr>
        <w:t>i</w:t>
      </w:r>
      <w:proofErr w:type="spellEnd"/>
      <w:r w:rsidR="00A537FF" w:rsidRPr="00734B1F">
        <w:rPr>
          <w:rFonts w:asciiTheme="majorHAnsi" w:eastAsia="Calibri" w:hAnsiTheme="majorHAnsi" w:cstheme="majorHAnsi"/>
          <w:color w:val="000000" w:themeColor="text1"/>
          <w:sz w:val="26"/>
          <w:szCs w:val="26"/>
          <w:lang w:val="en-US"/>
        </w:rPr>
        <w:t xml:space="preserve"> </w:t>
      </w:r>
      <w:proofErr w:type="spellStart"/>
      <w:r w:rsidR="00A537FF" w:rsidRPr="00734B1F">
        <w:rPr>
          <w:rFonts w:asciiTheme="majorHAnsi" w:eastAsia="Calibri" w:hAnsiTheme="majorHAnsi" w:cstheme="majorHAnsi"/>
          <w:color w:val="000000" w:themeColor="text1"/>
          <w:sz w:val="26"/>
          <w:szCs w:val="26"/>
          <w:lang w:val="en-US"/>
        </w:rPr>
        <w:t>về</w:t>
      </w:r>
      <w:proofErr w:type="spellEnd"/>
      <w:r w:rsidR="00A537FF" w:rsidRPr="00734B1F">
        <w:rPr>
          <w:rFonts w:asciiTheme="majorHAnsi" w:eastAsia="Calibri" w:hAnsiTheme="majorHAnsi" w:cstheme="majorHAnsi"/>
          <w:color w:val="000000" w:themeColor="text1"/>
          <w:sz w:val="26"/>
          <w:szCs w:val="26"/>
          <w:lang w:val="en-US"/>
        </w:rPr>
        <w:t xml:space="preserve"> </w:t>
      </w:r>
      <w:proofErr w:type="spellStart"/>
      <w:r w:rsidR="00A537FF" w:rsidRPr="00734B1F">
        <w:rPr>
          <w:rFonts w:asciiTheme="majorHAnsi" w:eastAsia="Calibri" w:hAnsiTheme="majorHAnsi" w:cstheme="majorHAnsi"/>
          <w:color w:val="000000" w:themeColor="text1"/>
          <w:sz w:val="26"/>
          <w:szCs w:val="26"/>
          <w:lang w:val="en-US"/>
        </w:rPr>
        <w:t>các</w:t>
      </w:r>
      <w:proofErr w:type="spellEnd"/>
      <w:r w:rsidR="00A537FF" w:rsidRPr="00734B1F">
        <w:rPr>
          <w:rFonts w:asciiTheme="majorHAnsi" w:eastAsia="Calibri" w:hAnsiTheme="majorHAnsi" w:cstheme="majorHAnsi"/>
          <w:color w:val="000000" w:themeColor="text1"/>
          <w:sz w:val="26"/>
          <w:szCs w:val="26"/>
          <w:lang w:val="en-US"/>
        </w:rPr>
        <w:t xml:space="preserve"> </w:t>
      </w:r>
      <w:proofErr w:type="spellStart"/>
      <w:r w:rsidR="00FE0A27">
        <w:rPr>
          <w:rFonts w:asciiTheme="majorHAnsi" w:eastAsia="Calibri" w:hAnsiTheme="majorHAnsi" w:cstheme="majorHAnsi"/>
          <w:color w:val="000000" w:themeColor="text1"/>
          <w:sz w:val="26"/>
          <w:szCs w:val="26"/>
          <w:lang w:val="en-US"/>
        </w:rPr>
        <w:t>thiết</w:t>
      </w:r>
      <w:proofErr w:type="spellEnd"/>
      <w:r w:rsidR="00FE0A27">
        <w:rPr>
          <w:rFonts w:asciiTheme="majorHAnsi" w:eastAsia="Calibri" w:hAnsiTheme="majorHAnsi" w:cstheme="majorHAnsi"/>
          <w:color w:val="000000" w:themeColor="text1"/>
          <w:sz w:val="26"/>
          <w:szCs w:val="26"/>
          <w:lang w:val="en-US"/>
        </w:rPr>
        <w:t xml:space="preserve"> </w:t>
      </w:r>
      <w:proofErr w:type="spellStart"/>
      <w:r w:rsidR="00FE0A27">
        <w:rPr>
          <w:rFonts w:asciiTheme="majorHAnsi" w:eastAsia="Calibri" w:hAnsiTheme="majorHAnsi" w:cstheme="majorHAnsi"/>
          <w:color w:val="000000" w:themeColor="text1"/>
          <w:sz w:val="26"/>
          <w:szCs w:val="26"/>
          <w:lang w:val="en-US"/>
        </w:rPr>
        <w:t>bị</w:t>
      </w:r>
      <w:proofErr w:type="spellEnd"/>
      <w:r w:rsidR="00FE0A27">
        <w:rPr>
          <w:rFonts w:asciiTheme="majorHAnsi" w:eastAsia="Calibri" w:hAnsiTheme="majorHAnsi" w:cstheme="majorHAnsi"/>
          <w:color w:val="000000" w:themeColor="text1"/>
          <w:sz w:val="26"/>
          <w:szCs w:val="26"/>
          <w:lang w:val="en-US"/>
        </w:rPr>
        <w:t>,</w:t>
      </w:r>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có</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thể</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cập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nhật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lại</w:t>
      </w:r>
      <w:proofErr w:type="spellEnd"/>
      <w:r w:rsidR="00A537FF"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hệ</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thống</w:t>
      </w:r>
      <w:proofErr w:type="spellEnd"/>
    </w:p>
    <w:p w14:paraId="466CD90E" w14:textId="511E59F9" w:rsidR="00777476" w:rsidRPr="00734B1F" w:rsidRDefault="00777476" w:rsidP="00777476">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bookmarkStart w:id="332" w:name="_Toc60959502"/>
      <w:bookmarkStart w:id="333" w:name="_Toc85194874"/>
      <w:bookmarkStart w:id="334" w:name="_Toc85784668"/>
      <w:bookmarkStart w:id="335" w:name="_Toc85787478"/>
      <w:bookmarkStart w:id="336" w:name="_Toc104936256"/>
      <w:proofErr w:type="spellStart"/>
      <w:r w:rsidRPr="00734B1F">
        <w:rPr>
          <w:rFonts w:asciiTheme="majorHAnsi" w:eastAsia="Calibri" w:hAnsiTheme="majorHAnsi" w:cstheme="majorHAnsi"/>
          <w:b/>
          <w:bCs/>
          <w:color w:val="000000" w:themeColor="text1"/>
          <w:sz w:val="26"/>
          <w:szCs w:val="26"/>
          <w:lang w:val="en-US"/>
        </w:rPr>
        <w:t>Nghiên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cứu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hiện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trạng</w:t>
      </w:r>
      <w:bookmarkEnd w:id="332"/>
      <w:bookmarkEnd w:id="333"/>
      <w:bookmarkEnd w:id="334"/>
      <w:bookmarkEnd w:id="335"/>
      <w:bookmarkEnd w:id="336"/>
      <w:proofErr w:type="spellEnd"/>
    </w:p>
    <w:p w14:paraId="58CFDA48" w14:textId="77777777" w:rsidR="00777476" w:rsidRPr="00734B1F" w:rsidRDefault="00777476" w:rsidP="00777476">
      <w:pPr>
        <w:spacing w:after="120" w:line="312" w:lineRule="auto"/>
        <w:ind w:firstLine="720"/>
        <w:contextualSpacing/>
        <w:rPr>
          <w:rFonts w:asciiTheme="majorHAnsi" w:eastAsia="Calibri" w:hAnsiTheme="majorHAnsi" w:cstheme="majorHAnsi"/>
          <w:color w:val="000000" w:themeColor="text1"/>
          <w:sz w:val="26"/>
          <w:szCs w:val="26"/>
          <w:lang w:val="en-US"/>
        </w:rPr>
      </w:pPr>
      <w:r w:rsidRPr="00734B1F">
        <w:rPr>
          <w:rFonts w:asciiTheme="majorHAnsi" w:eastAsia="Calibri" w:hAnsiTheme="majorHAnsi" w:cstheme="majorHAnsi"/>
          <w:color w:val="000000" w:themeColor="text1"/>
          <w:sz w:val="26"/>
          <w:szCs w:val="26"/>
          <w:lang w:val="en-US"/>
        </w:rPr>
        <w:t xml:space="preserve">Sau </w:t>
      </w:r>
      <w:proofErr w:type="spellStart"/>
      <w:r w:rsidRPr="00734B1F">
        <w:rPr>
          <w:rFonts w:asciiTheme="majorHAnsi" w:eastAsia="Calibri" w:hAnsiTheme="majorHAnsi" w:cstheme="majorHAnsi"/>
          <w:color w:val="000000" w:themeColor="text1"/>
          <w:sz w:val="26"/>
          <w:szCs w:val="26"/>
          <w:lang w:val="en-US"/>
        </w:rPr>
        <w:t>khi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nghiên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cứu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khảo</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sát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em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nắm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bắt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sau</w:t>
      </w:r>
      <w:proofErr w:type="spellEnd"/>
      <w:r w:rsidRPr="00734B1F">
        <w:rPr>
          <w:rFonts w:asciiTheme="majorHAnsi" w:eastAsia="Calibri" w:hAnsiTheme="majorHAnsi" w:cstheme="majorHAnsi"/>
          <w:color w:val="000000" w:themeColor="text1"/>
          <w:sz w:val="26"/>
          <w:szCs w:val="26"/>
          <w:lang w:val="en-US"/>
        </w:rPr>
        <w:t>:</w:t>
      </w:r>
    </w:p>
    <w:p w14:paraId="38F5E116" w14:textId="6014C3B5" w:rsidR="00777476" w:rsidRPr="00734B1F" w:rsidRDefault="00777476" w:rsidP="007A2CC5">
      <w:pPr>
        <w:numPr>
          <w:ilvl w:val="0"/>
          <w:numId w:val="12"/>
        </w:numPr>
        <w:spacing w:after="120" w:line="312" w:lineRule="auto"/>
        <w:ind w:left="0" w:firstLine="274"/>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mặt</w:t>
      </w:r>
      <w:proofErr w:type="spellEnd"/>
      <w:r w:rsidR="009C4CF5">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Mỗi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mặt</w:t>
      </w:r>
      <w:proofErr w:type="spellEnd"/>
      <w:r w:rsidR="009C4CF5">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hàng</w:t>
      </w:r>
      <w:proofErr w:type="spellEnd"/>
      <w:r w:rsidR="009C4CF5">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lý</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sau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B24A4" w:rsidRPr="00734B1F">
        <w:rPr>
          <w:rFonts w:asciiTheme="majorHAnsi" w:eastAsia="Calibri" w:hAnsiTheme="majorHAnsi" w:cstheme="majorHAnsi"/>
          <w:color w:val="000000" w:themeColor="text1"/>
          <w:sz w:val="26"/>
          <w:szCs w:val="26"/>
          <w:lang w:val="en-US"/>
        </w:rPr>
        <w:t>Hình</w:t>
      </w:r>
      <w:proofErr w:type="spellEnd"/>
      <w:r w:rsidR="009B24A4" w:rsidRPr="00734B1F">
        <w:rPr>
          <w:rFonts w:asciiTheme="majorHAnsi" w:eastAsia="Calibri" w:hAnsiTheme="majorHAnsi" w:cstheme="majorHAnsi"/>
          <w:color w:val="000000" w:themeColor="text1"/>
          <w:sz w:val="26"/>
          <w:szCs w:val="26"/>
          <w:lang w:val="en-US"/>
        </w:rPr>
        <w:t xml:space="preserve"> </w:t>
      </w:r>
      <w:proofErr w:type="spellStart"/>
      <w:r w:rsidR="009B24A4" w:rsidRPr="00734B1F">
        <w:rPr>
          <w:rFonts w:asciiTheme="majorHAnsi" w:eastAsia="Calibri" w:hAnsiTheme="majorHAnsi" w:cstheme="majorHAnsi"/>
          <w:color w:val="000000" w:themeColor="text1"/>
          <w:sz w:val="26"/>
          <w:szCs w:val="26"/>
          <w:lang w:val="en-US"/>
        </w:rPr>
        <w:t>ảnh</w:t>
      </w:r>
      <w:proofErr w:type="spellEnd"/>
      <w:r w:rsidR="009B24A4" w:rsidRPr="00734B1F">
        <w:rPr>
          <w:rFonts w:asciiTheme="majorHAnsi" w:eastAsia="Calibri" w:hAnsiTheme="majorHAnsi" w:cstheme="majorHAnsi"/>
          <w:color w:val="000000" w:themeColor="text1"/>
          <w:sz w:val="26"/>
          <w:szCs w:val="26"/>
          <w:lang w:val="en-US"/>
        </w:rPr>
        <w:t xml:space="preserve">, </w:t>
      </w:r>
      <w:proofErr w:type="spellStart"/>
      <w:r w:rsidR="009B24A4" w:rsidRPr="00734B1F">
        <w:rPr>
          <w:rFonts w:asciiTheme="majorHAnsi" w:eastAsia="Calibri" w:hAnsiTheme="majorHAnsi" w:cstheme="majorHAnsi"/>
          <w:color w:val="000000" w:themeColor="text1"/>
          <w:sz w:val="26"/>
          <w:szCs w:val="26"/>
          <w:lang w:val="en-US"/>
        </w:rPr>
        <w:t>t</w:t>
      </w:r>
      <w:r w:rsidRPr="00734B1F">
        <w:rPr>
          <w:rFonts w:asciiTheme="majorHAnsi" w:eastAsia="Calibri" w:hAnsiTheme="majorHAnsi" w:cstheme="majorHAnsi"/>
          <w:color w:val="000000" w:themeColor="text1"/>
          <w:sz w:val="26"/>
          <w:szCs w:val="26"/>
          <w:lang w:val="en-US"/>
        </w:rPr>
        <w:t>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thông</w:t>
      </w:r>
      <w:proofErr w:type="spellEnd"/>
      <w:r w:rsidR="009C4CF5">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số</w:t>
      </w:r>
      <w:proofErr w:type="spellEnd"/>
      <w:r w:rsidR="009C4CF5">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kỹ</w:t>
      </w:r>
      <w:proofErr w:type="spellEnd"/>
      <w:r w:rsidR="009C4CF5">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thuật</w:t>
      </w:r>
      <w:proofErr w:type="spellEnd"/>
      <w:r w:rsidRPr="00734B1F">
        <w:rPr>
          <w:rFonts w:asciiTheme="majorHAnsi" w:eastAsia="Calibri" w:hAnsiTheme="majorHAnsi" w:cstheme="majorHAnsi"/>
          <w:color w:val="000000" w:themeColor="text1"/>
          <w:sz w:val="26"/>
          <w:szCs w:val="26"/>
          <w:lang w:val="en-US"/>
        </w:rPr>
        <w:t>,</w:t>
      </w:r>
      <w:r w:rsidR="00CA594D" w:rsidRPr="00734B1F">
        <w:rPr>
          <w:rFonts w:asciiTheme="majorHAnsi" w:eastAsia="Calibri" w:hAnsiTheme="majorHAnsi" w:cstheme="majorHAnsi"/>
          <w:color w:val="000000" w:themeColor="text1"/>
          <w:sz w:val="26"/>
          <w:szCs w:val="26"/>
          <w:lang w:val="en-US"/>
        </w:rPr>
        <w:t xml:space="preserve"> </w:t>
      </w:r>
      <w:proofErr w:type="spellStart"/>
      <w:r w:rsidR="00CA594D" w:rsidRPr="00734B1F">
        <w:rPr>
          <w:rFonts w:asciiTheme="majorHAnsi" w:eastAsia="Calibri" w:hAnsiTheme="majorHAnsi" w:cstheme="majorHAnsi"/>
          <w:color w:val="000000" w:themeColor="text1"/>
          <w:sz w:val="26"/>
          <w:szCs w:val="26"/>
          <w:lang w:val="en-US"/>
        </w:rPr>
        <w:t>thành</w:t>
      </w:r>
      <w:proofErr w:type="spellEnd"/>
      <w:r w:rsidR="00CA594D" w:rsidRPr="00734B1F">
        <w:rPr>
          <w:rFonts w:asciiTheme="majorHAnsi" w:eastAsia="Calibri" w:hAnsiTheme="majorHAnsi" w:cstheme="majorHAnsi"/>
          <w:color w:val="000000" w:themeColor="text1"/>
          <w:sz w:val="26"/>
          <w:szCs w:val="26"/>
          <w:lang w:val="en-US"/>
        </w:rPr>
        <w:t xml:space="preserve"> </w:t>
      </w:r>
      <w:proofErr w:type="spellStart"/>
      <w:r w:rsidR="00CA594D" w:rsidRPr="00734B1F">
        <w:rPr>
          <w:rFonts w:asciiTheme="majorHAnsi" w:eastAsia="Calibri" w:hAnsiTheme="majorHAnsi" w:cstheme="majorHAnsi"/>
          <w:color w:val="000000" w:themeColor="text1"/>
          <w:sz w:val="26"/>
          <w:szCs w:val="26"/>
          <w:lang w:val="en-US"/>
        </w:rPr>
        <w:t>phần</w:t>
      </w:r>
      <w:proofErr w:type="spellEnd"/>
      <w:r w:rsidR="00CA594D" w:rsidRPr="00734B1F">
        <w:rPr>
          <w:rFonts w:asciiTheme="majorHAnsi" w:eastAsia="Calibri" w:hAnsiTheme="majorHAnsi" w:cstheme="majorHAnsi"/>
          <w:color w:val="000000" w:themeColor="text1"/>
          <w:sz w:val="26"/>
          <w:szCs w:val="26"/>
          <w:lang w:val="en-US"/>
        </w:rPr>
        <w:t>,</w:t>
      </w:r>
      <w:r w:rsidRPr="00734B1F">
        <w:rPr>
          <w:rFonts w:asciiTheme="majorHAnsi" w:eastAsia="Calibri" w:hAnsiTheme="majorHAnsi" w:cstheme="majorHAnsi"/>
          <w:color w:val="000000" w:themeColor="text1"/>
          <w:sz w:val="26"/>
          <w:szCs w:val="26"/>
          <w:lang w:val="en-US"/>
        </w:rPr>
        <w:t xml:space="preserve"> </w:t>
      </w:r>
      <w:proofErr w:type="spellStart"/>
      <w:r w:rsidR="00EB3DDE" w:rsidRPr="00734B1F">
        <w:rPr>
          <w:rFonts w:asciiTheme="majorHAnsi" w:eastAsia="Calibri" w:hAnsiTheme="majorHAnsi" w:cstheme="majorHAnsi"/>
          <w:color w:val="000000" w:themeColor="text1"/>
          <w:sz w:val="26"/>
          <w:szCs w:val="26"/>
          <w:lang w:val="en-US"/>
        </w:rPr>
        <w:t>giá</w:t>
      </w:r>
      <w:proofErr w:type="spellEnd"/>
      <w:r w:rsidR="00EB3DDE" w:rsidRPr="00734B1F">
        <w:rPr>
          <w:rFonts w:asciiTheme="majorHAnsi" w:eastAsia="Calibri" w:hAnsiTheme="majorHAnsi" w:cstheme="majorHAnsi"/>
          <w:color w:val="000000" w:themeColor="text1"/>
          <w:sz w:val="26"/>
          <w:szCs w:val="26"/>
          <w:lang w:val="en-US"/>
        </w:rPr>
        <w:t xml:space="preserve"> </w:t>
      </w:r>
      <w:proofErr w:type="spellStart"/>
      <w:r w:rsidR="00EB3DDE" w:rsidRPr="00734B1F">
        <w:rPr>
          <w:rFonts w:asciiTheme="majorHAnsi" w:eastAsia="Calibri" w:hAnsiTheme="majorHAnsi" w:cstheme="majorHAnsi"/>
          <w:color w:val="000000" w:themeColor="text1"/>
          <w:sz w:val="26"/>
          <w:szCs w:val="26"/>
          <w:lang w:val="en-US"/>
        </w:rPr>
        <w:t>cả</w:t>
      </w:r>
      <w:proofErr w:type="spellEnd"/>
      <w:r w:rsidRPr="00734B1F">
        <w:rPr>
          <w:rFonts w:asciiTheme="majorHAnsi" w:eastAsia="Calibri" w:hAnsiTheme="majorHAnsi" w:cstheme="majorHAnsi"/>
          <w:color w:val="000000" w:themeColor="text1"/>
          <w:sz w:val="26"/>
          <w:szCs w:val="26"/>
          <w:lang w:val="en-US"/>
        </w:rPr>
        <w:t>,</w:t>
      </w:r>
      <w:r w:rsidR="0030578C" w:rsidRPr="00734B1F">
        <w:rPr>
          <w:rFonts w:asciiTheme="majorHAnsi" w:eastAsia="Calibri" w:hAnsiTheme="majorHAnsi" w:cstheme="majorHAnsi"/>
          <w:color w:val="000000" w:themeColor="text1"/>
          <w:sz w:val="26"/>
          <w:szCs w:val="26"/>
          <w:lang w:val="en-US"/>
        </w:rPr>
        <w:t xml:space="preserve"> </w:t>
      </w:r>
      <w:proofErr w:type="spellStart"/>
      <w:r w:rsidR="004939A6" w:rsidRPr="00734B1F">
        <w:rPr>
          <w:rFonts w:asciiTheme="majorHAnsi" w:eastAsia="Calibri" w:hAnsiTheme="majorHAnsi" w:cstheme="majorHAnsi"/>
          <w:color w:val="000000" w:themeColor="text1"/>
          <w:sz w:val="26"/>
          <w:szCs w:val="26"/>
          <w:lang w:val="en-US"/>
        </w:rPr>
        <w:t>số</w:t>
      </w:r>
      <w:proofErr w:type="spellEnd"/>
      <w:r w:rsidR="004939A6" w:rsidRPr="00734B1F">
        <w:rPr>
          <w:rFonts w:asciiTheme="majorHAnsi" w:eastAsia="Calibri" w:hAnsiTheme="majorHAnsi" w:cstheme="majorHAnsi"/>
          <w:color w:val="000000" w:themeColor="text1"/>
          <w:sz w:val="26"/>
          <w:szCs w:val="26"/>
          <w:lang w:val="en-US"/>
        </w:rPr>
        <w:t xml:space="preserve"> </w:t>
      </w:r>
      <w:proofErr w:type="spellStart"/>
      <w:r w:rsidR="004939A6" w:rsidRPr="00734B1F">
        <w:rPr>
          <w:rFonts w:asciiTheme="majorHAnsi" w:eastAsia="Calibri" w:hAnsiTheme="majorHAnsi" w:cstheme="majorHAnsi"/>
          <w:color w:val="000000" w:themeColor="text1"/>
          <w:sz w:val="26"/>
          <w:szCs w:val="26"/>
          <w:lang w:val="en-US"/>
        </w:rPr>
        <w:t>lượng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7757D5" w:rsidRPr="00734B1F">
        <w:rPr>
          <w:rFonts w:asciiTheme="majorHAnsi" w:eastAsia="Calibri" w:hAnsiTheme="majorHAnsi" w:cstheme="majorHAnsi"/>
          <w:color w:val="000000" w:themeColor="text1"/>
          <w:sz w:val="26"/>
          <w:szCs w:val="26"/>
          <w:lang w:val="en-US"/>
        </w:rPr>
        <w:t>khuyến</w:t>
      </w:r>
      <w:proofErr w:type="spellEnd"/>
      <w:r w:rsidR="007757D5" w:rsidRPr="00734B1F">
        <w:rPr>
          <w:rFonts w:asciiTheme="majorHAnsi" w:eastAsia="Calibri" w:hAnsiTheme="majorHAnsi" w:cstheme="majorHAnsi"/>
          <w:color w:val="000000" w:themeColor="text1"/>
          <w:sz w:val="26"/>
          <w:szCs w:val="26"/>
          <w:lang w:val="en-US"/>
        </w:rPr>
        <w:t xml:space="preserve"> </w:t>
      </w:r>
      <w:proofErr w:type="spellStart"/>
      <w:r w:rsidR="007757D5" w:rsidRPr="00734B1F">
        <w:rPr>
          <w:rFonts w:asciiTheme="majorHAnsi" w:eastAsia="Calibri" w:hAnsiTheme="majorHAnsi" w:cstheme="majorHAnsi"/>
          <w:color w:val="000000" w:themeColor="text1"/>
          <w:sz w:val="26"/>
          <w:szCs w:val="26"/>
          <w:lang w:val="en-US"/>
        </w:rPr>
        <w:t>mãi</w:t>
      </w:r>
      <w:proofErr w:type="spellEnd"/>
      <w:r w:rsidR="0061255E" w:rsidRPr="00734B1F">
        <w:rPr>
          <w:rFonts w:asciiTheme="majorHAnsi" w:eastAsia="Calibri" w:hAnsiTheme="majorHAnsi" w:cstheme="majorHAnsi"/>
          <w:color w:val="000000" w:themeColor="text1"/>
          <w:sz w:val="26"/>
          <w:szCs w:val="26"/>
          <w:lang w:val="en-US"/>
        </w:rPr>
        <w:t>.</w:t>
      </w:r>
    </w:p>
    <w:p w14:paraId="4BC8D62B" w14:textId="77777777" w:rsidR="00777476" w:rsidRPr="00734B1F" w:rsidRDefault="00777476" w:rsidP="007A2CC5">
      <w:pPr>
        <w:numPr>
          <w:ilvl w:val="0"/>
          <w:numId w:val="12"/>
        </w:numPr>
        <w:spacing w:after="120" w:line="312" w:lineRule="auto"/>
        <w:ind w:left="0" w:firstLine="274"/>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Mỗi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quản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lí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sau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họ</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mật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khẩu</w:t>
      </w:r>
      <w:proofErr w:type="spellEnd"/>
      <w:r w:rsidRPr="00734B1F">
        <w:rPr>
          <w:rFonts w:asciiTheme="majorHAnsi" w:eastAsia="Calibri" w:hAnsiTheme="majorHAnsi" w:cstheme="majorHAnsi"/>
          <w:color w:val="000000" w:themeColor="text1"/>
          <w:sz w:val="26"/>
          <w:szCs w:val="26"/>
          <w:lang w:val="en-US"/>
        </w:rPr>
        <w:t xml:space="preserve">, email, </w:t>
      </w:r>
      <w:proofErr w:type="spellStart"/>
      <w:r w:rsidRPr="00734B1F">
        <w:rPr>
          <w:rFonts w:asciiTheme="majorHAnsi" w:eastAsia="Calibri" w:hAnsiTheme="majorHAnsi" w:cstheme="majorHAnsi"/>
          <w:color w:val="000000" w:themeColor="text1"/>
          <w:sz w:val="26"/>
          <w:szCs w:val="26"/>
          <w:lang w:val="en-US"/>
        </w:rPr>
        <w:t>chứng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nhân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dân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ngày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sinh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giới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tính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số</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điện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thoại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địa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chỉ</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ngày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đăng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tình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trạng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w:t>
      </w:r>
    </w:p>
    <w:p w14:paraId="3F74FF97" w14:textId="490AEEAF" w:rsidR="00777476" w:rsidRPr="00734B1F" w:rsidRDefault="00777476" w:rsidP="007A2CC5">
      <w:pPr>
        <w:numPr>
          <w:ilvl w:val="0"/>
          <w:numId w:val="12"/>
        </w:numPr>
        <w:spacing w:after="120" w:line="312" w:lineRule="auto"/>
        <w:ind w:left="0" w:firstLine="274"/>
        <w:jc w:val="both"/>
        <w:rPr>
          <w:rFonts w:asciiTheme="majorHAnsi" w:eastAsia="Calibri" w:hAnsiTheme="majorHAnsi" w:cstheme="majorHAnsi"/>
          <w:color w:val="000000" w:themeColor="text1"/>
          <w:sz w:val="26"/>
          <w:szCs w:val="26"/>
          <w:lang w:val="en-US"/>
        </w:rPr>
      </w:pPr>
      <w:proofErr w:type="spellStart"/>
      <w:r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9C4CF5">
        <w:rPr>
          <w:rFonts w:asciiTheme="majorHAnsi" w:eastAsia="Calibri" w:hAnsiTheme="majorHAnsi" w:cstheme="majorHAnsi"/>
          <w:color w:val="000000" w:themeColor="text1"/>
          <w:sz w:val="26"/>
          <w:szCs w:val="26"/>
          <w:lang w:val="en-US"/>
        </w:rPr>
        <w:t>hàng</w:t>
      </w:r>
      <w:proofErr w:type="spellEnd"/>
      <w:r w:rsidR="009C4CF5">
        <w:rPr>
          <w:rFonts w:asciiTheme="majorHAnsi" w:eastAsia="Calibri" w:hAnsiTheme="majorHAnsi" w:cstheme="majorHAnsi"/>
          <w:color w:val="000000" w:themeColor="text1"/>
          <w:sz w:val="26"/>
          <w:szCs w:val="26"/>
          <w:lang w:val="en-US"/>
        </w:rPr>
        <w:t xml:space="preserve"> </w:t>
      </w:r>
      <w:proofErr w:type="spellStart"/>
      <w:r w:rsidR="0000483A" w:rsidRPr="00734B1F">
        <w:rPr>
          <w:rFonts w:asciiTheme="majorHAnsi" w:eastAsia="Calibri" w:hAnsiTheme="majorHAnsi" w:cstheme="majorHAnsi"/>
          <w:color w:val="000000" w:themeColor="text1"/>
          <w:sz w:val="26"/>
          <w:szCs w:val="26"/>
          <w:lang w:val="en-US"/>
        </w:rPr>
        <w:t>trực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tuyến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Mỗi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313FB7" w:rsidRPr="00734B1F">
        <w:rPr>
          <w:rFonts w:asciiTheme="majorHAnsi" w:eastAsia="Calibri" w:hAnsiTheme="majorHAnsi" w:cstheme="majorHAnsi"/>
          <w:color w:val="000000" w:themeColor="text1"/>
          <w:sz w:val="26"/>
          <w:szCs w:val="26"/>
          <w:lang w:val="en-US"/>
        </w:rPr>
        <w:t>đơn</w:t>
      </w:r>
      <w:proofErr w:type="spellEnd"/>
      <w:r w:rsidR="00313FB7" w:rsidRPr="00734B1F">
        <w:rPr>
          <w:rFonts w:asciiTheme="majorHAnsi" w:eastAsia="Calibri" w:hAnsiTheme="majorHAnsi" w:cstheme="majorHAnsi"/>
          <w:color w:val="000000" w:themeColor="text1"/>
          <w:sz w:val="26"/>
          <w:szCs w:val="26"/>
          <w:lang w:val="en-US"/>
        </w:rPr>
        <w:t xml:space="preserve"> </w:t>
      </w:r>
      <w:proofErr w:type="spellStart"/>
      <w:r w:rsidR="00313FB7"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được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cần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đáp</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ứng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đầy</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đủ</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các</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sau</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FB4B48" w:rsidRPr="00734B1F">
        <w:rPr>
          <w:rFonts w:asciiTheme="majorHAnsi" w:eastAsia="Calibri" w:hAnsiTheme="majorHAnsi" w:cstheme="majorHAnsi"/>
          <w:color w:val="000000" w:themeColor="text1"/>
          <w:sz w:val="26"/>
          <w:szCs w:val="26"/>
          <w:lang w:val="en-US"/>
        </w:rPr>
        <w:t>món</w:t>
      </w:r>
      <w:proofErr w:type="spellEnd"/>
      <w:r w:rsidR="00FB4B48" w:rsidRPr="00734B1F">
        <w:rPr>
          <w:rFonts w:asciiTheme="majorHAnsi" w:eastAsia="Calibri" w:hAnsiTheme="majorHAnsi" w:cstheme="majorHAnsi"/>
          <w:color w:val="000000" w:themeColor="text1"/>
          <w:sz w:val="26"/>
          <w:szCs w:val="26"/>
          <w:lang w:val="en-US"/>
        </w:rPr>
        <w:t xml:space="preserve"> </w:t>
      </w:r>
      <w:proofErr w:type="spellStart"/>
      <w:r w:rsidR="00FB4B48" w:rsidRPr="00734B1F">
        <w:rPr>
          <w:rFonts w:asciiTheme="majorHAnsi" w:eastAsia="Calibri" w:hAnsiTheme="majorHAnsi" w:cstheme="majorHAnsi"/>
          <w:color w:val="000000" w:themeColor="text1"/>
          <w:sz w:val="26"/>
          <w:szCs w:val="26"/>
          <w:lang w:val="en-US"/>
        </w:rPr>
        <w:t>ăn</w:t>
      </w:r>
      <w:proofErr w:type="spellEnd"/>
      <w:r w:rsidRPr="00734B1F">
        <w:rPr>
          <w:rFonts w:asciiTheme="majorHAnsi" w:eastAsia="Calibri" w:hAnsiTheme="majorHAnsi" w:cstheme="majorHAnsi"/>
          <w:color w:val="000000" w:themeColor="text1"/>
          <w:sz w:val="26"/>
          <w:szCs w:val="26"/>
          <w:lang w:val="en-US"/>
        </w:rPr>
        <w:t xml:space="preserve"> (bao </w:t>
      </w:r>
      <w:proofErr w:type="spellStart"/>
      <w:r w:rsidRPr="00734B1F">
        <w:rPr>
          <w:rFonts w:asciiTheme="majorHAnsi" w:eastAsia="Calibri" w:hAnsiTheme="majorHAnsi" w:cstheme="majorHAnsi"/>
          <w:color w:val="000000" w:themeColor="text1"/>
          <w:sz w:val="26"/>
          <w:szCs w:val="26"/>
          <w:lang w:val="en-US"/>
        </w:rPr>
        <w:t>gồm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8B4F80" w:rsidRPr="00734B1F">
        <w:rPr>
          <w:rFonts w:asciiTheme="majorHAnsi" w:eastAsia="Calibri" w:hAnsiTheme="majorHAnsi" w:cstheme="majorHAnsi"/>
          <w:color w:val="000000" w:themeColor="text1"/>
          <w:sz w:val="26"/>
          <w:szCs w:val="26"/>
          <w:lang w:val="en-US"/>
        </w:rPr>
        <w:t>thông</w:t>
      </w:r>
      <w:proofErr w:type="spellEnd"/>
      <w:r w:rsidR="008B4F80" w:rsidRPr="00734B1F">
        <w:rPr>
          <w:rFonts w:asciiTheme="majorHAnsi" w:eastAsia="Calibri" w:hAnsiTheme="majorHAnsi" w:cstheme="majorHAnsi"/>
          <w:color w:val="000000" w:themeColor="text1"/>
          <w:sz w:val="26"/>
          <w:szCs w:val="26"/>
          <w:lang w:val="en-US"/>
        </w:rPr>
        <w:t xml:space="preserve"> tin </w:t>
      </w:r>
      <w:proofErr w:type="spellStart"/>
      <w:r w:rsidR="008B4F80" w:rsidRPr="00734B1F">
        <w:rPr>
          <w:rFonts w:asciiTheme="majorHAnsi" w:eastAsia="Calibri" w:hAnsiTheme="majorHAnsi" w:cstheme="majorHAnsi"/>
          <w:color w:val="000000" w:themeColor="text1"/>
          <w:sz w:val="26"/>
          <w:szCs w:val="26"/>
          <w:lang w:val="en-US"/>
        </w:rPr>
        <w:t>món</w:t>
      </w:r>
      <w:proofErr w:type="spellEnd"/>
      <w:r w:rsidR="008B4F80" w:rsidRPr="00734B1F">
        <w:rPr>
          <w:rFonts w:asciiTheme="majorHAnsi" w:eastAsia="Calibri" w:hAnsiTheme="majorHAnsi" w:cstheme="majorHAnsi"/>
          <w:color w:val="000000" w:themeColor="text1"/>
          <w:sz w:val="26"/>
          <w:szCs w:val="26"/>
          <w:lang w:val="en-US"/>
        </w:rPr>
        <w:t xml:space="preserve"> </w:t>
      </w:r>
      <w:proofErr w:type="spellStart"/>
      <w:r w:rsidR="008B4F80" w:rsidRPr="00734B1F">
        <w:rPr>
          <w:rFonts w:asciiTheme="majorHAnsi" w:eastAsia="Calibri" w:hAnsiTheme="majorHAnsi" w:cstheme="majorHAnsi"/>
          <w:color w:val="000000" w:themeColor="text1"/>
          <w:sz w:val="26"/>
          <w:szCs w:val="26"/>
          <w:lang w:val="en-US"/>
        </w:rPr>
        <w:t>ăn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ngày</w:t>
      </w:r>
      <w:proofErr w:type="spellEnd"/>
      <w:r w:rsidR="00623DAF" w:rsidRPr="00734B1F">
        <w:rPr>
          <w:rFonts w:asciiTheme="majorHAnsi" w:eastAsia="Calibri" w:hAnsiTheme="majorHAnsi" w:cstheme="majorHAnsi"/>
          <w:color w:val="000000" w:themeColor="text1"/>
          <w:sz w:val="26"/>
          <w:szCs w:val="26"/>
          <w:lang w:val="en-US"/>
        </w:rPr>
        <w:t xml:space="preserve"> </w:t>
      </w:r>
      <w:proofErr w:type="spellStart"/>
      <w:r w:rsidR="00623DAF"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giờ</w:t>
      </w:r>
      <w:proofErr w:type="spellEnd"/>
      <w:r w:rsidR="00623DAF" w:rsidRPr="00734B1F">
        <w:rPr>
          <w:rFonts w:asciiTheme="majorHAnsi" w:eastAsia="Calibri" w:hAnsiTheme="majorHAnsi" w:cstheme="majorHAnsi"/>
          <w:color w:val="000000" w:themeColor="text1"/>
          <w:sz w:val="26"/>
          <w:szCs w:val="26"/>
          <w:lang w:val="en-US"/>
        </w:rPr>
        <w:t xml:space="preserve"> </w:t>
      </w:r>
      <w:proofErr w:type="spellStart"/>
      <w:r w:rsidR="00623DAF" w:rsidRPr="00734B1F">
        <w:rPr>
          <w:rFonts w:asciiTheme="majorHAnsi" w:eastAsia="Calibri" w:hAnsiTheme="majorHAnsi" w:cstheme="majorHAnsi"/>
          <w:color w:val="000000" w:themeColor="text1"/>
          <w:sz w:val="26"/>
          <w:szCs w:val="26"/>
          <w:lang w:val="en-US"/>
        </w:rPr>
        <w:t>đặt</w:t>
      </w:r>
      <w:proofErr w:type="spellEnd"/>
      <w:r w:rsidRPr="00734B1F">
        <w:rPr>
          <w:rFonts w:asciiTheme="majorHAnsi" w:eastAsia="Calibri" w:hAnsiTheme="majorHAnsi" w:cstheme="majorHAnsi"/>
          <w:color w:val="000000" w:themeColor="text1"/>
          <w:sz w:val="26"/>
          <w:szCs w:val="26"/>
          <w:lang w:val="en-US"/>
        </w:rPr>
        <w:t>,</w:t>
      </w:r>
      <w:r w:rsidR="00623DAF"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c</w:t>
      </w:r>
      <w:r w:rsidR="00623DAF" w:rsidRPr="00734B1F">
        <w:rPr>
          <w:rFonts w:asciiTheme="majorHAnsi" w:eastAsia="Calibri" w:hAnsiTheme="majorHAnsi" w:cstheme="majorHAnsi"/>
          <w:color w:val="000000" w:themeColor="text1"/>
          <w:sz w:val="26"/>
          <w:szCs w:val="26"/>
          <w:lang w:val="en-US"/>
        </w:rPr>
        <w:t>ửa</w:t>
      </w:r>
      <w:proofErr w:type="spellEnd"/>
      <w:r w:rsidR="00623DAF" w:rsidRPr="00734B1F">
        <w:rPr>
          <w:rFonts w:asciiTheme="majorHAnsi" w:eastAsia="Calibri" w:hAnsiTheme="majorHAnsi" w:cstheme="majorHAnsi"/>
          <w:color w:val="000000" w:themeColor="text1"/>
          <w:sz w:val="26"/>
          <w:szCs w:val="26"/>
          <w:lang w:val="en-US"/>
        </w:rPr>
        <w:t xml:space="preserve"> </w:t>
      </w:r>
      <w:proofErr w:type="spellStart"/>
      <w:r w:rsidR="00623DAF" w:rsidRPr="00734B1F">
        <w:rPr>
          <w:rFonts w:asciiTheme="majorHAnsi" w:eastAsia="Calibri" w:hAnsiTheme="majorHAnsi" w:cstheme="majorHAnsi"/>
          <w:color w:val="000000" w:themeColor="text1"/>
          <w:sz w:val="26"/>
          <w:szCs w:val="26"/>
          <w:lang w:val="en-US"/>
        </w:rPr>
        <w:t>hàng</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thông</w:t>
      </w:r>
      <w:proofErr w:type="spellEnd"/>
      <w:r w:rsidRPr="00734B1F">
        <w:rPr>
          <w:rFonts w:asciiTheme="majorHAnsi" w:eastAsia="Calibri" w:hAnsiTheme="majorHAnsi" w:cstheme="majorHAnsi"/>
          <w:color w:val="000000" w:themeColor="text1"/>
          <w:sz w:val="26"/>
          <w:szCs w:val="26"/>
          <w:lang w:val="en-US"/>
        </w:rPr>
        <w:t xml:space="preserve"> tin </w:t>
      </w:r>
      <w:proofErr w:type="spellStart"/>
      <w:r w:rsidRPr="00734B1F">
        <w:rPr>
          <w:rFonts w:asciiTheme="majorHAnsi" w:eastAsia="Calibri" w:hAnsiTheme="majorHAnsi" w:cstheme="majorHAnsi"/>
          <w:color w:val="000000" w:themeColor="text1"/>
          <w:sz w:val="26"/>
          <w:szCs w:val="26"/>
          <w:lang w:val="en-US"/>
        </w:rPr>
        <w:t>của</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(bao </w:t>
      </w:r>
      <w:proofErr w:type="spellStart"/>
      <w:r w:rsidRPr="00734B1F">
        <w:rPr>
          <w:rFonts w:asciiTheme="majorHAnsi" w:eastAsia="Calibri" w:hAnsiTheme="majorHAnsi" w:cstheme="majorHAnsi"/>
          <w:color w:val="000000" w:themeColor="text1"/>
          <w:sz w:val="26"/>
          <w:szCs w:val="26"/>
          <w:lang w:val="en-US"/>
        </w:rPr>
        <w:t>gồm</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mã</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họ</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thành</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viên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tài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khoản</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người</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dùng</w:t>
      </w:r>
      <w:proofErr w:type="spellEnd"/>
      <w:r w:rsidRPr="00734B1F">
        <w:rPr>
          <w:rFonts w:asciiTheme="majorHAnsi" w:eastAsia="Calibri" w:hAnsiTheme="majorHAnsi" w:cstheme="majorHAnsi"/>
          <w:color w:val="000000" w:themeColor="text1"/>
          <w:sz w:val="26"/>
          <w:szCs w:val="26"/>
          <w:lang w:val="en-US"/>
        </w:rPr>
        <w:t xml:space="preserve">, …) </w:t>
      </w:r>
      <w:proofErr w:type="spellStart"/>
      <w:r w:rsidRPr="00734B1F">
        <w:rPr>
          <w:rFonts w:asciiTheme="majorHAnsi" w:eastAsia="Calibri" w:hAnsiTheme="majorHAnsi" w:cstheme="majorHAnsi"/>
          <w:color w:val="000000" w:themeColor="text1"/>
          <w:sz w:val="26"/>
          <w:szCs w:val="26"/>
          <w:lang w:val="en-US"/>
        </w:rPr>
        <w:t>và</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0056490F" w:rsidRPr="00734B1F">
        <w:rPr>
          <w:rFonts w:asciiTheme="majorHAnsi" w:eastAsia="Calibri" w:hAnsiTheme="majorHAnsi" w:cstheme="majorHAnsi"/>
          <w:color w:val="000000" w:themeColor="text1"/>
          <w:sz w:val="26"/>
          <w:szCs w:val="26"/>
          <w:lang w:val="en-US"/>
        </w:rPr>
        <w:t>phương</w:t>
      </w:r>
      <w:proofErr w:type="spellEnd"/>
      <w:r w:rsidR="0056490F" w:rsidRPr="00734B1F">
        <w:rPr>
          <w:rFonts w:asciiTheme="majorHAnsi" w:eastAsia="Calibri" w:hAnsiTheme="majorHAnsi" w:cstheme="majorHAnsi"/>
          <w:color w:val="000000" w:themeColor="text1"/>
          <w:sz w:val="26"/>
          <w:szCs w:val="26"/>
          <w:lang w:val="en-US"/>
        </w:rPr>
        <w:t xml:space="preserve"> </w:t>
      </w:r>
      <w:proofErr w:type="spellStart"/>
      <w:r w:rsidR="0056490F" w:rsidRPr="00734B1F">
        <w:rPr>
          <w:rFonts w:asciiTheme="majorHAnsi" w:eastAsia="Calibri" w:hAnsiTheme="majorHAnsi" w:cstheme="majorHAnsi"/>
          <w:color w:val="000000" w:themeColor="text1"/>
          <w:sz w:val="26"/>
          <w:szCs w:val="26"/>
          <w:lang w:val="en-US"/>
        </w:rPr>
        <w:t>thức</w:t>
      </w:r>
      <w:proofErr w:type="spellEnd"/>
      <w:r w:rsidR="0056490F" w:rsidRPr="00734B1F">
        <w:rPr>
          <w:rFonts w:asciiTheme="majorHAnsi" w:eastAsia="Calibri" w:hAnsiTheme="majorHAnsi" w:cstheme="majorHAnsi"/>
          <w:color w:val="000000" w:themeColor="text1"/>
          <w:sz w:val="26"/>
          <w:szCs w:val="26"/>
          <w:lang w:val="en-US"/>
        </w:rPr>
        <w:t xml:space="preserve"> </w:t>
      </w:r>
      <w:proofErr w:type="spellStart"/>
      <w:r w:rsidR="0056490F" w:rsidRPr="00734B1F">
        <w:rPr>
          <w:rFonts w:asciiTheme="majorHAnsi" w:eastAsia="Calibri" w:hAnsiTheme="majorHAnsi" w:cstheme="majorHAnsi"/>
          <w:color w:val="000000" w:themeColor="text1"/>
          <w:sz w:val="26"/>
          <w:szCs w:val="26"/>
          <w:lang w:val="en-US"/>
        </w:rPr>
        <w:t>thanh</w:t>
      </w:r>
      <w:proofErr w:type="spellEnd"/>
      <w:r w:rsidR="0056490F" w:rsidRPr="00734B1F">
        <w:rPr>
          <w:rFonts w:asciiTheme="majorHAnsi" w:eastAsia="Calibri" w:hAnsiTheme="majorHAnsi" w:cstheme="majorHAnsi"/>
          <w:color w:val="000000" w:themeColor="text1"/>
          <w:sz w:val="26"/>
          <w:szCs w:val="26"/>
          <w:lang w:val="en-US"/>
        </w:rPr>
        <w:t xml:space="preserve"> </w:t>
      </w:r>
      <w:proofErr w:type="spellStart"/>
      <w:r w:rsidR="0056490F" w:rsidRPr="00734B1F">
        <w:rPr>
          <w:rFonts w:asciiTheme="majorHAnsi" w:eastAsia="Calibri" w:hAnsiTheme="majorHAnsi" w:cstheme="majorHAnsi"/>
          <w:color w:val="000000" w:themeColor="text1"/>
          <w:sz w:val="26"/>
          <w:szCs w:val="26"/>
          <w:lang w:val="en-US"/>
        </w:rPr>
        <w:t>toán</w:t>
      </w:r>
      <w:proofErr w:type="spellEnd"/>
      <w:r w:rsidRPr="00734B1F">
        <w:rPr>
          <w:rFonts w:asciiTheme="majorHAnsi" w:eastAsia="Calibri" w:hAnsiTheme="majorHAnsi" w:cstheme="majorHAnsi"/>
          <w:color w:val="000000" w:themeColor="text1"/>
          <w:sz w:val="26"/>
          <w:szCs w:val="26"/>
          <w:lang w:val="en-US"/>
        </w:rPr>
        <w:t>.</w:t>
      </w:r>
      <w:r w:rsidR="00E500AB">
        <w:rPr>
          <w:rFonts w:asciiTheme="majorHAnsi" w:eastAsia="Calibri" w:hAnsiTheme="majorHAnsi" w:cstheme="majorHAnsi"/>
          <w:color w:val="000000" w:themeColor="text1"/>
          <w:sz w:val="26"/>
          <w:szCs w:val="26"/>
          <w:lang w:val="en-US"/>
        </w:rPr>
        <w:tab/>
      </w:r>
    </w:p>
    <w:p w14:paraId="067E1F7F" w14:textId="462E4E5E" w:rsidR="00777476" w:rsidRPr="00734B1F" w:rsidRDefault="00777476" w:rsidP="00777476">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bookmarkStart w:id="337" w:name="_Toc60959503"/>
      <w:bookmarkStart w:id="338" w:name="_Toc85194875"/>
      <w:bookmarkStart w:id="339" w:name="_Toc85784669"/>
      <w:bookmarkStart w:id="340" w:name="_Toc85787479"/>
      <w:bookmarkStart w:id="341" w:name="_Toc104936257"/>
      <w:proofErr w:type="spellStart"/>
      <w:r w:rsidRPr="00734B1F">
        <w:rPr>
          <w:rFonts w:asciiTheme="majorHAnsi" w:eastAsia="Calibri" w:hAnsiTheme="majorHAnsi" w:cstheme="majorHAnsi"/>
          <w:b/>
          <w:bCs/>
          <w:color w:val="000000" w:themeColor="text1"/>
          <w:sz w:val="26"/>
          <w:szCs w:val="26"/>
          <w:lang w:val="en-US"/>
        </w:rPr>
        <w:t>Đặc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tả</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hệ</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thống</w:t>
      </w:r>
      <w:bookmarkEnd w:id="337"/>
      <w:bookmarkEnd w:id="338"/>
      <w:bookmarkEnd w:id="339"/>
      <w:bookmarkEnd w:id="340"/>
      <w:bookmarkEnd w:id="341"/>
      <w:proofErr w:type="spellEnd"/>
    </w:p>
    <w:tbl>
      <w:tblPr>
        <w:tblStyle w:val="TableGrid"/>
        <w:tblW w:w="0" w:type="auto"/>
        <w:tblLook w:val="04A0" w:firstRow="1" w:lastRow="0" w:firstColumn="1" w:lastColumn="0" w:noHBand="0" w:noVBand="1"/>
      </w:tblPr>
      <w:tblGrid>
        <w:gridCol w:w="1615"/>
        <w:gridCol w:w="1440"/>
        <w:gridCol w:w="6005"/>
      </w:tblGrid>
      <w:tr w:rsidR="00EC7DF1" w:rsidRPr="00734B1F" w14:paraId="1EB464F2" w14:textId="77777777" w:rsidTr="00210AA2">
        <w:tc>
          <w:tcPr>
            <w:tcW w:w="3055" w:type="dxa"/>
            <w:gridSpan w:val="2"/>
            <w:vAlign w:val="center"/>
          </w:tcPr>
          <w:p w14:paraId="2F8B043C" w14:textId="77777777" w:rsidR="00777476" w:rsidRPr="00734B1F" w:rsidRDefault="00777476" w:rsidP="00777476">
            <w:pPr>
              <w:spacing w:before="120" w:after="120" w:line="312" w:lineRule="auto"/>
              <w:contextualSpacing/>
              <w:jc w:val="center"/>
              <w:rPr>
                <w:rFonts w:asciiTheme="majorHAnsi" w:eastAsia="Calibri" w:hAnsiTheme="majorHAnsi" w:cstheme="majorHAnsi"/>
                <w:b/>
                <w:color w:val="000000" w:themeColor="text1"/>
                <w:sz w:val="26"/>
                <w:szCs w:val="26"/>
              </w:rPr>
            </w:pPr>
            <w:proofErr w:type="spellStart"/>
            <w:r w:rsidRPr="00734B1F">
              <w:rPr>
                <w:rFonts w:asciiTheme="majorHAnsi" w:eastAsia="Calibri" w:hAnsiTheme="majorHAnsi" w:cstheme="majorHAnsi"/>
                <w:b/>
                <w:color w:val="000000" w:themeColor="text1"/>
                <w:sz w:val="26"/>
                <w:szCs w:val="26"/>
              </w:rPr>
              <w:t>Vai</w:t>
            </w:r>
            <w:proofErr w:type="spellEnd"/>
            <w:r w:rsidRPr="00734B1F">
              <w:rPr>
                <w:rFonts w:asciiTheme="majorHAnsi" w:eastAsia="Calibri" w:hAnsiTheme="majorHAnsi" w:cstheme="majorHAnsi"/>
                <w:b/>
                <w:color w:val="000000" w:themeColor="text1"/>
                <w:sz w:val="26"/>
                <w:szCs w:val="26"/>
              </w:rPr>
              <w:t xml:space="preserve"> </w:t>
            </w:r>
            <w:proofErr w:type="spellStart"/>
            <w:r w:rsidRPr="00734B1F">
              <w:rPr>
                <w:rFonts w:asciiTheme="majorHAnsi" w:eastAsia="Calibri" w:hAnsiTheme="majorHAnsi" w:cstheme="majorHAnsi"/>
                <w:b/>
                <w:color w:val="000000" w:themeColor="text1"/>
                <w:sz w:val="26"/>
                <w:szCs w:val="26"/>
              </w:rPr>
              <w:t>trò</w:t>
            </w:r>
            <w:proofErr w:type="spellEnd"/>
          </w:p>
        </w:tc>
        <w:tc>
          <w:tcPr>
            <w:tcW w:w="6005" w:type="dxa"/>
            <w:vAlign w:val="center"/>
          </w:tcPr>
          <w:p w14:paraId="032E3503" w14:textId="77777777" w:rsidR="00777476" w:rsidRPr="00734B1F" w:rsidRDefault="00777476" w:rsidP="00777476">
            <w:pPr>
              <w:spacing w:before="120" w:after="120" w:line="312" w:lineRule="auto"/>
              <w:contextualSpacing/>
              <w:jc w:val="center"/>
              <w:rPr>
                <w:rFonts w:asciiTheme="majorHAnsi" w:eastAsia="Calibri" w:hAnsiTheme="majorHAnsi" w:cstheme="majorHAnsi"/>
                <w:b/>
                <w:color w:val="000000" w:themeColor="text1"/>
                <w:sz w:val="26"/>
                <w:szCs w:val="26"/>
              </w:rPr>
            </w:pPr>
            <w:proofErr w:type="spellStart"/>
            <w:r w:rsidRPr="00734B1F">
              <w:rPr>
                <w:rFonts w:asciiTheme="majorHAnsi" w:eastAsia="Calibri" w:hAnsiTheme="majorHAnsi" w:cstheme="majorHAnsi"/>
                <w:b/>
                <w:color w:val="000000" w:themeColor="text1"/>
                <w:sz w:val="26"/>
                <w:szCs w:val="26"/>
              </w:rPr>
              <w:t>Mô</w:t>
            </w:r>
            <w:proofErr w:type="spellEnd"/>
            <w:r w:rsidRPr="00734B1F">
              <w:rPr>
                <w:rFonts w:asciiTheme="majorHAnsi" w:eastAsia="Calibri" w:hAnsiTheme="majorHAnsi" w:cstheme="majorHAnsi"/>
                <w:b/>
                <w:color w:val="000000" w:themeColor="text1"/>
                <w:sz w:val="26"/>
                <w:szCs w:val="26"/>
              </w:rPr>
              <w:t xml:space="preserve"> </w:t>
            </w:r>
            <w:proofErr w:type="spellStart"/>
            <w:r w:rsidRPr="00734B1F">
              <w:rPr>
                <w:rFonts w:asciiTheme="majorHAnsi" w:eastAsia="Calibri" w:hAnsiTheme="majorHAnsi" w:cstheme="majorHAnsi"/>
                <w:b/>
                <w:color w:val="000000" w:themeColor="text1"/>
                <w:sz w:val="26"/>
                <w:szCs w:val="26"/>
              </w:rPr>
              <w:t>tả</w:t>
            </w:r>
            <w:proofErr w:type="spellEnd"/>
          </w:p>
        </w:tc>
      </w:tr>
      <w:tr w:rsidR="00777476" w:rsidRPr="00734B1F" w14:paraId="19230AA3" w14:textId="77777777" w:rsidTr="00210AA2">
        <w:tc>
          <w:tcPr>
            <w:tcW w:w="3055" w:type="dxa"/>
            <w:gridSpan w:val="2"/>
            <w:vAlign w:val="center"/>
          </w:tcPr>
          <w:p w14:paraId="09915BE1" w14:textId="77777777" w:rsidR="00777476" w:rsidRPr="00734B1F" w:rsidRDefault="00777476" w:rsidP="00777476">
            <w:pPr>
              <w:spacing w:before="120" w:after="120" w:line="312" w:lineRule="auto"/>
              <w:contextualSpacing/>
              <w:rPr>
                <w:rFonts w:asciiTheme="majorHAnsi" w:eastAsia="Calibri" w:hAnsiTheme="majorHAnsi" w:cstheme="majorHAnsi"/>
                <w:color w:val="000000" w:themeColor="text1"/>
                <w:sz w:val="26"/>
                <w:szCs w:val="26"/>
              </w:rPr>
            </w:pPr>
            <w:proofErr w:type="spellStart"/>
            <w:r w:rsidRPr="00734B1F">
              <w:rPr>
                <w:rFonts w:asciiTheme="majorHAnsi" w:eastAsia="Calibri" w:hAnsiTheme="majorHAnsi" w:cstheme="majorHAnsi"/>
                <w:color w:val="000000" w:themeColor="text1"/>
                <w:sz w:val="26"/>
                <w:szCs w:val="26"/>
              </w:rPr>
              <w:t>Người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quản</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lí</w:t>
            </w:r>
            <w:proofErr w:type="spellEnd"/>
          </w:p>
        </w:tc>
        <w:tc>
          <w:tcPr>
            <w:tcW w:w="6005" w:type="dxa"/>
          </w:tcPr>
          <w:p w14:paraId="287E878E" w14:textId="77777777" w:rsidR="00777476" w:rsidRPr="00734B1F" w:rsidRDefault="00777476" w:rsidP="00777476">
            <w:pPr>
              <w:spacing w:before="120" w:after="120" w:line="312" w:lineRule="auto"/>
              <w:contextualSpacing/>
              <w:jc w:val="both"/>
              <w:rPr>
                <w:rFonts w:asciiTheme="majorHAnsi" w:eastAsia="Calibri" w:hAnsiTheme="majorHAnsi" w:cstheme="majorHAnsi"/>
                <w:color w:val="000000" w:themeColor="text1"/>
                <w:sz w:val="26"/>
                <w:szCs w:val="26"/>
              </w:rPr>
            </w:pPr>
            <w:proofErr w:type="spellStart"/>
            <w:r w:rsidRPr="00734B1F">
              <w:rPr>
                <w:rFonts w:asciiTheme="majorHAnsi" w:eastAsia="Calibri" w:hAnsiTheme="majorHAnsi" w:cstheme="majorHAnsi"/>
                <w:color w:val="000000" w:themeColor="text1"/>
                <w:sz w:val="26"/>
                <w:szCs w:val="26"/>
              </w:rPr>
              <w:t>Là</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người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có</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vai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trò</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cao</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nhất</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trong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hệ</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thống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người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quản</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lí</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có</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thể</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thêm</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sửa</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xóa</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mọi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thông</w:t>
            </w:r>
            <w:proofErr w:type="spellEnd"/>
            <w:r w:rsidRPr="00734B1F">
              <w:rPr>
                <w:rFonts w:asciiTheme="majorHAnsi" w:eastAsia="Calibri" w:hAnsiTheme="majorHAnsi" w:cstheme="majorHAnsi"/>
                <w:color w:val="000000" w:themeColor="text1"/>
                <w:sz w:val="26"/>
                <w:szCs w:val="26"/>
              </w:rPr>
              <w:t xml:space="preserve"> tin </w:t>
            </w:r>
            <w:proofErr w:type="spellStart"/>
            <w:r w:rsidRPr="00734B1F">
              <w:rPr>
                <w:rFonts w:asciiTheme="majorHAnsi" w:eastAsia="Calibri" w:hAnsiTheme="majorHAnsi" w:cstheme="majorHAnsi"/>
                <w:color w:val="000000" w:themeColor="text1"/>
                <w:sz w:val="26"/>
                <w:szCs w:val="26"/>
              </w:rPr>
              <w:t>của</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hệ</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thống</w:t>
            </w:r>
            <w:proofErr w:type="spellEnd"/>
          </w:p>
        </w:tc>
      </w:tr>
      <w:tr w:rsidR="00777476" w:rsidRPr="00734B1F" w14:paraId="1BB5C303" w14:textId="77777777" w:rsidTr="00210AA2">
        <w:tc>
          <w:tcPr>
            <w:tcW w:w="1615" w:type="dxa"/>
            <w:vMerge w:val="restart"/>
            <w:vAlign w:val="center"/>
          </w:tcPr>
          <w:p w14:paraId="705BBD98" w14:textId="77777777" w:rsidR="00777476" w:rsidRPr="00734B1F" w:rsidRDefault="00777476" w:rsidP="00777476">
            <w:pPr>
              <w:spacing w:before="120" w:after="120" w:line="312" w:lineRule="auto"/>
              <w:contextualSpacing/>
              <w:rPr>
                <w:rFonts w:asciiTheme="majorHAnsi" w:eastAsia="SimSun" w:hAnsiTheme="majorHAnsi" w:cstheme="majorHAnsi"/>
                <w:color w:val="000000" w:themeColor="text1"/>
                <w:sz w:val="26"/>
                <w:szCs w:val="26"/>
                <w:lang w:val="en-GB" w:eastAsia="en-GB"/>
              </w:rPr>
            </w:pPr>
            <w:proofErr w:type="spellStart"/>
            <w:r w:rsidRPr="00734B1F">
              <w:rPr>
                <w:rFonts w:asciiTheme="majorHAnsi" w:eastAsia="SimSun" w:hAnsiTheme="majorHAnsi" w:cstheme="majorHAnsi"/>
                <w:color w:val="000000" w:themeColor="text1"/>
                <w:sz w:val="26"/>
                <w:szCs w:val="26"/>
                <w:lang w:val="en-GB" w:eastAsia="en-GB"/>
              </w:rPr>
              <w:t>Khách</w:t>
            </w:r>
            <w:proofErr w:type="spellEnd"/>
            <w:r w:rsidRPr="00734B1F">
              <w:rPr>
                <w:rFonts w:asciiTheme="majorHAnsi" w:eastAsia="SimSun" w:hAnsiTheme="majorHAnsi" w:cstheme="majorHAnsi"/>
                <w:color w:val="000000" w:themeColor="text1"/>
                <w:sz w:val="26"/>
                <w:szCs w:val="26"/>
                <w:lang w:val="en-GB" w:eastAsia="en-GB"/>
              </w:rPr>
              <w:t xml:space="preserve"> </w:t>
            </w:r>
            <w:proofErr w:type="spellStart"/>
            <w:r w:rsidRPr="00734B1F">
              <w:rPr>
                <w:rFonts w:asciiTheme="majorHAnsi" w:eastAsia="SimSun" w:hAnsiTheme="majorHAnsi" w:cstheme="majorHAnsi"/>
                <w:color w:val="000000" w:themeColor="text1"/>
                <w:sz w:val="26"/>
                <w:szCs w:val="26"/>
                <w:lang w:val="en-GB" w:eastAsia="en-GB"/>
              </w:rPr>
              <w:t>hàng</w:t>
            </w:r>
            <w:proofErr w:type="spellEnd"/>
          </w:p>
        </w:tc>
        <w:tc>
          <w:tcPr>
            <w:tcW w:w="1440" w:type="dxa"/>
            <w:vAlign w:val="center"/>
          </w:tcPr>
          <w:p w14:paraId="0A855AC5" w14:textId="77777777" w:rsidR="00777476" w:rsidRPr="00734B1F" w:rsidRDefault="00777476" w:rsidP="00777476">
            <w:pPr>
              <w:spacing w:before="120" w:after="120" w:line="312" w:lineRule="auto"/>
              <w:contextualSpacing/>
              <w:rPr>
                <w:rFonts w:asciiTheme="majorHAnsi" w:eastAsia="SimSun" w:hAnsiTheme="majorHAnsi" w:cstheme="majorHAnsi"/>
                <w:color w:val="000000" w:themeColor="text1"/>
                <w:sz w:val="26"/>
                <w:szCs w:val="26"/>
                <w:lang w:val="en-GB" w:eastAsia="en-GB"/>
              </w:rPr>
            </w:pPr>
            <w:proofErr w:type="spellStart"/>
            <w:r w:rsidRPr="00734B1F">
              <w:rPr>
                <w:rFonts w:asciiTheme="majorHAnsi" w:eastAsia="SimSun" w:hAnsiTheme="majorHAnsi" w:cstheme="majorHAnsi"/>
                <w:color w:val="000000" w:themeColor="text1"/>
                <w:sz w:val="26"/>
                <w:szCs w:val="26"/>
                <w:lang w:val="en-GB" w:eastAsia="en-GB"/>
              </w:rPr>
              <w:t>Không</w:t>
            </w:r>
            <w:proofErr w:type="spellEnd"/>
            <w:r w:rsidRPr="00734B1F">
              <w:rPr>
                <w:rFonts w:asciiTheme="majorHAnsi" w:eastAsia="SimSun" w:hAnsiTheme="majorHAnsi" w:cstheme="majorHAnsi"/>
                <w:color w:val="000000" w:themeColor="text1"/>
                <w:sz w:val="26"/>
                <w:szCs w:val="26"/>
                <w:lang w:val="en-GB" w:eastAsia="en-GB"/>
              </w:rPr>
              <w:t xml:space="preserve"> </w:t>
            </w:r>
            <w:proofErr w:type="spellStart"/>
            <w:r w:rsidRPr="00734B1F">
              <w:rPr>
                <w:rFonts w:asciiTheme="majorHAnsi" w:eastAsia="SimSun" w:hAnsiTheme="majorHAnsi" w:cstheme="majorHAnsi"/>
                <w:color w:val="000000" w:themeColor="text1"/>
                <w:sz w:val="26"/>
                <w:szCs w:val="26"/>
                <w:lang w:val="en-GB" w:eastAsia="en-GB"/>
              </w:rPr>
              <w:t>phải</w:t>
            </w:r>
            <w:proofErr w:type="spellEnd"/>
            <w:r w:rsidRPr="00734B1F">
              <w:rPr>
                <w:rFonts w:asciiTheme="majorHAnsi" w:eastAsia="SimSun" w:hAnsiTheme="majorHAnsi" w:cstheme="majorHAnsi"/>
                <w:color w:val="000000" w:themeColor="text1"/>
                <w:sz w:val="26"/>
                <w:szCs w:val="26"/>
                <w:lang w:val="en-GB" w:eastAsia="en-GB"/>
              </w:rPr>
              <w:t xml:space="preserve"> </w:t>
            </w:r>
            <w:proofErr w:type="spellStart"/>
            <w:r w:rsidRPr="00734B1F">
              <w:rPr>
                <w:rFonts w:asciiTheme="majorHAnsi" w:eastAsia="SimSun" w:hAnsiTheme="majorHAnsi" w:cstheme="majorHAnsi"/>
                <w:color w:val="000000" w:themeColor="text1"/>
                <w:sz w:val="26"/>
                <w:szCs w:val="26"/>
                <w:lang w:val="en-GB" w:eastAsia="en-GB"/>
              </w:rPr>
              <w:t>thành</w:t>
            </w:r>
            <w:proofErr w:type="spellEnd"/>
            <w:r w:rsidRPr="00734B1F">
              <w:rPr>
                <w:rFonts w:asciiTheme="majorHAnsi" w:eastAsia="SimSun" w:hAnsiTheme="majorHAnsi" w:cstheme="majorHAnsi"/>
                <w:color w:val="000000" w:themeColor="text1"/>
                <w:sz w:val="26"/>
                <w:szCs w:val="26"/>
                <w:lang w:val="en-GB" w:eastAsia="en-GB"/>
              </w:rPr>
              <w:t xml:space="preserve"> </w:t>
            </w:r>
            <w:proofErr w:type="spellStart"/>
            <w:r w:rsidRPr="00734B1F">
              <w:rPr>
                <w:rFonts w:asciiTheme="majorHAnsi" w:eastAsia="SimSun" w:hAnsiTheme="majorHAnsi" w:cstheme="majorHAnsi"/>
                <w:color w:val="000000" w:themeColor="text1"/>
                <w:sz w:val="26"/>
                <w:szCs w:val="26"/>
                <w:lang w:val="en-GB" w:eastAsia="en-GB"/>
              </w:rPr>
              <w:t>viên</w:t>
            </w:r>
            <w:proofErr w:type="spellEnd"/>
          </w:p>
        </w:tc>
        <w:tc>
          <w:tcPr>
            <w:tcW w:w="6005" w:type="dxa"/>
          </w:tcPr>
          <w:p w14:paraId="38F7F66F" w14:textId="29E62C38" w:rsidR="00777476" w:rsidRPr="00734B1F" w:rsidRDefault="00777476" w:rsidP="00777476">
            <w:pPr>
              <w:spacing w:before="120" w:after="120" w:line="312" w:lineRule="auto"/>
              <w:contextualSpacing/>
              <w:jc w:val="both"/>
              <w:rPr>
                <w:rFonts w:asciiTheme="majorHAnsi" w:eastAsia="Calibri" w:hAnsiTheme="majorHAnsi" w:cstheme="majorHAnsi"/>
                <w:color w:val="000000" w:themeColor="text1"/>
                <w:sz w:val="26"/>
                <w:szCs w:val="26"/>
              </w:rPr>
            </w:pPr>
            <w:r w:rsidRPr="00734B1F">
              <w:rPr>
                <w:rFonts w:asciiTheme="majorHAnsi" w:eastAsia="Calibri" w:hAnsiTheme="majorHAnsi" w:cstheme="majorHAnsi"/>
                <w:color w:val="000000" w:themeColor="text1"/>
                <w:sz w:val="26"/>
                <w:szCs w:val="26"/>
              </w:rPr>
              <w:t xml:space="preserve">Thao </w:t>
            </w:r>
            <w:proofErr w:type="spellStart"/>
            <w:r w:rsidRPr="00734B1F">
              <w:rPr>
                <w:rFonts w:asciiTheme="majorHAnsi" w:eastAsia="Calibri" w:hAnsiTheme="majorHAnsi" w:cstheme="majorHAnsi"/>
                <w:color w:val="000000" w:themeColor="text1"/>
                <w:sz w:val="26"/>
                <w:szCs w:val="26"/>
              </w:rPr>
              <w:t>tác</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trực</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tiếp</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trên</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hệ</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thống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người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dùng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với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các</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chức</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năng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xem</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danh</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sách</w:t>
            </w:r>
            <w:proofErr w:type="spellEnd"/>
            <w:r w:rsidR="00191472" w:rsidRPr="00734B1F">
              <w:rPr>
                <w:rFonts w:asciiTheme="majorHAnsi" w:eastAsia="Calibri" w:hAnsiTheme="majorHAnsi" w:cstheme="majorHAnsi"/>
                <w:color w:val="000000" w:themeColor="text1"/>
                <w:sz w:val="26"/>
                <w:szCs w:val="26"/>
              </w:rPr>
              <w:t xml:space="preserve"> </w:t>
            </w:r>
            <w:proofErr w:type="spellStart"/>
            <w:r w:rsidR="00B96CE9">
              <w:rPr>
                <w:rFonts w:asciiTheme="majorHAnsi" w:eastAsia="Calibri" w:hAnsiTheme="majorHAnsi" w:cstheme="majorHAnsi"/>
                <w:color w:val="000000" w:themeColor="text1"/>
                <w:sz w:val="26"/>
                <w:szCs w:val="26"/>
              </w:rPr>
              <w:t>mặt</w:t>
            </w:r>
            <w:proofErr w:type="spellEnd"/>
            <w:r w:rsidR="00B96CE9">
              <w:rPr>
                <w:rFonts w:asciiTheme="majorHAnsi" w:eastAsia="Calibri" w:hAnsiTheme="majorHAnsi" w:cstheme="majorHAnsi"/>
                <w:color w:val="000000" w:themeColor="text1"/>
                <w:sz w:val="26"/>
                <w:szCs w:val="26"/>
              </w:rPr>
              <w:t xml:space="preserve"> </w:t>
            </w:r>
            <w:proofErr w:type="spellStart"/>
            <w:r w:rsidR="00B96CE9">
              <w:rPr>
                <w:rFonts w:asciiTheme="majorHAnsi" w:eastAsia="Calibri" w:hAnsiTheme="majorHAnsi" w:cstheme="majorHAnsi"/>
                <w:color w:val="000000" w:themeColor="text1"/>
                <w:sz w:val="26"/>
                <w:szCs w:val="26"/>
              </w:rPr>
              <w:t>hàng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xem</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khuyến</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mãi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xem</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giá</w:t>
            </w:r>
            <w:proofErr w:type="spellEnd"/>
            <w:r w:rsidRPr="00734B1F">
              <w:rPr>
                <w:rFonts w:asciiTheme="majorHAnsi" w:eastAsia="Calibri" w:hAnsiTheme="majorHAnsi" w:cstheme="majorHAnsi"/>
                <w:color w:val="000000" w:themeColor="text1"/>
                <w:sz w:val="26"/>
                <w:szCs w:val="26"/>
              </w:rPr>
              <w:t xml:space="preserve">, </w:t>
            </w:r>
            <w:proofErr w:type="spellStart"/>
            <w:r w:rsidR="00B96CE9">
              <w:rPr>
                <w:rFonts w:asciiTheme="majorHAnsi" w:eastAsia="Calibri" w:hAnsiTheme="majorHAnsi" w:cstheme="majorHAnsi"/>
                <w:color w:val="000000" w:themeColor="text1"/>
                <w:sz w:val="26"/>
                <w:szCs w:val="26"/>
              </w:rPr>
              <w:t>thiết</w:t>
            </w:r>
            <w:proofErr w:type="spellEnd"/>
            <w:r w:rsidR="00B96CE9">
              <w:rPr>
                <w:rFonts w:asciiTheme="majorHAnsi" w:eastAsia="Calibri" w:hAnsiTheme="majorHAnsi" w:cstheme="majorHAnsi"/>
                <w:color w:val="000000" w:themeColor="text1"/>
                <w:sz w:val="26"/>
                <w:szCs w:val="26"/>
              </w:rPr>
              <w:t xml:space="preserve"> </w:t>
            </w:r>
            <w:proofErr w:type="spellStart"/>
            <w:r w:rsidR="00B96CE9">
              <w:rPr>
                <w:rFonts w:asciiTheme="majorHAnsi" w:eastAsia="Calibri" w:hAnsiTheme="majorHAnsi" w:cstheme="majorHAnsi"/>
                <w:color w:val="000000" w:themeColor="text1"/>
                <w:sz w:val="26"/>
                <w:szCs w:val="26"/>
              </w:rPr>
              <w:t>bị</w:t>
            </w:r>
            <w:proofErr w:type="spellEnd"/>
            <w:r w:rsidR="00B96CE9">
              <w:rPr>
                <w:rFonts w:asciiTheme="majorHAnsi" w:eastAsia="Calibri" w:hAnsiTheme="majorHAnsi" w:cstheme="majorHAnsi"/>
                <w:color w:val="000000" w:themeColor="text1"/>
                <w:sz w:val="26"/>
                <w:szCs w:val="26"/>
              </w:rPr>
              <w:t xml:space="preserve"> </w:t>
            </w:r>
            <w:proofErr w:type="spellStart"/>
            <w:r w:rsidR="00667862" w:rsidRPr="00734B1F">
              <w:rPr>
                <w:rFonts w:asciiTheme="majorHAnsi" w:eastAsia="Calibri" w:hAnsiTheme="majorHAnsi" w:cstheme="majorHAnsi"/>
                <w:color w:val="000000" w:themeColor="text1"/>
                <w:sz w:val="26"/>
                <w:szCs w:val="26"/>
              </w:rPr>
              <w:t>hiện</w:t>
            </w:r>
            <w:proofErr w:type="spellEnd"/>
            <w:r w:rsidR="00667862" w:rsidRPr="00734B1F">
              <w:rPr>
                <w:rFonts w:asciiTheme="majorHAnsi" w:eastAsia="Calibri" w:hAnsiTheme="majorHAnsi" w:cstheme="majorHAnsi"/>
                <w:color w:val="000000" w:themeColor="text1"/>
                <w:sz w:val="26"/>
                <w:szCs w:val="26"/>
              </w:rPr>
              <w:t xml:space="preserve"> </w:t>
            </w:r>
            <w:proofErr w:type="spellStart"/>
            <w:r w:rsidR="00667862" w:rsidRPr="00734B1F">
              <w:rPr>
                <w:rFonts w:asciiTheme="majorHAnsi" w:eastAsia="Calibri" w:hAnsiTheme="majorHAnsi" w:cstheme="majorHAnsi"/>
                <w:color w:val="000000" w:themeColor="text1"/>
                <w:sz w:val="26"/>
                <w:szCs w:val="26"/>
              </w:rPr>
              <w:t>có</w:t>
            </w:r>
            <w:proofErr w:type="spellEnd"/>
            <w:r w:rsidRPr="00734B1F">
              <w:rPr>
                <w:rFonts w:asciiTheme="majorHAnsi" w:eastAsia="Calibri" w:hAnsiTheme="majorHAnsi" w:cstheme="majorHAnsi"/>
                <w:color w:val="000000" w:themeColor="text1"/>
                <w:sz w:val="26"/>
                <w:szCs w:val="26"/>
              </w:rPr>
              <w:t>,</w:t>
            </w:r>
            <w:r w:rsidR="00667862" w:rsidRPr="00734B1F">
              <w:rPr>
                <w:rFonts w:asciiTheme="majorHAnsi" w:eastAsia="Calibri" w:hAnsiTheme="majorHAnsi" w:cstheme="majorHAnsi"/>
                <w:color w:val="000000" w:themeColor="text1"/>
                <w:sz w:val="26"/>
                <w:szCs w:val="26"/>
              </w:rPr>
              <w:t xml:space="preserve"> </w:t>
            </w:r>
            <w:proofErr w:type="spellStart"/>
            <w:r w:rsidR="00667862" w:rsidRPr="00734B1F">
              <w:rPr>
                <w:rFonts w:asciiTheme="majorHAnsi" w:eastAsia="Calibri" w:hAnsiTheme="majorHAnsi" w:cstheme="majorHAnsi"/>
                <w:color w:val="000000" w:themeColor="text1"/>
                <w:sz w:val="26"/>
                <w:szCs w:val="26"/>
              </w:rPr>
              <w:t>đăng</w:t>
            </w:r>
            <w:proofErr w:type="spellEnd"/>
            <w:r w:rsidR="00667862" w:rsidRPr="00734B1F">
              <w:rPr>
                <w:rFonts w:asciiTheme="majorHAnsi" w:eastAsia="Calibri" w:hAnsiTheme="majorHAnsi" w:cstheme="majorHAnsi"/>
                <w:color w:val="000000" w:themeColor="text1"/>
                <w:sz w:val="26"/>
                <w:szCs w:val="26"/>
              </w:rPr>
              <w:t xml:space="preserve"> </w:t>
            </w:r>
            <w:proofErr w:type="spellStart"/>
            <w:r w:rsidR="00667862" w:rsidRPr="00734B1F">
              <w:rPr>
                <w:rFonts w:asciiTheme="majorHAnsi" w:eastAsia="Calibri" w:hAnsiTheme="majorHAnsi" w:cstheme="majorHAnsi"/>
                <w:color w:val="000000" w:themeColor="text1"/>
                <w:sz w:val="26"/>
                <w:szCs w:val="26"/>
              </w:rPr>
              <w:t>nhập</w:t>
            </w:r>
            <w:proofErr w:type="spellEnd"/>
            <w:r w:rsidR="00667862"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đăng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ký</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tài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khoản</w:t>
            </w:r>
            <w:proofErr w:type="spellEnd"/>
          </w:p>
        </w:tc>
      </w:tr>
      <w:tr w:rsidR="00777476" w:rsidRPr="00734B1F" w14:paraId="34AE5BF8" w14:textId="77777777" w:rsidTr="00210AA2">
        <w:tc>
          <w:tcPr>
            <w:tcW w:w="1615" w:type="dxa"/>
            <w:vMerge/>
          </w:tcPr>
          <w:p w14:paraId="270716E5" w14:textId="77777777" w:rsidR="00777476" w:rsidRPr="00734B1F" w:rsidRDefault="00777476" w:rsidP="00777476">
            <w:pPr>
              <w:spacing w:before="120" w:after="120" w:line="312" w:lineRule="auto"/>
              <w:contextualSpacing/>
              <w:rPr>
                <w:rFonts w:asciiTheme="majorHAnsi" w:eastAsia="Calibri" w:hAnsiTheme="majorHAnsi" w:cstheme="majorHAnsi"/>
                <w:b/>
                <w:bCs/>
                <w:color w:val="000000" w:themeColor="text1"/>
                <w:sz w:val="26"/>
                <w:szCs w:val="26"/>
              </w:rPr>
            </w:pPr>
          </w:p>
        </w:tc>
        <w:tc>
          <w:tcPr>
            <w:tcW w:w="1440" w:type="dxa"/>
            <w:vAlign w:val="center"/>
          </w:tcPr>
          <w:p w14:paraId="560609A2" w14:textId="77777777" w:rsidR="00777476" w:rsidRPr="00734B1F" w:rsidRDefault="00777476" w:rsidP="00777476">
            <w:pPr>
              <w:spacing w:before="120" w:after="120" w:line="312" w:lineRule="auto"/>
              <w:contextualSpacing/>
              <w:rPr>
                <w:rFonts w:asciiTheme="majorHAnsi" w:eastAsia="SimSun" w:hAnsiTheme="majorHAnsi" w:cstheme="majorHAnsi"/>
                <w:color w:val="000000" w:themeColor="text1"/>
                <w:sz w:val="26"/>
                <w:szCs w:val="26"/>
                <w:lang w:val="en-GB" w:eastAsia="en-GB"/>
              </w:rPr>
            </w:pPr>
            <w:proofErr w:type="spellStart"/>
            <w:r w:rsidRPr="00734B1F">
              <w:rPr>
                <w:rFonts w:asciiTheme="majorHAnsi" w:eastAsia="SimSun" w:hAnsiTheme="majorHAnsi" w:cstheme="majorHAnsi"/>
                <w:color w:val="000000" w:themeColor="text1"/>
                <w:sz w:val="26"/>
                <w:szCs w:val="26"/>
                <w:lang w:val="en-GB" w:eastAsia="en-GB"/>
              </w:rPr>
              <w:t>Thành</w:t>
            </w:r>
            <w:proofErr w:type="spellEnd"/>
            <w:r w:rsidRPr="00734B1F">
              <w:rPr>
                <w:rFonts w:asciiTheme="majorHAnsi" w:eastAsia="SimSun" w:hAnsiTheme="majorHAnsi" w:cstheme="majorHAnsi"/>
                <w:color w:val="000000" w:themeColor="text1"/>
                <w:sz w:val="26"/>
                <w:szCs w:val="26"/>
                <w:lang w:val="en-GB" w:eastAsia="en-GB"/>
              </w:rPr>
              <w:t xml:space="preserve"> </w:t>
            </w:r>
            <w:proofErr w:type="spellStart"/>
            <w:r w:rsidRPr="00734B1F">
              <w:rPr>
                <w:rFonts w:asciiTheme="majorHAnsi" w:eastAsia="SimSun" w:hAnsiTheme="majorHAnsi" w:cstheme="majorHAnsi"/>
                <w:color w:val="000000" w:themeColor="text1"/>
                <w:sz w:val="26"/>
                <w:szCs w:val="26"/>
                <w:lang w:val="en-GB" w:eastAsia="en-GB"/>
              </w:rPr>
              <w:t>viên</w:t>
            </w:r>
            <w:proofErr w:type="spellEnd"/>
          </w:p>
        </w:tc>
        <w:tc>
          <w:tcPr>
            <w:tcW w:w="6005" w:type="dxa"/>
          </w:tcPr>
          <w:p w14:paraId="40AC7FC4" w14:textId="29D0CB21" w:rsidR="00777476" w:rsidRPr="00734B1F" w:rsidRDefault="00777476" w:rsidP="00777476">
            <w:pPr>
              <w:keepNext/>
              <w:spacing w:before="120" w:after="120" w:line="312" w:lineRule="auto"/>
              <w:contextualSpacing/>
              <w:jc w:val="both"/>
              <w:rPr>
                <w:rFonts w:asciiTheme="majorHAnsi" w:eastAsia="Calibri" w:hAnsiTheme="majorHAnsi" w:cstheme="majorHAnsi"/>
                <w:color w:val="000000" w:themeColor="text1"/>
                <w:sz w:val="26"/>
                <w:szCs w:val="26"/>
              </w:rPr>
            </w:pPr>
            <w:proofErr w:type="spellStart"/>
            <w:r w:rsidRPr="00734B1F">
              <w:rPr>
                <w:rFonts w:asciiTheme="majorHAnsi" w:eastAsia="Calibri" w:hAnsiTheme="majorHAnsi" w:cstheme="majorHAnsi"/>
                <w:color w:val="000000" w:themeColor="text1"/>
                <w:sz w:val="26"/>
                <w:szCs w:val="26"/>
              </w:rPr>
              <w:t>Vận</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hành</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các</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chức</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năng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của</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khách</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hàng</w:t>
            </w:r>
            <w:proofErr w:type="spellEnd"/>
            <w:r w:rsidRPr="00734B1F">
              <w:rPr>
                <w:rFonts w:asciiTheme="majorHAnsi" w:eastAsia="Calibri" w:hAnsiTheme="majorHAnsi" w:cstheme="majorHAnsi"/>
                <w:color w:val="000000" w:themeColor="text1"/>
                <w:sz w:val="26"/>
                <w:szCs w:val="26"/>
              </w:rPr>
              <w:t xml:space="preserve"> - </w:t>
            </w:r>
            <w:proofErr w:type="spellStart"/>
            <w:r w:rsidRPr="00734B1F">
              <w:rPr>
                <w:rFonts w:asciiTheme="majorHAnsi" w:eastAsia="Calibri" w:hAnsiTheme="majorHAnsi" w:cstheme="majorHAnsi"/>
                <w:color w:val="000000" w:themeColor="text1"/>
                <w:sz w:val="26"/>
                <w:szCs w:val="26"/>
              </w:rPr>
              <w:t>không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phải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thành</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viên</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ngoài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ra</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khách</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hàng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thành</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viên</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có</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thể</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đặt</w:t>
            </w:r>
            <w:proofErr w:type="spellEnd"/>
            <w:r w:rsidRPr="00734B1F">
              <w:rPr>
                <w:rFonts w:asciiTheme="majorHAnsi" w:eastAsia="Calibri" w:hAnsiTheme="majorHAnsi" w:cstheme="majorHAnsi"/>
                <w:color w:val="000000" w:themeColor="text1"/>
                <w:sz w:val="26"/>
                <w:szCs w:val="26"/>
              </w:rPr>
              <w:t xml:space="preserve"> </w:t>
            </w:r>
            <w:proofErr w:type="spellStart"/>
            <w:r w:rsidR="005F3436" w:rsidRPr="00734B1F">
              <w:rPr>
                <w:rFonts w:asciiTheme="majorHAnsi" w:eastAsia="Calibri" w:hAnsiTheme="majorHAnsi" w:cstheme="majorHAnsi"/>
                <w:color w:val="000000" w:themeColor="text1"/>
                <w:sz w:val="26"/>
                <w:szCs w:val="26"/>
              </w:rPr>
              <w:t>hàng</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xem</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thông</w:t>
            </w:r>
            <w:proofErr w:type="spellEnd"/>
            <w:r w:rsidRPr="00734B1F">
              <w:rPr>
                <w:rFonts w:asciiTheme="majorHAnsi" w:eastAsia="Calibri" w:hAnsiTheme="majorHAnsi" w:cstheme="majorHAnsi"/>
                <w:color w:val="000000" w:themeColor="text1"/>
                <w:sz w:val="26"/>
                <w:szCs w:val="26"/>
              </w:rPr>
              <w:t xml:space="preserve"> tin</w:t>
            </w:r>
            <w:r w:rsidR="00D0694B" w:rsidRPr="00734B1F">
              <w:rPr>
                <w:rFonts w:asciiTheme="majorHAnsi" w:eastAsia="Calibri" w:hAnsiTheme="majorHAnsi" w:cstheme="majorHAnsi"/>
                <w:color w:val="000000" w:themeColor="text1"/>
                <w:sz w:val="26"/>
                <w:szCs w:val="26"/>
              </w:rPr>
              <w:t xml:space="preserve"> </w:t>
            </w:r>
            <w:proofErr w:type="spellStart"/>
            <w:r w:rsidR="00D0694B" w:rsidRPr="00734B1F">
              <w:rPr>
                <w:rFonts w:asciiTheme="majorHAnsi" w:eastAsia="Calibri" w:hAnsiTheme="majorHAnsi" w:cstheme="majorHAnsi"/>
                <w:color w:val="000000" w:themeColor="text1"/>
                <w:sz w:val="26"/>
                <w:szCs w:val="26"/>
              </w:rPr>
              <w:t>của</w:t>
            </w:r>
            <w:proofErr w:type="spellEnd"/>
            <w:r w:rsidR="00D0694B"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tài</w:t>
            </w:r>
            <w:proofErr w:type="spellEnd"/>
            <w:r w:rsidRPr="00734B1F">
              <w:rPr>
                <w:rFonts w:asciiTheme="majorHAnsi" w:eastAsia="Calibri" w:hAnsiTheme="majorHAnsi" w:cstheme="majorHAnsi"/>
                <w:color w:val="000000" w:themeColor="text1"/>
                <w:sz w:val="26"/>
                <w:szCs w:val="26"/>
              </w:rPr>
              <w:t xml:space="preserve"> </w:t>
            </w:r>
            <w:proofErr w:type="spellStart"/>
            <w:r w:rsidRPr="00734B1F">
              <w:rPr>
                <w:rFonts w:asciiTheme="majorHAnsi" w:eastAsia="Calibri" w:hAnsiTheme="majorHAnsi" w:cstheme="majorHAnsi"/>
                <w:color w:val="000000" w:themeColor="text1"/>
                <w:sz w:val="26"/>
                <w:szCs w:val="26"/>
              </w:rPr>
              <w:t>khoản</w:t>
            </w:r>
            <w:proofErr w:type="spellEnd"/>
            <w:r w:rsidRPr="00734B1F">
              <w:rPr>
                <w:rFonts w:asciiTheme="majorHAnsi" w:eastAsia="Calibri" w:hAnsiTheme="majorHAnsi" w:cstheme="majorHAnsi"/>
                <w:color w:val="000000" w:themeColor="text1"/>
                <w:sz w:val="26"/>
                <w:szCs w:val="26"/>
              </w:rPr>
              <w:t>.</w:t>
            </w:r>
          </w:p>
        </w:tc>
      </w:tr>
    </w:tbl>
    <w:p w14:paraId="200B03CD" w14:textId="721EC466" w:rsidR="00777476" w:rsidRPr="00734B1F" w:rsidRDefault="00777476" w:rsidP="00020708">
      <w:pPr>
        <w:pStyle w:val="Heading4"/>
        <w:jc w:val="center"/>
        <w:rPr>
          <w:rFonts w:eastAsia="Calibri" w:cstheme="majorHAnsi"/>
          <w:i w:val="0"/>
          <w:iCs w:val="0"/>
          <w:color w:val="000000" w:themeColor="text1"/>
          <w:lang w:val="en-US"/>
        </w:rPr>
      </w:pPr>
      <w:bookmarkStart w:id="342" w:name="_Toc60959383"/>
      <w:bookmarkStart w:id="343" w:name="_Toc85787480"/>
      <w:bookmarkStart w:id="344" w:name="_Toc104936144"/>
      <w:proofErr w:type="spellStart"/>
      <w:r w:rsidRPr="00734B1F">
        <w:rPr>
          <w:rFonts w:eastAsia="Calibri" w:cstheme="majorHAnsi"/>
          <w:i w:val="0"/>
          <w:iCs w:val="0"/>
          <w:color w:val="000000" w:themeColor="text1"/>
          <w:lang w:val="en-US"/>
        </w:rPr>
        <w:t>Bảng</w:t>
      </w:r>
      <w:proofErr w:type="spellEnd"/>
      <w:r w:rsidRPr="00734B1F">
        <w:rPr>
          <w:rFonts w:eastAsia="Calibri" w:cstheme="majorHAnsi"/>
          <w:i w:val="0"/>
          <w:iCs w:val="0"/>
          <w:color w:val="000000" w:themeColor="text1"/>
          <w:lang w:val="en-US"/>
        </w:rPr>
        <w:t xml:space="preserve"> </w:t>
      </w:r>
      <w:r w:rsidRPr="00734B1F">
        <w:rPr>
          <w:rFonts w:eastAsia="Calibri" w:cstheme="majorHAnsi"/>
          <w:i w:val="0"/>
          <w:iCs w:val="0"/>
          <w:color w:val="000000" w:themeColor="text1"/>
          <w:lang w:val="en-US"/>
        </w:rPr>
        <w:fldChar w:fldCharType="begin"/>
      </w:r>
      <w:r w:rsidRPr="00734B1F">
        <w:rPr>
          <w:rFonts w:eastAsia="Calibri" w:cstheme="majorHAnsi"/>
          <w:i w:val="0"/>
          <w:iCs w:val="0"/>
          <w:color w:val="000000" w:themeColor="text1"/>
          <w:lang w:val="en-US"/>
        </w:rPr>
        <w:instrText xml:space="preserve"> SEQ Bảng \* ARABIC </w:instrText>
      </w:r>
      <w:r w:rsidRPr="00734B1F">
        <w:rPr>
          <w:rFonts w:eastAsia="Calibri" w:cstheme="majorHAnsi"/>
          <w:i w:val="0"/>
          <w:iCs w:val="0"/>
          <w:color w:val="000000" w:themeColor="text1"/>
          <w:lang w:val="en-US"/>
        </w:rPr>
        <w:fldChar w:fldCharType="separate"/>
      </w:r>
      <w:r w:rsidR="001F3F51">
        <w:rPr>
          <w:rFonts w:eastAsia="Calibri" w:cstheme="majorHAnsi"/>
          <w:i w:val="0"/>
          <w:iCs w:val="0"/>
          <w:noProof/>
          <w:color w:val="000000" w:themeColor="text1"/>
          <w:lang w:val="en-US"/>
        </w:rPr>
        <w:t>1</w:t>
      </w:r>
      <w:r w:rsidRPr="00734B1F">
        <w:rPr>
          <w:rFonts w:eastAsia="Calibri" w:cstheme="majorHAnsi"/>
          <w:i w:val="0"/>
          <w:iCs w:val="0"/>
          <w:color w:val="000000" w:themeColor="text1"/>
          <w:lang w:val="en-US"/>
        </w:rPr>
        <w:fldChar w:fldCharType="end"/>
      </w:r>
      <w:r w:rsidRPr="00734B1F">
        <w:rPr>
          <w:rFonts w:eastAsia="Calibri" w:cstheme="majorHAnsi"/>
          <w:i w:val="0"/>
          <w:iCs w:val="0"/>
          <w:color w:val="000000" w:themeColor="text1"/>
          <w:lang w:val="en-US"/>
        </w:rPr>
        <w:t xml:space="preserve">: </w:t>
      </w:r>
      <w:proofErr w:type="spellStart"/>
      <w:r w:rsidRPr="00734B1F">
        <w:rPr>
          <w:rFonts w:eastAsia="Calibri" w:cstheme="majorHAnsi"/>
          <w:i w:val="0"/>
          <w:iCs w:val="0"/>
          <w:color w:val="000000" w:themeColor="text1"/>
          <w:lang w:val="en-US"/>
        </w:rPr>
        <w:t>Đặc</w:t>
      </w:r>
      <w:proofErr w:type="spellEnd"/>
      <w:r w:rsidRPr="00734B1F">
        <w:rPr>
          <w:rFonts w:eastAsia="Calibri" w:cstheme="majorHAnsi"/>
          <w:i w:val="0"/>
          <w:iCs w:val="0"/>
          <w:color w:val="000000" w:themeColor="text1"/>
          <w:lang w:val="en-US"/>
        </w:rPr>
        <w:t xml:space="preserve"> </w:t>
      </w:r>
      <w:proofErr w:type="spellStart"/>
      <w:r w:rsidRPr="00734B1F">
        <w:rPr>
          <w:rFonts w:eastAsia="Calibri" w:cstheme="majorHAnsi"/>
          <w:i w:val="0"/>
          <w:iCs w:val="0"/>
          <w:color w:val="000000" w:themeColor="text1"/>
          <w:lang w:val="en-US"/>
        </w:rPr>
        <w:t>tả</w:t>
      </w:r>
      <w:proofErr w:type="spellEnd"/>
      <w:r w:rsidRPr="00734B1F">
        <w:rPr>
          <w:rFonts w:eastAsia="Calibri" w:cstheme="majorHAnsi"/>
          <w:i w:val="0"/>
          <w:iCs w:val="0"/>
          <w:color w:val="000000" w:themeColor="text1"/>
          <w:lang w:val="en-US"/>
        </w:rPr>
        <w:t xml:space="preserve"> </w:t>
      </w:r>
      <w:proofErr w:type="spellStart"/>
      <w:r w:rsidRPr="00734B1F">
        <w:rPr>
          <w:rFonts w:eastAsia="Calibri" w:cstheme="majorHAnsi"/>
          <w:i w:val="0"/>
          <w:iCs w:val="0"/>
          <w:color w:val="000000" w:themeColor="text1"/>
          <w:lang w:val="en-US"/>
        </w:rPr>
        <w:t>hệ</w:t>
      </w:r>
      <w:proofErr w:type="spellEnd"/>
      <w:r w:rsidRPr="00734B1F">
        <w:rPr>
          <w:rFonts w:eastAsia="Calibri" w:cstheme="majorHAnsi"/>
          <w:i w:val="0"/>
          <w:iCs w:val="0"/>
          <w:color w:val="000000" w:themeColor="text1"/>
          <w:lang w:val="en-US"/>
        </w:rPr>
        <w:t xml:space="preserve"> </w:t>
      </w:r>
      <w:proofErr w:type="spellStart"/>
      <w:r w:rsidRPr="00734B1F">
        <w:rPr>
          <w:rFonts w:eastAsia="Calibri" w:cstheme="majorHAnsi"/>
          <w:i w:val="0"/>
          <w:iCs w:val="0"/>
          <w:color w:val="000000" w:themeColor="text1"/>
          <w:lang w:val="en-US"/>
        </w:rPr>
        <w:t>thống</w:t>
      </w:r>
      <w:bookmarkEnd w:id="342"/>
      <w:bookmarkEnd w:id="343"/>
      <w:bookmarkEnd w:id="344"/>
      <w:proofErr w:type="spellEnd"/>
    </w:p>
    <w:p w14:paraId="718E9049" w14:textId="77777777" w:rsidR="00263181" w:rsidRPr="00734B1F" w:rsidRDefault="00263181" w:rsidP="002411F9">
      <w:pPr>
        <w:jc w:val="both"/>
        <w:rPr>
          <w:rFonts w:asciiTheme="majorHAnsi" w:eastAsia="Times New Roman" w:hAnsiTheme="majorHAnsi" w:cstheme="majorHAnsi"/>
          <w:color w:val="000000" w:themeColor="text1"/>
          <w:sz w:val="26"/>
          <w:szCs w:val="26"/>
          <w:lang w:val="en-US"/>
        </w:rPr>
      </w:pPr>
    </w:p>
    <w:p w14:paraId="1B5C97FF" w14:textId="0550E00E" w:rsidR="00263181" w:rsidRPr="00734B1F" w:rsidRDefault="00263181" w:rsidP="00263181">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bookmarkStart w:id="345" w:name="_Toc60959504"/>
      <w:bookmarkStart w:id="346" w:name="_Toc85194876"/>
      <w:bookmarkStart w:id="347" w:name="_Toc85784670"/>
      <w:bookmarkStart w:id="348" w:name="_Toc85787481"/>
      <w:bookmarkStart w:id="349" w:name="_Toc104936258"/>
      <w:proofErr w:type="spellStart"/>
      <w:r w:rsidRPr="00734B1F">
        <w:rPr>
          <w:rFonts w:asciiTheme="majorHAnsi" w:eastAsia="Calibri" w:hAnsiTheme="majorHAnsi" w:cstheme="majorHAnsi"/>
          <w:b/>
          <w:bCs/>
          <w:color w:val="000000" w:themeColor="text1"/>
          <w:sz w:val="26"/>
          <w:szCs w:val="26"/>
          <w:lang w:val="en-US"/>
        </w:rPr>
        <w:t>Sơ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use-case</w:t>
      </w:r>
      <w:bookmarkEnd w:id="345"/>
      <w:bookmarkEnd w:id="346"/>
      <w:bookmarkEnd w:id="347"/>
      <w:bookmarkEnd w:id="348"/>
      <w:bookmarkEnd w:id="349"/>
    </w:p>
    <w:p w14:paraId="4A3FDA3E" w14:textId="14D04055" w:rsidR="00263181" w:rsidRDefault="00263181" w:rsidP="00263181">
      <w:pPr>
        <w:ind w:firstLine="720"/>
        <w:jc w:val="both"/>
        <w:rPr>
          <w:rFonts w:asciiTheme="majorHAnsi" w:eastAsia="Calibri" w:hAnsiTheme="majorHAnsi" w:cstheme="majorHAnsi"/>
          <w:color w:val="000000" w:themeColor="text1"/>
          <w:sz w:val="26"/>
          <w:szCs w:val="26"/>
          <w:shd w:val="clear" w:color="auto" w:fill="FFFFFF"/>
          <w:lang w:val="en-US"/>
        </w:rPr>
      </w:pPr>
      <w:proofErr w:type="spellStart"/>
      <w:r w:rsidRPr="00734B1F">
        <w:rPr>
          <w:rFonts w:asciiTheme="majorHAnsi" w:eastAsia="Calibri" w:hAnsiTheme="majorHAnsi" w:cstheme="majorHAnsi"/>
          <w:color w:val="000000" w:themeColor="text1"/>
          <w:sz w:val="26"/>
          <w:szCs w:val="26"/>
          <w:lang w:val="en-US"/>
        </w:rPr>
        <w:t>Sơ</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đồ</w:t>
      </w:r>
      <w:proofErr w:type="spellEnd"/>
      <w:r w:rsidRPr="00734B1F">
        <w:rPr>
          <w:rFonts w:asciiTheme="majorHAnsi" w:eastAsia="Calibri" w:hAnsiTheme="majorHAnsi" w:cstheme="majorHAnsi"/>
          <w:color w:val="000000" w:themeColor="text1"/>
          <w:sz w:val="26"/>
          <w:szCs w:val="26"/>
          <w:lang w:val="en-US"/>
        </w:rPr>
        <w:t xml:space="preserve"> ca </w:t>
      </w:r>
      <w:proofErr w:type="spellStart"/>
      <w:r w:rsidRPr="00734B1F">
        <w:rPr>
          <w:rFonts w:asciiTheme="majorHAnsi" w:eastAsia="Calibri" w:hAnsiTheme="majorHAnsi" w:cstheme="majorHAnsi"/>
          <w:color w:val="000000" w:themeColor="text1"/>
          <w:sz w:val="26"/>
          <w:szCs w:val="26"/>
          <w:lang w:val="en-US"/>
        </w:rPr>
        <w:t>sử</w:t>
      </w:r>
      <w:proofErr w:type="spellEnd"/>
      <w:r w:rsidRPr="00734B1F">
        <w:rPr>
          <w:rFonts w:asciiTheme="majorHAnsi" w:eastAsia="Calibri" w:hAnsiTheme="majorHAnsi" w:cstheme="majorHAnsi"/>
          <w:color w:val="000000" w:themeColor="text1"/>
          <w:sz w:val="26"/>
          <w:szCs w:val="26"/>
          <w:lang w:val="en-US"/>
        </w:rPr>
        <w:t xml:space="preserve"> </w:t>
      </w:r>
      <w:proofErr w:type="spellStart"/>
      <w:r w:rsidRPr="00734B1F">
        <w:rPr>
          <w:rFonts w:asciiTheme="majorHAnsi" w:eastAsia="Calibri" w:hAnsiTheme="majorHAnsi" w:cstheme="majorHAnsi"/>
          <w:color w:val="000000" w:themeColor="text1"/>
          <w:sz w:val="26"/>
          <w:szCs w:val="26"/>
          <w:lang w:val="en-US"/>
        </w:rPr>
        <w:t>dụng</w:t>
      </w:r>
      <w:proofErr w:type="spellEnd"/>
      <w:r w:rsidRPr="00734B1F">
        <w:rPr>
          <w:rFonts w:asciiTheme="majorHAnsi" w:eastAsia="Calibri" w:hAnsiTheme="majorHAnsi" w:cstheme="majorHAnsi"/>
          <w:color w:val="000000" w:themeColor="text1"/>
          <w:sz w:val="26"/>
          <w:szCs w:val="26"/>
          <w:lang w:val="en-US"/>
        </w:rPr>
        <w:t xml:space="preserve"> (u</w:t>
      </w:r>
      <w:r w:rsidRPr="00734B1F">
        <w:rPr>
          <w:rFonts w:asciiTheme="majorHAnsi" w:eastAsia="Calibri" w:hAnsiTheme="majorHAnsi" w:cstheme="majorHAnsi"/>
          <w:bCs/>
          <w:noProof/>
          <w:color w:val="000000" w:themeColor="text1"/>
          <w:sz w:val="26"/>
          <w:szCs w:val="26"/>
          <w:lang w:val="en-GB"/>
        </w:rPr>
        <w:t>se-case)</w:t>
      </w:r>
      <w:r w:rsidRPr="00734B1F">
        <w:rPr>
          <w:rFonts w:asciiTheme="majorHAnsi" w:eastAsia="Calibri" w:hAnsiTheme="majorHAnsi" w:cstheme="majorHAnsi"/>
          <w:b/>
          <w:noProof/>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là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kỹ</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thuật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được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dùng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trong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kỹ</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thuật</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phần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mềm</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thống</w:t>
      </w:r>
      <w:proofErr w:type="spellEnd"/>
      <w:r w:rsidRPr="00734B1F">
        <w:rPr>
          <w:rFonts w:asciiTheme="majorHAnsi" w:eastAsia="Calibri" w:hAnsiTheme="majorHAnsi" w:cstheme="majorHAnsi"/>
          <w:color w:val="000000" w:themeColor="text1"/>
          <w:sz w:val="26"/>
          <w:szCs w:val="26"/>
          <w:shd w:val="clear" w:color="auto" w:fill="FFFFFF"/>
          <w:lang w:val="en-US"/>
        </w:rPr>
        <w:t> </w:t>
      </w:r>
      <w:r w:rsidRPr="00734B1F">
        <w:rPr>
          <w:rFonts w:asciiTheme="majorHAnsi" w:eastAsia="Calibri" w:hAnsiTheme="majorHAnsi" w:cstheme="majorHAnsi"/>
          <w:color w:val="000000" w:themeColor="text1"/>
          <w:sz w:val="26"/>
          <w:szCs w:val="26"/>
          <w:shd w:val="clear" w:color="auto" w:fill="FFFFFF"/>
        </w:rPr>
        <w:t>nhằm</w:t>
      </w:r>
      <w:r w:rsidRPr="00734B1F">
        <w:rPr>
          <w:rFonts w:asciiTheme="majorHAnsi" w:eastAsia="Calibri" w:hAnsiTheme="majorHAnsi" w:cstheme="majorHAnsi"/>
          <w:color w:val="000000" w:themeColor="text1"/>
          <w:sz w:val="26"/>
          <w:szCs w:val="26"/>
          <w:shd w:val="clear" w:color="auto" w:fill="FFFFFF"/>
          <w:lang w:val="en-US"/>
        </w:rPr>
        <w:t> </w:t>
      </w:r>
      <w:proofErr w:type="spellStart"/>
      <w:r w:rsidRPr="00734B1F">
        <w:rPr>
          <w:rFonts w:asciiTheme="majorHAnsi" w:eastAsia="Calibri" w:hAnsiTheme="majorHAnsi" w:cstheme="majorHAnsi"/>
          <w:color w:val="000000" w:themeColor="text1"/>
          <w:sz w:val="26"/>
          <w:szCs w:val="26"/>
          <w:shd w:val="clear" w:color="auto" w:fill="FFFFFF"/>
          <w:lang w:val="en-US"/>
        </w:rPr>
        <w:t>nắm</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bắt</w:t>
      </w:r>
      <w:proofErr w:type="spellEnd"/>
      <w:r w:rsidRPr="00734B1F">
        <w:rPr>
          <w:rFonts w:asciiTheme="majorHAnsi" w:eastAsia="Calibri" w:hAnsiTheme="majorHAnsi" w:cstheme="majorHAnsi"/>
          <w:color w:val="000000" w:themeColor="text1"/>
          <w:sz w:val="26"/>
          <w:szCs w:val="26"/>
          <w:shd w:val="clear" w:color="auto" w:fill="FFFFFF"/>
          <w:lang w:val="en-US"/>
        </w:rPr>
        <w:t> </w:t>
      </w:r>
      <w:r w:rsidRPr="00734B1F">
        <w:rPr>
          <w:rFonts w:asciiTheme="majorHAnsi" w:eastAsia="Calibri" w:hAnsiTheme="majorHAnsi" w:cstheme="majorHAnsi"/>
          <w:color w:val="000000" w:themeColor="text1"/>
          <w:sz w:val="26"/>
          <w:szCs w:val="26"/>
          <w:shd w:val="clear" w:color="auto" w:fill="FFFFFF"/>
        </w:rPr>
        <w:t>những </w:t>
      </w:r>
      <w:proofErr w:type="spellStart"/>
      <w:r w:rsidRPr="00734B1F">
        <w:rPr>
          <w:rFonts w:asciiTheme="majorHAnsi" w:eastAsia="Calibri" w:hAnsiTheme="majorHAnsi" w:cstheme="majorHAnsi"/>
          <w:color w:val="000000" w:themeColor="text1"/>
          <w:sz w:val="26"/>
          <w:szCs w:val="26"/>
          <w:shd w:val="clear" w:color="auto" w:fill="FFFFFF"/>
          <w:lang w:val="en-US"/>
        </w:rPr>
        <w:t>yêu</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cầu</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chức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năng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của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thống</w:t>
      </w:r>
      <w:proofErr w:type="spellEnd"/>
      <w:r w:rsidRPr="00734B1F">
        <w:rPr>
          <w:rFonts w:asciiTheme="majorHAnsi" w:eastAsia="Calibri" w:hAnsiTheme="majorHAnsi" w:cstheme="majorHAnsi"/>
          <w:color w:val="000000" w:themeColor="text1"/>
          <w:sz w:val="26"/>
          <w:szCs w:val="26"/>
          <w:shd w:val="clear" w:color="auto" w:fill="FFFFFF"/>
          <w:lang w:val="en-US"/>
        </w:rPr>
        <w:t>. Use case </w:t>
      </w:r>
      <w:proofErr w:type="spellStart"/>
      <w:r w:rsidRPr="00734B1F">
        <w:rPr>
          <w:rFonts w:asciiTheme="majorHAnsi" w:eastAsia="Calibri" w:hAnsiTheme="majorHAnsi" w:cstheme="majorHAnsi"/>
          <w:color w:val="000000" w:themeColor="text1"/>
          <w:sz w:val="26"/>
          <w:szCs w:val="26"/>
          <w:shd w:val="clear" w:color="auto" w:fill="FFFFFF"/>
          <w:lang w:val="en-US"/>
        </w:rPr>
        <w:t>mô</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tả</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sự</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tương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tác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đặc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trưng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giữa</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người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dùng</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bên</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ngoài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và</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thống</w:t>
      </w:r>
      <w:proofErr w:type="spellEnd"/>
      <w:r w:rsidRPr="00734B1F">
        <w:rPr>
          <w:rFonts w:asciiTheme="majorHAnsi" w:eastAsia="Calibri" w:hAnsiTheme="majorHAnsi" w:cstheme="majorHAnsi"/>
          <w:color w:val="000000" w:themeColor="text1"/>
          <w:sz w:val="26"/>
          <w:szCs w:val="26"/>
          <w:shd w:val="clear" w:color="auto" w:fill="FFFFFF"/>
          <w:lang w:val="en-US"/>
        </w:rPr>
        <w:t>. </w:t>
      </w:r>
      <w:r w:rsidRPr="00734B1F">
        <w:rPr>
          <w:rFonts w:asciiTheme="majorHAnsi" w:eastAsia="Calibri" w:hAnsiTheme="majorHAnsi" w:cstheme="majorHAnsi"/>
          <w:color w:val="000000" w:themeColor="text1"/>
          <w:sz w:val="26"/>
          <w:szCs w:val="26"/>
          <w:shd w:val="clear" w:color="auto" w:fill="FFFFFF"/>
        </w:rPr>
        <w:t>Use case cũng </w:t>
      </w:r>
      <w:proofErr w:type="spellStart"/>
      <w:r w:rsidRPr="00734B1F">
        <w:rPr>
          <w:rFonts w:asciiTheme="majorHAnsi" w:eastAsia="Calibri" w:hAnsiTheme="majorHAnsi" w:cstheme="majorHAnsi"/>
          <w:color w:val="000000" w:themeColor="text1"/>
          <w:sz w:val="26"/>
          <w:szCs w:val="26"/>
          <w:shd w:val="clear" w:color="auto" w:fill="FFFFFF"/>
          <w:lang w:val="en-US"/>
        </w:rPr>
        <w:t>mô</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tả</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các</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yêu</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cầu</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đối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với</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hệ</w:t>
      </w:r>
      <w:proofErr w:type="spellEnd"/>
      <w:r w:rsidRPr="00734B1F">
        <w:rPr>
          <w:rFonts w:asciiTheme="majorHAnsi" w:eastAsia="Calibri" w:hAnsiTheme="majorHAnsi" w:cstheme="majorHAnsi"/>
          <w:color w:val="000000" w:themeColor="text1"/>
          <w:sz w:val="26"/>
          <w:szCs w:val="26"/>
          <w:shd w:val="clear" w:color="auto" w:fill="FFFFFF"/>
          <w:lang w:val="en-US"/>
        </w:rPr>
        <w:t xml:space="preserve"> </w:t>
      </w:r>
      <w:proofErr w:type="spellStart"/>
      <w:r w:rsidRPr="00734B1F">
        <w:rPr>
          <w:rFonts w:asciiTheme="majorHAnsi" w:eastAsia="Calibri" w:hAnsiTheme="majorHAnsi" w:cstheme="majorHAnsi"/>
          <w:color w:val="000000" w:themeColor="text1"/>
          <w:sz w:val="26"/>
          <w:szCs w:val="26"/>
          <w:shd w:val="clear" w:color="auto" w:fill="FFFFFF"/>
          <w:lang w:val="en-US"/>
        </w:rPr>
        <w:t>thống</w:t>
      </w:r>
      <w:proofErr w:type="spellEnd"/>
      <w:r w:rsidRPr="00734B1F">
        <w:rPr>
          <w:rFonts w:asciiTheme="majorHAnsi" w:eastAsia="Calibri" w:hAnsiTheme="majorHAnsi" w:cstheme="majorHAnsi"/>
          <w:color w:val="000000" w:themeColor="text1"/>
          <w:sz w:val="26"/>
          <w:szCs w:val="26"/>
          <w:shd w:val="clear" w:color="auto" w:fill="FFFFFF"/>
          <w:lang w:val="en-US"/>
        </w:rPr>
        <w:t>.</w:t>
      </w:r>
    </w:p>
    <w:p w14:paraId="7FE5814D" w14:textId="53FE891E" w:rsidR="00AF48C7" w:rsidRDefault="00AF48C7" w:rsidP="00263181">
      <w:pPr>
        <w:ind w:firstLine="720"/>
        <w:jc w:val="both"/>
        <w:rPr>
          <w:rFonts w:asciiTheme="majorHAnsi" w:eastAsia="Calibri" w:hAnsiTheme="majorHAnsi" w:cstheme="majorHAnsi"/>
          <w:color w:val="000000" w:themeColor="text1"/>
          <w:sz w:val="26"/>
          <w:szCs w:val="26"/>
          <w:shd w:val="clear" w:color="auto" w:fill="FFFFFF"/>
          <w:lang w:val="en-US"/>
        </w:rPr>
      </w:pPr>
    </w:p>
    <w:p w14:paraId="66DF2561" w14:textId="77777777" w:rsidR="00AF48C7" w:rsidRPr="00734B1F" w:rsidRDefault="00AF48C7" w:rsidP="00263181">
      <w:pPr>
        <w:ind w:firstLine="720"/>
        <w:jc w:val="both"/>
        <w:rPr>
          <w:rFonts w:asciiTheme="majorHAnsi" w:eastAsia="Calibri" w:hAnsiTheme="majorHAnsi" w:cstheme="majorHAnsi"/>
          <w:color w:val="000000" w:themeColor="text1"/>
          <w:sz w:val="26"/>
          <w:szCs w:val="26"/>
          <w:shd w:val="clear" w:color="auto" w:fill="FFFFFF"/>
          <w:lang w:val="en-US"/>
        </w:rPr>
      </w:pPr>
    </w:p>
    <w:p w14:paraId="0EA456BE" w14:textId="5FBD8340" w:rsidR="00263181" w:rsidRPr="00734B1F" w:rsidRDefault="00F161F4" w:rsidP="00263181">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50" w:name="_Toc60959505"/>
      <w:bookmarkStart w:id="351" w:name="_Toc85784671"/>
      <w:bookmarkStart w:id="352" w:name="_Toc85787482"/>
      <w:bookmarkStart w:id="353" w:name="_Toc104936259"/>
      <w:proofErr w:type="spellStart"/>
      <w:r w:rsidRPr="00734B1F">
        <w:rPr>
          <w:rFonts w:asciiTheme="majorHAnsi" w:eastAsia="Calibri" w:hAnsiTheme="majorHAnsi" w:cstheme="majorHAnsi"/>
          <w:b/>
          <w:bCs/>
          <w:color w:val="000000" w:themeColor="text1"/>
          <w:sz w:val="26"/>
          <w:szCs w:val="26"/>
          <w:lang w:val="en-US"/>
        </w:rPr>
        <w:lastRenderedPageBreak/>
        <w:t>Sơ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use-case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khách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hàng</w:t>
      </w:r>
      <w:bookmarkEnd w:id="350"/>
      <w:bookmarkEnd w:id="351"/>
      <w:bookmarkEnd w:id="352"/>
      <w:bookmarkEnd w:id="353"/>
      <w:proofErr w:type="spellEnd"/>
    </w:p>
    <w:p w14:paraId="39861963" w14:textId="77777777" w:rsidR="00431FEB" w:rsidRPr="00734B1F" w:rsidRDefault="00523A20" w:rsidP="00431FEB">
      <w:pPr>
        <w:keepNext/>
        <w:jc w:val="both"/>
        <w:rPr>
          <w:rFonts w:asciiTheme="majorHAnsi" w:hAnsiTheme="majorHAnsi" w:cstheme="majorHAnsi"/>
        </w:rPr>
      </w:pPr>
      <w:r w:rsidRPr="00734B1F">
        <w:rPr>
          <w:rFonts w:asciiTheme="majorHAnsi" w:eastAsia="Times New Roman" w:hAnsiTheme="majorHAnsi" w:cstheme="majorHAnsi"/>
          <w:noProof/>
          <w:color w:val="000000" w:themeColor="text1"/>
          <w:sz w:val="26"/>
          <w:szCs w:val="26"/>
          <w:lang w:val="en-US"/>
        </w:rPr>
        <w:drawing>
          <wp:inline distT="0" distB="0" distL="0" distR="0" wp14:anchorId="0ACDF22B" wp14:editId="3D13E8C2">
            <wp:extent cx="4845050" cy="3776148"/>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6369" cy="3792764"/>
                    </a:xfrm>
                    <a:prstGeom prst="rect">
                      <a:avLst/>
                    </a:prstGeom>
                  </pic:spPr>
                </pic:pic>
              </a:graphicData>
            </a:graphic>
          </wp:inline>
        </w:drawing>
      </w:r>
    </w:p>
    <w:p w14:paraId="5EA109A8" w14:textId="3D072C14" w:rsidR="00AE14CC" w:rsidRPr="00734B1F" w:rsidRDefault="00431FEB" w:rsidP="009F7DF4">
      <w:pPr>
        <w:pStyle w:val="Phn"/>
        <w:rPr>
          <w:color w:val="000000" w:themeColor="text1"/>
        </w:rPr>
      </w:pPr>
      <w:bookmarkStart w:id="354" w:name="_Toc92790945"/>
      <w:bookmarkStart w:id="355" w:name="_Toc92926606"/>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3</w:t>
      </w:r>
      <w:r w:rsidR="00F34FC7" w:rsidRPr="00734B1F">
        <w:rPr>
          <w:noProof/>
        </w:rPr>
        <w:fldChar w:fldCharType="end"/>
      </w:r>
      <w:r w:rsidRPr="00734B1F">
        <w:t xml:space="preserve">: </w:t>
      </w:r>
      <w:proofErr w:type="spellStart"/>
      <w:r w:rsidRPr="00734B1F">
        <w:t>Sơ</w:t>
      </w:r>
      <w:proofErr w:type="spellEnd"/>
      <w:r w:rsidRPr="00734B1F">
        <w:t xml:space="preserve"> </w:t>
      </w:r>
      <w:proofErr w:type="spellStart"/>
      <w:r w:rsidRPr="00734B1F">
        <w:t>đồ</w:t>
      </w:r>
      <w:proofErr w:type="spellEnd"/>
      <w:r w:rsidRPr="00734B1F">
        <w:t xml:space="preserve"> Use-case </w:t>
      </w:r>
      <w:proofErr w:type="spellStart"/>
      <w:r w:rsidRPr="00734B1F">
        <w:t>của</w:t>
      </w:r>
      <w:proofErr w:type="spellEnd"/>
      <w:r w:rsidRPr="00734B1F">
        <w:t xml:space="preserve"> </w:t>
      </w:r>
      <w:proofErr w:type="spellStart"/>
      <w:r w:rsidRPr="00734B1F">
        <w:t>khách</w:t>
      </w:r>
      <w:proofErr w:type="spellEnd"/>
      <w:r w:rsidRPr="00734B1F">
        <w:t xml:space="preserve"> </w:t>
      </w:r>
      <w:proofErr w:type="spellStart"/>
      <w:r w:rsidRPr="00734B1F">
        <w:t>hàng</w:t>
      </w:r>
      <w:bookmarkEnd w:id="354"/>
      <w:bookmarkEnd w:id="355"/>
      <w:proofErr w:type="spellEnd"/>
    </w:p>
    <w:p w14:paraId="0E9D2B63" w14:textId="5D31F691" w:rsidR="00F161F4" w:rsidRPr="00734B1F" w:rsidRDefault="00F161F4" w:rsidP="00523A20">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56" w:name="_Toc60959506"/>
      <w:bookmarkStart w:id="357" w:name="_Toc85784672"/>
      <w:bookmarkStart w:id="358" w:name="_Toc85787484"/>
      <w:bookmarkStart w:id="359" w:name="_Toc104936260"/>
      <w:proofErr w:type="spellStart"/>
      <w:r w:rsidRPr="00734B1F">
        <w:rPr>
          <w:rFonts w:asciiTheme="majorHAnsi" w:eastAsia="Calibri" w:hAnsiTheme="majorHAnsi" w:cstheme="majorHAnsi"/>
          <w:b/>
          <w:bCs/>
          <w:color w:val="000000" w:themeColor="text1"/>
          <w:sz w:val="26"/>
          <w:szCs w:val="26"/>
          <w:lang w:val="en-US"/>
        </w:rPr>
        <w:t>Sơ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use-case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khách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hàng</w:t>
      </w:r>
      <w:proofErr w:type="spellEnd"/>
      <w:r w:rsidRPr="00734B1F">
        <w:rPr>
          <w:rFonts w:asciiTheme="majorHAnsi" w:eastAsia="Calibri" w:hAnsiTheme="majorHAnsi" w:cstheme="majorHAnsi"/>
          <w:b/>
          <w:bCs/>
          <w:color w:val="000000" w:themeColor="text1"/>
          <w:sz w:val="26"/>
          <w:szCs w:val="26"/>
          <w:lang w:val="en-US"/>
        </w:rPr>
        <w:t xml:space="preserve"> – </w:t>
      </w:r>
      <w:proofErr w:type="spellStart"/>
      <w:r w:rsidRPr="00734B1F">
        <w:rPr>
          <w:rFonts w:asciiTheme="majorHAnsi" w:eastAsia="Calibri" w:hAnsiTheme="majorHAnsi" w:cstheme="majorHAnsi"/>
          <w:b/>
          <w:bCs/>
          <w:color w:val="000000" w:themeColor="text1"/>
          <w:sz w:val="26"/>
          <w:szCs w:val="26"/>
          <w:lang w:val="en-US"/>
        </w:rPr>
        <w:t>thành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viên</w:t>
      </w:r>
      <w:bookmarkEnd w:id="356"/>
      <w:bookmarkEnd w:id="357"/>
      <w:bookmarkEnd w:id="358"/>
      <w:bookmarkEnd w:id="359"/>
      <w:proofErr w:type="spellEnd"/>
    </w:p>
    <w:p w14:paraId="07A2A7F0" w14:textId="17880DC2" w:rsidR="00431FEB" w:rsidRPr="00734B1F" w:rsidRDefault="002479DE" w:rsidP="00431FEB">
      <w:pPr>
        <w:keepNext/>
        <w:jc w:val="both"/>
        <w:rPr>
          <w:rFonts w:asciiTheme="majorHAnsi" w:hAnsiTheme="majorHAnsi" w:cstheme="majorHAnsi"/>
        </w:rPr>
      </w:pPr>
      <w:r>
        <w:rPr>
          <w:noProof/>
        </w:rPr>
        <w:drawing>
          <wp:inline distT="0" distB="0" distL="0" distR="0" wp14:anchorId="7CF5773F" wp14:editId="12ABD265">
            <wp:extent cx="5758961" cy="2934586"/>
            <wp:effectExtent l="0" t="0" r="0" b="0"/>
            <wp:docPr id="63" name="Hình ảnh 6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7141" cy="2938754"/>
                    </a:xfrm>
                    <a:prstGeom prst="rect">
                      <a:avLst/>
                    </a:prstGeom>
                    <a:noFill/>
                    <a:ln>
                      <a:noFill/>
                    </a:ln>
                  </pic:spPr>
                </pic:pic>
              </a:graphicData>
            </a:graphic>
          </wp:inline>
        </w:drawing>
      </w:r>
    </w:p>
    <w:p w14:paraId="0996EEB9" w14:textId="04F98361" w:rsidR="00523A20" w:rsidRDefault="00431FEB" w:rsidP="009F7DF4">
      <w:pPr>
        <w:pStyle w:val="Phn"/>
      </w:pPr>
      <w:bookmarkStart w:id="360" w:name="_Toc92790946"/>
      <w:bookmarkStart w:id="361" w:name="_Toc92926608"/>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4</w:t>
      </w:r>
      <w:r w:rsidR="00F34FC7" w:rsidRPr="00734B1F">
        <w:rPr>
          <w:noProof/>
        </w:rPr>
        <w:fldChar w:fldCharType="end"/>
      </w:r>
      <w:r w:rsidRPr="00734B1F">
        <w:t xml:space="preserve">: </w:t>
      </w:r>
      <w:proofErr w:type="spellStart"/>
      <w:r w:rsidRPr="00734B1F">
        <w:t>Sơ</w:t>
      </w:r>
      <w:proofErr w:type="spellEnd"/>
      <w:r w:rsidRPr="00734B1F">
        <w:t xml:space="preserve"> </w:t>
      </w:r>
      <w:proofErr w:type="spellStart"/>
      <w:r w:rsidRPr="00734B1F">
        <w:t>đồ</w:t>
      </w:r>
      <w:proofErr w:type="spellEnd"/>
      <w:r w:rsidRPr="00734B1F">
        <w:t xml:space="preserve"> Use-case </w:t>
      </w:r>
      <w:proofErr w:type="spellStart"/>
      <w:r w:rsidRPr="00734B1F">
        <w:t>của</w:t>
      </w:r>
      <w:proofErr w:type="spellEnd"/>
      <w:r w:rsidRPr="00734B1F">
        <w:t xml:space="preserve"> </w:t>
      </w:r>
      <w:proofErr w:type="spellStart"/>
      <w:r w:rsidRPr="00734B1F">
        <w:t>khách</w:t>
      </w:r>
      <w:proofErr w:type="spellEnd"/>
      <w:r w:rsidRPr="00734B1F">
        <w:t xml:space="preserve"> </w:t>
      </w:r>
      <w:proofErr w:type="spellStart"/>
      <w:r w:rsidRPr="00734B1F">
        <w:t>hàng-thành</w:t>
      </w:r>
      <w:proofErr w:type="spellEnd"/>
      <w:r w:rsidRPr="00734B1F">
        <w:t xml:space="preserve"> </w:t>
      </w:r>
      <w:proofErr w:type="spellStart"/>
      <w:r w:rsidRPr="00734B1F">
        <w:t>viên</w:t>
      </w:r>
      <w:bookmarkEnd w:id="360"/>
      <w:bookmarkEnd w:id="361"/>
      <w:proofErr w:type="spellEnd"/>
    </w:p>
    <w:p w14:paraId="7331CDCB" w14:textId="58B0CF5E" w:rsidR="00E56603" w:rsidRDefault="00E56603" w:rsidP="009F7DF4">
      <w:pPr>
        <w:pStyle w:val="Phn"/>
      </w:pPr>
    </w:p>
    <w:p w14:paraId="12103546" w14:textId="12D87608" w:rsidR="00E56603" w:rsidRDefault="00E56603" w:rsidP="009F7DF4">
      <w:pPr>
        <w:pStyle w:val="Phn"/>
      </w:pPr>
    </w:p>
    <w:p w14:paraId="1534BBD8" w14:textId="77777777" w:rsidR="00E56603" w:rsidRPr="00734B1F" w:rsidRDefault="00E56603" w:rsidP="009F7DF4">
      <w:pPr>
        <w:pStyle w:val="Phn"/>
      </w:pPr>
    </w:p>
    <w:p w14:paraId="7E4EF9AD" w14:textId="77777777" w:rsidR="00523A20" w:rsidRPr="00734B1F" w:rsidRDefault="00523A20" w:rsidP="002411F9">
      <w:pPr>
        <w:jc w:val="both"/>
        <w:rPr>
          <w:rFonts w:asciiTheme="majorHAnsi" w:eastAsia="Times New Roman" w:hAnsiTheme="majorHAnsi" w:cstheme="majorHAnsi"/>
          <w:color w:val="000000" w:themeColor="text1"/>
          <w:sz w:val="26"/>
          <w:szCs w:val="26"/>
          <w:lang w:val="en-US"/>
        </w:rPr>
      </w:pPr>
    </w:p>
    <w:p w14:paraId="4C4E29C1" w14:textId="37A1539A" w:rsidR="00E10E4A" w:rsidRDefault="00523A20" w:rsidP="00E10E4A">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62" w:name="_Toc60959507"/>
      <w:bookmarkStart w:id="363" w:name="_Toc85784673"/>
      <w:bookmarkStart w:id="364" w:name="_Toc85787486"/>
      <w:bookmarkStart w:id="365" w:name="_Toc104936261"/>
      <w:proofErr w:type="spellStart"/>
      <w:r w:rsidRPr="00734B1F">
        <w:rPr>
          <w:rFonts w:asciiTheme="majorHAnsi" w:eastAsia="Calibri" w:hAnsiTheme="majorHAnsi" w:cstheme="majorHAnsi"/>
          <w:b/>
          <w:bCs/>
          <w:color w:val="000000" w:themeColor="text1"/>
          <w:sz w:val="26"/>
          <w:szCs w:val="26"/>
          <w:lang w:val="en-US"/>
        </w:rPr>
        <w:lastRenderedPageBreak/>
        <w:t>Sơ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use-case </w:t>
      </w:r>
      <w:proofErr w:type="spellStart"/>
      <w:r w:rsidRPr="00734B1F">
        <w:rPr>
          <w:rFonts w:asciiTheme="majorHAnsi" w:eastAsia="Calibri" w:hAnsiTheme="majorHAnsi" w:cstheme="majorHAnsi"/>
          <w:b/>
          <w:bCs/>
          <w:color w:val="000000" w:themeColor="text1"/>
          <w:sz w:val="26"/>
          <w:szCs w:val="26"/>
          <w:lang w:val="en-US"/>
        </w:rPr>
        <w:t>của</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người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00E56603">
        <w:rPr>
          <w:rFonts w:asciiTheme="majorHAnsi" w:eastAsia="Calibri" w:hAnsiTheme="majorHAnsi" w:cstheme="majorHAnsi"/>
          <w:b/>
          <w:bCs/>
          <w:color w:val="000000" w:themeColor="text1"/>
          <w:sz w:val="26"/>
          <w:szCs w:val="26"/>
          <w:lang w:val="en-US"/>
        </w:rPr>
        <w:t>lí</w:t>
      </w:r>
      <w:bookmarkEnd w:id="362"/>
      <w:bookmarkEnd w:id="363"/>
      <w:bookmarkEnd w:id="364"/>
      <w:bookmarkEnd w:id="365"/>
      <w:proofErr w:type="spellEnd"/>
    </w:p>
    <w:p w14:paraId="48F3C976" w14:textId="5734AF37" w:rsidR="00431FEB" w:rsidRPr="00734B1F" w:rsidRDefault="00221EA1" w:rsidP="00431FEB">
      <w:pPr>
        <w:keepNext/>
        <w:rPr>
          <w:rFonts w:asciiTheme="majorHAnsi" w:hAnsiTheme="majorHAnsi" w:cstheme="majorHAnsi"/>
        </w:rPr>
      </w:pPr>
      <w:r>
        <w:rPr>
          <w:noProof/>
        </w:rPr>
        <w:drawing>
          <wp:inline distT="0" distB="0" distL="0" distR="0" wp14:anchorId="30F2FFA7" wp14:editId="2FD55D5A">
            <wp:extent cx="5759450" cy="4979670"/>
            <wp:effectExtent l="0" t="0" r="0" b="0"/>
            <wp:docPr id="64" name="Hình ảnh 6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4979670"/>
                    </a:xfrm>
                    <a:prstGeom prst="rect">
                      <a:avLst/>
                    </a:prstGeom>
                    <a:noFill/>
                    <a:ln>
                      <a:noFill/>
                    </a:ln>
                  </pic:spPr>
                </pic:pic>
              </a:graphicData>
            </a:graphic>
          </wp:inline>
        </w:drawing>
      </w:r>
    </w:p>
    <w:p w14:paraId="26207836" w14:textId="64A5423E" w:rsidR="00E10E4A" w:rsidRPr="00734B1F" w:rsidRDefault="00431FEB" w:rsidP="009F7DF4">
      <w:pPr>
        <w:pStyle w:val="Phn"/>
        <w:rPr>
          <w:rFonts w:eastAsia="Calibri"/>
          <w:color w:val="000000" w:themeColor="text1"/>
        </w:rPr>
      </w:pPr>
      <w:bookmarkStart w:id="366" w:name="_Toc92790947"/>
      <w:bookmarkStart w:id="367" w:name="_Toc92926610"/>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5</w:t>
      </w:r>
      <w:r w:rsidR="00F34FC7" w:rsidRPr="00734B1F">
        <w:rPr>
          <w:noProof/>
        </w:rPr>
        <w:fldChar w:fldCharType="end"/>
      </w:r>
      <w:r w:rsidRPr="00734B1F">
        <w:t xml:space="preserve">: </w:t>
      </w:r>
      <w:proofErr w:type="spellStart"/>
      <w:r w:rsidRPr="00734B1F">
        <w:t>Sơ</w:t>
      </w:r>
      <w:proofErr w:type="spellEnd"/>
      <w:r w:rsidRPr="00734B1F">
        <w:t xml:space="preserve"> </w:t>
      </w:r>
      <w:proofErr w:type="spellStart"/>
      <w:r w:rsidRPr="00734B1F">
        <w:t>đồ</w:t>
      </w:r>
      <w:proofErr w:type="spellEnd"/>
      <w:r w:rsidRPr="00734B1F">
        <w:t xml:space="preserve"> </w:t>
      </w:r>
      <w:proofErr w:type="spellStart"/>
      <w:r w:rsidRPr="00734B1F">
        <w:t>Usse</w:t>
      </w:r>
      <w:proofErr w:type="spellEnd"/>
      <w:r w:rsidRPr="00734B1F">
        <w:t xml:space="preserve">-case </w:t>
      </w:r>
      <w:proofErr w:type="spellStart"/>
      <w:r w:rsidRPr="00734B1F">
        <w:t>của</w:t>
      </w:r>
      <w:proofErr w:type="spellEnd"/>
      <w:r w:rsidRPr="00734B1F">
        <w:t xml:space="preserve"> </w:t>
      </w:r>
      <w:proofErr w:type="spellStart"/>
      <w:r w:rsidRPr="00734B1F">
        <w:t>người</w:t>
      </w:r>
      <w:proofErr w:type="spellEnd"/>
      <w:r w:rsidRPr="00734B1F">
        <w:t xml:space="preserve"> </w:t>
      </w:r>
      <w:proofErr w:type="spellStart"/>
      <w:r w:rsidRPr="00734B1F">
        <w:t>quản</w:t>
      </w:r>
      <w:proofErr w:type="spellEnd"/>
      <w:r w:rsidRPr="00734B1F">
        <w:t xml:space="preserve"> </w:t>
      </w:r>
      <w:proofErr w:type="spellStart"/>
      <w:r w:rsidRPr="00734B1F">
        <w:t>lí</w:t>
      </w:r>
      <w:bookmarkEnd w:id="366"/>
      <w:bookmarkEnd w:id="367"/>
      <w:proofErr w:type="spellEnd"/>
    </w:p>
    <w:p w14:paraId="54C9498D" w14:textId="1C3D756C" w:rsidR="00E10E4A" w:rsidRPr="00734B1F" w:rsidRDefault="00E10E4A" w:rsidP="00E10E4A">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bookmarkStart w:id="368" w:name="_Toc60959508"/>
      <w:bookmarkStart w:id="369" w:name="_Toc85784675"/>
      <w:bookmarkStart w:id="370" w:name="_Toc85787489"/>
      <w:bookmarkStart w:id="371" w:name="_Toc104936262"/>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phân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rã</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chức</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năng</w:t>
      </w:r>
      <w:bookmarkEnd w:id="368"/>
      <w:bookmarkEnd w:id="369"/>
      <w:bookmarkEnd w:id="370"/>
      <w:bookmarkEnd w:id="371"/>
      <w:proofErr w:type="spellEnd"/>
      <w:r w:rsidRPr="00734B1F">
        <w:rPr>
          <w:rFonts w:asciiTheme="majorHAnsi" w:eastAsia="Calibri" w:hAnsiTheme="majorHAnsi" w:cstheme="majorHAnsi"/>
          <w:b/>
          <w:bCs/>
          <w:color w:val="000000" w:themeColor="text1"/>
          <w:sz w:val="26"/>
          <w:szCs w:val="26"/>
          <w:lang w:val="en-US"/>
        </w:rPr>
        <w:t xml:space="preserve"> </w:t>
      </w:r>
    </w:p>
    <w:p w14:paraId="562FEF19" w14:textId="6006A358" w:rsidR="00E10E4A" w:rsidRPr="00734B1F" w:rsidRDefault="00E10E4A" w:rsidP="00D6736B">
      <w:pPr>
        <w:ind w:firstLine="720"/>
        <w:jc w:val="both"/>
        <w:rPr>
          <w:rFonts w:asciiTheme="majorHAnsi" w:eastAsia="Calibri" w:hAnsiTheme="majorHAnsi" w:cstheme="majorHAnsi"/>
          <w:b/>
          <w:bCs/>
          <w:color w:val="000000" w:themeColor="text1"/>
          <w:spacing w:val="-4"/>
          <w:sz w:val="26"/>
          <w:szCs w:val="26"/>
          <w:lang w:val="en-US"/>
        </w:rPr>
      </w:pPr>
      <w:proofErr w:type="spellStart"/>
      <w:r w:rsidRPr="00734B1F">
        <w:rPr>
          <w:rFonts w:asciiTheme="majorHAnsi" w:eastAsia="Calibri" w:hAnsiTheme="majorHAnsi" w:cstheme="majorHAnsi"/>
          <w:color w:val="000000" w:themeColor="text1"/>
          <w:spacing w:val="-4"/>
          <w:sz w:val="26"/>
          <w:lang w:val="en-US"/>
        </w:rPr>
        <w:t>Mô</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hình</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phân</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rã</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chức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năng</w:t>
      </w:r>
      <w:proofErr w:type="spellEnd"/>
      <w:r w:rsidRPr="00734B1F">
        <w:rPr>
          <w:rFonts w:asciiTheme="majorHAnsi" w:eastAsia="Calibri" w:hAnsiTheme="majorHAnsi" w:cstheme="majorHAnsi"/>
          <w:color w:val="000000" w:themeColor="text1"/>
          <w:spacing w:val="-4"/>
          <w:sz w:val="26"/>
          <w:lang w:val="en-US"/>
        </w:rPr>
        <w:t xml:space="preserve"> (BFD – Business Function Diagram) </w:t>
      </w:r>
      <w:proofErr w:type="spellStart"/>
      <w:r w:rsidRPr="00734B1F">
        <w:rPr>
          <w:rFonts w:asciiTheme="majorHAnsi" w:eastAsia="Calibri" w:hAnsiTheme="majorHAnsi" w:cstheme="majorHAnsi"/>
          <w:color w:val="000000" w:themeColor="text1"/>
          <w:spacing w:val="-4"/>
          <w:sz w:val="26"/>
          <w:lang w:val="en-US"/>
        </w:rPr>
        <w:t>là</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công</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cụ</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biểu</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diễn</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việc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phân</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rã</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có</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thứ</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bậc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đơn</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giản</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các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công</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việc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cần</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thực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hiện</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Mỗi</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công</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việc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được</w:t>
      </w:r>
      <w:proofErr w:type="spellEnd"/>
      <w:r w:rsidRPr="00734B1F">
        <w:rPr>
          <w:rFonts w:asciiTheme="majorHAnsi" w:eastAsia="Calibri" w:hAnsiTheme="majorHAnsi" w:cstheme="majorHAnsi"/>
          <w:color w:val="000000" w:themeColor="text1"/>
          <w:spacing w:val="-4"/>
          <w:sz w:val="26"/>
          <w:lang w:val="en-US"/>
        </w:rPr>
        <w:t xml:space="preserve"> chia </w:t>
      </w:r>
      <w:proofErr w:type="spellStart"/>
      <w:r w:rsidRPr="00734B1F">
        <w:rPr>
          <w:rFonts w:asciiTheme="majorHAnsi" w:eastAsia="Calibri" w:hAnsiTheme="majorHAnsi" w:cstheme="majorHAnsi"/>
          <w:color w:val="000000" w:themeColor="text1"/>
          <w:spacing w:val="-4"/>
          <w:sz w:val="26"/>
          <w:lang w:val="en-US"/>
        </w:rPr>
        <w:t>ra</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làm</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các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công</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việc</w:t>
      </w:r>
      <w:proofErr w:type="spellEnd"/>
      <w:r w:rsidRPr="00734B1F">
        <w:rPr>
          <w:rFonts w:asciiTheme="majorHAnsi" w:eastAsia="Calibri" w:hAnsiTheme="majorHAnsi" w:cstheme="majorHAnsi"/>
          <w:color w:val="000000" w:themeColor="text1"/>
          <w:spacing w:val="-4"/>
          <w:sz w:val="26"/>
          <w:lang w:val="en-US"/>
        </w:rPr>
        <w:t xml:space="preserve"> con, </w:t>
      </w:r>
      <w:proofErr w:type="spellStart"/>
      <w:r w:rsidRPr="00734B1F">
        <w:rPr>
          <w:rFonts w:asciiTheme="majorHAnsi" w:eastAsia="Calibri" w:hAnsiTheme="majorHAnsi" w:cstheme="majorHAnsi"/>
          <w:color w:val="000000" w:themeColor="text1"/>
          <w:spacing w:val="-4"/>
          <w:sz w:val="26"/>
          <w:lang w:val="en-US"/>
        </w:rPr>
        <w:t>số</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mức</w:t>
      </w:r>
      <w:proofErr w:type="spellEnd"/>
      <w:r w:rsidRPr="00734B1F">
        <w:rPr>
          <w:rFonts w:asciiTheme="majorHAnsi" w:eastAsia="Calibri" w:hAnsiTheme="majorHAnsi" w:cstheme="majorHAnsi"/>
          <w:color w:val="000000" w:themeColor="text1"/>
          <w:spacing w:val="-4"/>
          <w:sz w:val="26"/>
          <w:lang w:val="en-US"/>
        </w:rPr>
        <w:t xml:space="preserve"> chia </w:t>
      </w:r>
      <w:proofErr w:type="spellStart"/>
      <w:r w:rsidRPr="00734B1F">
        <w:rPr>
          <w:rFonts w:asciiTheme="majorHAnsi" w:eastAsia="Calibri" w:hAnsiTheme="majorHAnsi" w:cstheme="majorHAnsi"/>
          <w:color w:val="000000" w:themeColor="text1"/>
          <w:spacing w:val="-4"/>
          <w:sz w:val="26"/>
          <w:lang w:val="en-US"/>
        </w:rPr>
        <w:t>ra</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phụ</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thuộc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kích</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cỡ</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và</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độ</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phức</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tạp</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của</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hệ</w:t>
      </w:r>
      <w:proofErr w:type="spellEnd"/>
      <w:r w:rsidRPr="00734B1F">
        <w:rPr>
          <w:rFonts w:asciiTheme="majorHAnsi" w:eastAsia="Calibri" w:hAnsiTheme="majorHAnsi" w:cstheme="majorHAnsi"/>
          <w:color w:val="000000" w:themeColor="text1"/>
          <w:spacing w:val="-4"/>
          <w:sz w:val="26"/>
          <w:lang w:val="en-US"/>
        </w:rPr>
        <w:t xml:space="preserve"> </w:t>
      </w:r>
      <w:proofErr w:type="spellStart"/>
      <w:r w:rsidRPr="00734B1F">
        <w:rPr>
          <w:rFonts w:asciiTheme="majorHAnsi" w:eastAsia="Calibri" w:hAnsiTheme="majorHAnsi" w:cstheme="majorHAnsi"/>
          <w:color w:val="000000" w:themeColor="text1"/>
          <w:spacing w:val="-4"/>
          <w:sz w:val="26"/>
          <w:lang w:val="en-US"/>
        </w:rPr>
        <w:t>thống</w:t>
      </w:r>
      <w:proofErr w:type="spellEnd"/>
      <w:r w:rsidRPr="00734B1F">
        <w:rPr>
          <w:rFonts w:asciiTheme="majorHAnsi" w:eastAsia="Calibri" w:hAnsiTheme="majorHAnsi" w:cstheme="majorHAnsi"/>
          <w:color w:val="000000" w:themeColor="text1"/>
          <w:spacing w:val="-4"/>
          <w:sz w:val="26"/>
          <w:lang w:val="en-US"/>
        </w:rPr>
        <w:t xml:space="preserve">. </w:t>
      </w:r>
    </w:p>
    <w:p w14:paraId="059E9418" w14:textId="64B31706" w:rsidR="00431FEB" w:rsidRPr="00734B1F" w:rsidRDefault="00A65D4C" w:rsidP="00431FEB">
      <w:pPr>
        <w:keepNext/>
        <w:rPr>
          <w:rFonts w:asciiTheme="majorHAnsi" w:hAnsiTheme="majorHAnsi" w:cstheme="majorHAnsi"/>
        </w:rPr>
      </w:pPr>
      <w:r>
        <w:rPr>
          <w:noProof/>
        </w:rPr>
        <w:lastRenderedPageBreak/>
        <w:drawing>
          <wp:inline distT="0" distB="0" distL="0" distR="0" wp14:anchorId="02FE06F9" wp14:editId="45873312">
            <wp:extent cx="5759450" cy="3295650"/>
            <wp:effectExtent l="0" t="0" r="0" b="0"/>
            <wp:docPr id="65" name="Hình ảnh 6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295650"/>
                    </a:xfrm>
                    <a:prstGeom prst="rect">
                      <a:avLst/>
                    </a:prstGeom>
                    <a:noFill/>
                    <a:ln>
                      <a:noFill/>
                    </a:ln>
                  </pic:spPr>
                </pic:pic>
              </a:graphicData>
            </a:graphic>
          </wp:inline>
        </w:drawing>
      </w:r>
    </w:p>
    <w:p w14:paraId="79CCA260" w14:textId="0B465635" w:rsidR="00D6736B" w:rsidRPr="00DD0234" w:rsidRDefault="00431FEB" w:rsidP="009523E3">
      <w:pPr>
        <w:pStyle w:val="Caption"/>
        <w:jc w:val="center"/>
        <w:rPr>
          <w:rFonts w:asciiTheme="majorHAnsi" w:eastAsia="Calibri" w:hAnsiTheme="majorHAnsi" w:cstheme="majorHAnsi"/>
          <w:b/>
          <w:bCs/>
          <w:color w:val="000000" w:themeColor="text1"/>
          <w:sz w:val="34"/>
          <w:szCs w:val="34"/>
        </w:rPr>
      </w:pPr>
      <w:bookmarkStart w:id="372" w:name="_Toc92790948"/>
      <w:proofErr w:type="spellStart"/>
      <w:r w:rsidRPr="00DD0234">
        <w:rPr>
          <w:rFonts w:asciiTheme="majorHAnsi" w:hAnsiTheme="majorHAnsi" w:cstheme="majorHAnsi"/>
          <w:color w:val="000000" w:themeColor="text1"/>
          <w:sz w:val="26"/>
          <w:szCs w:val="26"/>
        </w:rPr>
        <w:t>Hình</w:t>
      </w:r>
      <w:proofErr w:type="spellEnd"/>
      <w:r w:rsidRPr="00DD0234">
        <w:rPr>
          <w:rFonts w:asciiTheme="majorHAnsi" w:hAnsiTheme="majorHAnsi" w:cstheme="majorHAnsi"/>
          <w:color w:val="000000" w:themeColor="text1"/>
          <w:sz w:val="26"/>
          <w:szCs w:val="26"/>
        </w:rPr>
        <w:t xml:space="preserve"> </w:t>
      </w:r>
      <w:r w:rsidRPr="00DD0234">
        <w:rPr>
          <w:rFonts w:asciiTheme="majorHAnsi" w:hAnsiTheme="majorHAnsi" w:cstheme="majorHAnsi"/>
          <w:color w:val="000000" w:themeColor="text1"/>
          <w:sz w:val="26"/>
          <w:szCs w:val="26"/>
        </w:rPr>
        <w:fldChar w:fldCharType="begin"/>
      </w:r>
      <w:r w:rsidRPr="00DD0234">
        <w:rPr>
          <w:rFonts w:asciiTheme="majorHAnsi" w:hAnsiTheme="majorHAnsi" w:cstheme="majorHAnsi"/>
          <w:color w:val="000000" w:themeColor="text1"/>
          <w:sz w:val="26"/>
          <w:szCs w:val="26"/>
        </w:rPr>
        <w:instrText xml:space="preserve"> SEQ Hình \* ARABIC </w:instrText>
      </w:r>
      <w:r w:rsidRPr="00DD0234">
        <w:rPr>
          <w:rFonts w:asciiTheme="majorHAnsi" w:hAnsiTheme="majorHAnsi" w:cstheme="majorHAnsi"/>
          <w:color w:val="000000" w:themeColor="text1"/>
          <w:sz w:val="26"/>
          <w:szCs w:val="26"/>
        </w:rPr>
        <w:fldChar w:fldCharType="separate"/>
      </w:r>
      <w:r w:rsidR="005A2F0E" w:rsidRPr="00DD0234">
        <w:rPr>
          <w:rFonts w:asciiTheme="majorHAnsi" w:hAnsiTheme="majorHAnsi" w:cstheme="majorHAnsi"/>
          <w:noProof/>
          <w:color w:val="000000" w:themeColor="text1"/>
          <w:sz w:val="26"/>
          <w:szCs w:val="26"/>
        </w:rPr>
        <w:t>6</w:t>
      </w:r>
      <w:r w:rsidRPr="00DD0234">
        <w:rPr>
          <w:rFonts w:asciiTheme="majorHAnsi" w:hAnsiTheme="majorHAnsi" w:cstheme="majorHAnsi"/>
          <w:color w:val="000000" w:themeColor="text1"/>
          <w:sz w:val="26"/>
          <w:szCs w:val="26"/>
        </w:rPr>
        <w:fldChar w:fldCharType="end"/>
      </w:r>
      <w:r w:rsidRPr="00DD0234">
        <w:rPr>
          <w:rFonts w:asciiTheme="majorHAnsi" w:hAnsiTheme="majorHAnsi" w:cstheme="majorHAnsi"/>
          <w:color w:val="000000" w:themeColor="text1"/>
          <w:sz w:val="26"/>
          <w:szCs w:val="26"/>
        </w:rPr>
        <w:t xml:space="preserve">: </w:t>
      </w:r>
      <w:proofErr w:type="spellStart"/>
      <w:r w:rsidRPr="00DD0234">
        <w:rPr>
          <w:rFonts w:asciiTheme="majorHAnsi" w:hAnsiTheme="majorHAnsi" w:cstheme="majorHAnsi"/>
          <w:color w:val="000000" w:themeColor="text1"/>
          <w:sz w:val="26"/>
          <w:szCs w:val="26"/>
        </w:rPr>
        <w:t>Biểu</w:t>
      </w:r>
      <w:proofErr w:type="spellEnd"/>
      <w:r w:rsidRPr="00DD0234">
        <w:rPr>
          <w:rFonts w:asciiTheme="majorHAnsi" w:hAnsiTheme="majorHAnsi" w:cstheme="majorHAnsi"/>
          <w:color w:val="000000" w:themeColor="text1"/>
          <w:sz w:val="26"/>
          <w:szCs w:val="26"/>
        </w:rPr>
        <w:t xml:space="preserve"> </w:t>
      </w:r>
      <w:proofErr w:type="spellStart"/>
      <w:r w:rsidRPr="00DD0234">
        <w:rPr>
          <w:rFonts w:asciiTheme="majorHAnsi" w:hAnsiTheme="majorHAnsi" w:cstheme="majorHAnsi"/>
          <w:color w:val="000000" w:themeColor="text1"/>
          <w:sz w:val="26"/>
          <w:szCs w:val="26"/>
        </w:rPr>
        <w:t>đồ</w:t>
      </w:r>
      <w:proofErr w:type="spellEnd"/>
      <w:r w:rsidRPr="00DD0234">
        <w:rPr>
          <w:rFonts w:asciiTheme="majorHAnsi" w:hAnsiTheme="majorHAnsi" w:cstheme="majorHAnsi"/>
          <w:color w:val="000000" w:themeColor="text1"/>
          <w:sz w:val="26"/>
          <w:szCs w:val="26"/>
        </w:rPr>
        <w:t xml:space="preserve"> </w:t>
      </w:r>
      <w:proofErr w:type="spellStart"/>
      <w:r w:rsidRPr="00DD0234">
        <w:rPr>
          <w:rFonts w:asciiTheme="majorHAnsi" w:hAnsiTheme="majorHAnsi" w:cstheme="majorHAnsi"/>
          <w:color w:val="000000" w:themeColor="text1"/>
          <w:sz w:val="26"/>
          <w:szCs w:val="26"/>
        </w:rPr>
        <w:t>phân</w:t>
      </w:r>
      <w:proofErr w:type="spellEnd"/>
      <w:r w:rsidRPr="00DD0234">
        <w:rPr>
          <w:rFonts w:asciiTheme="majorHAnsi" w:hAnsiTheme="majorHAnsi" w:cstheme="majorHAnsi"/>
          <w:color w:val="000000" w:themeColor="text1"/>
          <w:sz w:val="26"/>
          <w:szCs w:val="26"/>
        </w:rPr>
        <w:t xml:space="preserve"> </w:t>
      </w:r>
      <w:proofErr w:type="spellStart"/>
      <w:r w:rsidRPr="00DD0234">
        <w:rPr>
          <w:rFonts w:asciiTheme="majorHAnsi" w:hAnsiTheme="majorHAnsi" w:cstheme="majorHAnsi"/>
          <w:color w:val="000000" w:themeColor="text1"/>
          <w:sz w:val="26"/>
          <w:szCs w:val="26"/>
        </w:rPr>
        <w:t>cấp</w:t>
      </w:r>
      <w:proofErr w:type="spellEnd"/>
      <w:r w:rsidRPr="00DD0234">
        <w:rPr>
          <w:rFonts w:asciiTheme="majorHAnsi" w:hAnsiTheme="majorHAnsi" w:cstheme="majorHAnsi"/>
          <w:color w:val="000000" w:themeColor="text1"/>
          <w:sz w:val="26"/>
          <w:szCs w:val="26"/>
        </w:rPr>
        <w:t xml:space="preserve"> </w:t>
      </w:r>
      <w:proofErr w:type="spellStart"/>
      <w:r w:rsidRPr="00DD0234">
        <w:rPr>
          <w:rFonts w:asciiTheme="majorHAnsi" w:hAnsiTheme="majorHAnsi" w:cstheme="majorHAnsi"/>
          <w:color w:val="000000" w:themeColor="text1"/>
          <w:sz w:val="26"/>
          <w:szCs w:val="26"/>
        </w:rPr>
        <w:t>chức</w:t>
      </w:r>
      <w:proofErr w:type="spellEnd"/>
      <w:r w:rsidRPr="00DD0234">
        <w:rPr>
          <w:rFonts w:asciiTheme="majorHAnsi" w:hAnsiTheme="majorHAnsi" w:cstheme="majorHAnsi"/>
          <w:color w:val="000000" w:themeColor="text1"/>
          <w:sz w:val="26"/>
          <w:szCs w:val="26"/>
        </w:rPr>
        <w:t xml:space="preserve"> </w:t>
      </w:r>
      <w:proofErr w:type="spellStart"/>
      <w:r w:rsidRPr="00DD0234">
        <w:rPr>
          <w:rFonts w:asciiTheme="majorHAnsi" w:hAnsiTheme="majorHAnsi" w:cstheme="majorHAnsi"/>
          <w:color w:val="000000" w:themeColor="text1"/>
          <w:sz w:val="26"/>
          <w:szCs w:val="26"/>
        </w:rPr>
        <w:t>năng</w:t>
      </w:r>
      <w:proofErr w:type="spellEnd"/>
      <w:r w:rsidRPr="00DD0234">
        <w:rPr>
          <w:rFonts w:asciiTheme="majorHAnsi" w:hAnsiTheme="majorHAnsi" w:cstheme="majorHAnsi"/>
          <w:color w:val="000000" w:themeColor="text1"/>
          <w:sz w:val="26"/>
          <w:szCs w:val="26"/>
        </w:rPr>
        <w:t xml:space="preserve"> </w:t>
      </w:r>
      <w:proofErr w:type="spellStart"/>
      <w:r w:rsidRPr="00DD0234">
        <w:rPr>
          <w:rFonts w:asciiTheme="majorHAnsi" w:hAnsiTheme="majorHAnsi" w:cstheme="majorHAnsi"/>
          <w:color w:val="000000" w:themeColor="text1"/>
          <w:sz w:val="26"/>
          <w:szCs w:val="26"/>
        </w:rPr>
        <w:t>hệ</w:t>
      </w:r>
      <w:proofErr w:type="spellEnd"/>
      <w:r w:rsidRPr="00DD0234">
        <w:rPr>
          <w:rFonts w:asciiTheme="majorHAnsi" w:hAnsiTheme="majorHAnsi" w:cstheme="majorHAnsi"/>
          <w:color w:val="000000" w:themeColor="text1"/>
          <w:sz w:val="26"/>
          <w:szCs w:val="26"/>
        </w:rPr>
        <w:t xml:space="preserve"> </w:t>
      </w:r>
      <w:proofErr w:type="spellStart"/>
      <w:r w:rsidRPr="00DD0234">
        <w:rPr>
          <w:rFonts w:asciiTheme="majorHAnsi" w:hAnsiTheme="majorHAnsi" w:cstheme="majorHAnsi"/>
          <w:color w:val="000000" w:themeColor="text1"/>
          <w:sz w:val="26"/>
          <w:szCs w:val="26"/>
        </w:rPr>
        <w:t>thống</w:t>
      </w:r>
      <w:bookmarkEnd w:id="372"/>
      <w:proofErr w:type="spellEnd"/>
    </w:p>
    <w:p w14:paraId="790C3C84" w14:textId="22F719C0" w:rsidR="00D6736B" w:rsidRPr="00734B1F" w:rsidRDefault="00D6736B" w:rsidP="00D6736B">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bookmarkStart w:id="373" w:name="_Toc60959509"/>
      <w:bookmarkStart w:id="374" w:name="_Toc85784677"/>
      <w:bookmarkStart w:id="375" w:name="_Toc85787492"/>
      <w:bookmarkStart w:id="376" w:name="_Toc104936263"/>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tuần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tự</w:t>
      </w:r>
      <w:bookmarkEnd w:id="373"/>
      <w:bookmarkEnd w:id="374"/>
      <w:bookmarkEnd w:id="375"/>
      <w:bookmarkEnd w:id="376"/>
      <w:proofErr w:type="spellEnd"/>
    </w:p>
    <w:p w14:paraId="2E59FBE6" w14:textId="7A68DD70" w:rsidR="001D4C0B" w:rsidRPr="00734B1F" w:rsidRDefault="00D6736B" w:rsidP="001D4C0B">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77" w:name="_Toc60959510"/>
      <w:bookmarkStart w:id="378" w:name="_Toc85784678"/>
      <w:bookmarkStart w:id="379" w:name="_Toc85787493"/>
      <w:bookmarkStart w:id="380" w:name="_Toc104936264"/>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tuần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tự</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đăng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nhậ</w:t>
      </w:r>
      <w:bookmarkEnd w:id="377"/>
      <w:r w:rsidR="001D4C0B" w:rsidRPr="00734B1F">
        <w:rPr>
          <w:rFonts w:asciiTheme="majorHAnsi" w:eastAsia="Calibri" w:hAnsiTheme="majorHAnsi" w:cstheme="majorHAnsi"/>
          <w:b/>
          <w:bCs/>
          <w:color w:val="000000" w:themeColor="text1"/>
          <w:sz w:val="26"/>
          <w:szCs w:val="26"/>
          <w:lang w:val="en-US"/>
        </w:rPr>
        <w:t>p</w:t>
      </w:r>
      <w:bookmarkEnd w:id="378"/>
      <w:bookmarkEnd w:id="379"/>
      <w:bookmarkEnd w:id="380"/>
      <w:proofErr w:type="spellEnd"/>
    </w:p>
    <w:p w14:paraId="55F73097" w14:textId="77777777" w:rsidR="00431FEB" w:rsidRPr="00734B1F" w:rsidRDefault="001D4C0B" w:rsidP="00431FEB">
      <w:pPr>
        <w:keepNext/>
        <w:rPr>
          <w:rFonts w:asciiTheme="majorHAnsi" w:hAnsiTheme="majorHAnsi" w:cstheme="majorHAnsi"/>
        </w:rPr>
      </w:pPr>
      <w:bookmarkStart w:id="381" w:name="_Toc85784679"/>
      <w:bookmarkStart w:id="382" w:name="_Toc85786783"/>
      <w:bookmarkStart w:id="383" w:name="_Toc85787494"/>
      <w:r w:rsidRPr="00734B1F">
        <w:rPr>
          <w:rFonts w:asciiTheme="majorHAnsi" w:eastAsia="Calibri" w:hAnsiTheme="majorHAnsi" w:cstheme="majorHAnsi"/>
          <w:b/>
          <w:bCs/>
          <w:noProof/>
          <w:color w:val="000000" w:themeColor="text1"/>
          <w:sz w:val="26"/>
          <w:szCs w:val="26"/>
          <w:lang w:val="en-US"/>
        </w:rPr>
        <w:drawing>
          <wp:inline distT="0" distB="0" distL="0" distR="0" wp14:anchorId="17E2C5D1" wp14:editId="0C744DC1">
            <wp:extent cx="5759450" cy="291846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918460"/>
                    </a:xfrm>
                    <a:prstGeom prst="rect">
                      <a:avLst/>
                    </a:prstGeom>
                  </pic:spPr>
                </pic:pic>
              </a:graphicData>
            </a:graphic>
          </wp:inline>
        </w:drawing>
      </w:r>
      <w:bookmarkEnd w:id="381"/>
      <w:bookmarkEnd w:id="382"/>
      <w:bookmarkEnd w:id="383"/>
    </w:p>
    <w:p w14:paraId="7CAD120A" w14:textId="0D835B13" w:rsidR="001D4C0B" w:rsidRPr="00734B1F" w:rsidRDefault="00431FEB" w:rsidP="009F7DF4">
      <w:pPr>
        <w:pStyle w:val="Phn"/>
        <w:rPr>
          <w:rFonts w:eastAsia="Calibri"/>
          <w:color w:val="000000" w:themeColor="text1"/>
        </w:rPr>
      </w:pPr>
      <w:bookmarkStart w:id="384" w:name="_Toc92790949"/>
      <w:bookmarkStart w:id="385" w:name="_Toc92926614"/>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7</w:t>
      </w:r>
      <w:r w:rsidR="00F34FC7" w:rsidRPr="00734B1F">
        <w:rPr>
          <w:noProof/>
        </w:rPr>
        <w:fldChar w:fldCharType="end"/>
      </w:r>
      <w:r w:rsidRPr="00734B1F">
        <w:t xml:space="preserve">: </w:t>
      </w:r>
      <w:proofErr w:type="spellStart"/>
      <w:r w:rsidRPr="00734B1F">
        <w:t>Biêu</w:t>
      </w:r>
      <w:proofErr w:type="spellEnd"/>
      <w:r w:rsidRPr="00734B1F">
        <w:t xml:space="preserve"> </w:t>
      </w:r>
      <w:proofErr w:type="spellStart"/>
      <w:r w:rsidRPr="00734B1F">
        <w:t>đồ</w:t>
      </w:r>
      <w:proofErr w:type="spellEnd"/>
      <w:r w:rsidRPr="00734B1F">
        <w:t xml:space="preserve"> </w:t>
      </w:r>
      <w:proofErr w:type="spellStart"/>
      <w:r w:rsidRPr="00734B1F">
        <w:t>tuần</w:t>
      </w:r>
      <w:proofErr w:type="spellEnd"/>
      <w:r w:rsidRPr="00734B1F">
        <w:t xml:space="preserve"> </w:t>
      </w:r>
      <w:proofErr w:type="spellStart"/>
      <w:r w:rsidRPr="00734B1F">
        <w:t>tự</w:t>
      </w:r>
      <w:proofErr w:type="spellEnd"/>
      <w:r w:rsidRPr="00734B1F">
        <w:t xml:space="preserve"> </w:t>
      </w:r>
      <w:proofErr w:type="spellStart"/>
      <w:r w:rsidRPr="00734B1F">
        <w:t>đăng</w:t>
      </w:r>
      <w:proofErr w:type="spellEnd"/>
      <w:r w:rsidRPr="00734B1F">
        <w:t xml:space="preserve"> </w:t>
      </w:r>
      <w:proofErr w:type="spellStart"/>
      <w:r w:rsidRPr="00734B1F">
        <w:t>nhập</w:t>
      </w:r>
      <w:bookmarkEnd w:id="384"/>
      <w:bookmarkEnd w:id="385"/>
      <w:proofErr w:type="spellEnd"/>
    </w:p>
    <w:p w14:paraId="50902B96" w14:textId="725D3452" w:rsidR="001D4C0B" w:rsidRPr="00734B1F" w:rsidRDefault="001D4C0B" w:rsidP="001D4C0B">
      <w:pPr>
        <w:spacing w:before="120" w:after="120" w:line="312" w:lineRule="auto"/>
        <w:outlineLvl w:val="2"/>
        <w:rPr>
          <w:rFonts w:asciiTheme="majorHAnsi" w:eastAsia="Calibri" w:hAnsiTheme="majorHAnsi" w:cstheme="majorHAnsi"/>
          <w:b/>
          <w:bCs/>
          <w:color w:val="000000" w:themeColor="text1"/>
          <w:sz w:val="26"/>
          <w:szCs w:val="26"/>
          <w:lang w:val="en-US"/>
        </w:rPr>
        <w:sectPr w:rsidR="001D4C0B" w:rsidRPr="00734B1F" w:rsidSect="000E3DD1">
          <w:footerReference w:type="first" r:id="rId54"/>
          <w:pgSz w:w="11907" w:h="16840" w:code="9"/>
          <w:pgMar w:top="1138" w:right="1138" w:bottom="1138" w:left="1699" w:header="432" w:footer="432" w:gutter="0"/>
          <w:cols w:space="720"/>
          <w:titlePg/>
          <w:docGrid w:linePitch="360"/>
        </w:sectPr>
      </w:pPr>
    </w:p>
    <w:p w14:paraId="7AD64A72" w14:textId="3515A8D7" w:rsidR="0060032D" w:rsidRPr="00734B1F" w:rsidRDefault="0060032D" w:rsidP="0060032D">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86" w:name="_Toc60959511"/>
      <w:bookmarkStart w:id="387" w:name="_Toc85784680"/>
      <w:bookmarkStart w:id="388" w:name="_Toc85787496"/>
      <w:bookmarkStart w:id="389" w:name="_Toc104936265"/>
      <w:proofErr w:type="spellStart"/>
      <w:r w:rsidRPr="00734B1F">
        <w:rPr>
          <w:rFonts w:asciiTheme="majorHAnsi" w:eastAsia="Calibri" w:hAnsiTheme="majorHAnsi" w:cstheme="majorHAnsi"/>
          <w:b/>
          <w:bCs/>
          <w:color w:val="000000" w:themeColor="text1"/>
          <w:sz w:val="26"/>
          <w:szCs w:val="26"/>
          <w:lang w:val="en-US"/>
        </w:rPr>
        <w:lastRenderedPageBreak/>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tuần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tự</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đăng</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kí</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thành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viên</w:t>
      </w:r>
      <w:bookmarkEnd w:id="386"/>
      <w:bookmarkEnd w:id="387"/>
      <w:bookmarkEnd w:id="388"/>
      <w:bookmarkEnd w:id="389"/>
      <w:proofErr w:type="spellEnd"/>
    </w:p>
    <w:p w14:paraId="72322B9D" w14:textId="77777777" w:rsidR="00431FEB" w:rsidRPr="00734B1F" w:rsidRDefault="001D4C0B" w:rsidP="00431FEB">
      <w:pPr>
        <w:keepNext/>
        <w:rPr>
          <w:rFonts w:asciiTheme="majorHAnsi" w:hAnsiTheme="majorHAnsi" w:cstheme="majorHAnsi"/>
        </w:rPr>
      </w:pPr>
      <w:r w:rsidRPr="00734B1F">
        <w:rPr>
          <w:rFonts w:asciiTheme="majorHAnsi" w:hAnsiTheme="majorHAnsi" w:cstheme="majorHAnsi"/>
          <w:noProof/>
          <w:color w:val="000000" w:themeColor="text1"/>
          <w:lang w:val="en-US"/>
        </w:rPr>
        <w:drawing>
          <wp:inline distT="0" distB="0" distL="0" distR="0" wp14:anchorId="2521C376" wp14:editId="0D1B39EF">
            <wp:extent cx="5760085" cy="318643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186430"/>
                    </a:xfrm>
                    <a:prstGeom prst="rect">
                      <a:avLst/>
                    </a:prstGeom>
                  </pic:spPr>
                </pic:pic>
              </a:graphicData>
            </a:graphic>
          </wp:inline>
        </w:drawing>
      </w:r>
    </w:p>
    <w:p w14:paraId="54A86391" w14:textId="7F6399EF" w:rsidR="00AE14CC" w:rsidRPr="00E56603" w:rsidRDefault="00431FEB" w:rsidP="009523E3">
      <w:pPr>
        <w:pStyle w:val="Caption"/>
        <w:jc w:val="center"/>
        <w:rPr>
          <w:rFonts w:asciiTheme="majorHAnsi" w:hAnsiTheme="majorHAnsi" w:cstheme="majorHAnsi"/>
          <w:color w:val="000000" w:themeColor="text1"/>
          <w:sz w:val="26"/>
          <w:szCs w:val="26"/>
        </w:rPr>
      </w:pPr>
      <w:bookmarkStart w:id="390" w:name="_Toc92790950"/>
      <w:proofErr w:type="spellStart"/>
      <w:r w:rsidRPr="00E56603">
        <w:rPr>
          <w:rFonts w:asciiTheme="majorHAnsi" w:hAnsiTheme="majorHAnsi" w:cstheme="majorHAnsi"/>
          <w:color w:val="000000" w:themeColor="text1"/>
          <w:sz w:val="26"/>
          <w:szCs w:val="26"/>
        </w:rPr>
        <w:t>Hình</w:t>
      </w:r>
      <w:proofErr w:type="spellEnd"/>
      <w:r w:rsidRPr="00E56603">
        <w:rPr>
          <w:rFonts w:asciiTheme="majorHAnsi" w:hAnsiTheme="majorHAnsi" w:cstheme="majorHAnsi"/>
          <w:color w:val="000000" w:themeColor="text1"/>
          <w:sz w:val="26"/>
          <w:szCs w:val="26"/>
        </w:rPr>
        <w:t xml:space="preserve"> </w:t>
      </w:r>
      <w:r w:rsidRPr="00E56603">
        <w:rPr>
          <w:rFonts w:asciiTheme="majorHAnsi" w:hAnsiTheme="majorHAnsi" w:cstheme="majorHAnsi"/>
          <w:color w:val="000000" w:themeColor="text1"/>
          <w:sz w:val="26"/>
          <w:szCs w:val="26"/>
        </w:rPr>
        <w:fldChar w:fldCharType="begin"/>
      </w:r>
      <w:r w:rsidRPr="00E56603">
        <w:rPr>
          <w:rFonts w:asciiTheme="majorHAnsi" w:hAnsiTheme="majorHAnsi" w:cstheme="majorHAnsi"/>
          <w:color w:val="000000" w:themeColor="text1"/>
          <w:sz w:val="26"/>
          <w:szCs w:val="26"/>
        </w:rPr>
        <w:instrText xml:space="preserve"> SEQ Hình \* ARABIC </w:instrText>
      </w:r>
      <w:r w:rsidRPr="00E56603">
        <w:rPr>
          <w:rFonts w:asciiTheme="majorHAnsi" w:hAnsiTheme="majorHAnsi" w:cstheme="majorHAnsi"/>
          <w:color w:val="000000" w:themeColor="text1"/>
          <w:sz w:val="26"/>
          <w:szCs w:val="26"/>
        </w:rPr>
        <w:fldChar w:fldCharType="separate"/>
      </w:r>
      <w:r w:rsidR="005A2F0E" w:rsidRPr="00E56603">
        <w:rPr>
          <w:rFonts w:asciiTheme="majorHAnsi" w:hAnsiTheme="majorHAnsi" w:cstheme="majorHAnsi"/>
          <w:noProof/>
          <w:color w:val="000000" w:themeColor="text1"/>
          <w:sz w:val="26"/>
          <w:szCs w:val="26"/>
        </w:rPr>
        <w:t>8</w:t>
      </w:r>
      <w:r w:rsidRPr="00E56603">
        <w:rPr>
          <w:rFonts w:asciiTheme="majorHAnsi" w:hAnsiTheme="majorHAnsi" w:cstheme="majorHAnsi"/>
          <w:color w:val="000000" w:themeColor="text1"/>
          <w:sz w:val="26"/>
          <w:szCs w:val="26"/>
        </w:rPr>
        <w:fldChar w:fldCharType="end"/>
      </w:r>
      <w:r w:rsidRPr="00E56603">
        <w:rPr>
          <w:rFonts w:asciiTheme="majorHAnsi" w:hAnsiTheme="majorHAnsi" w:cstheme="majorHAnsi"/>
          <w:color w:val="000000" w:themeColor="text1"/>
          <w:sz w:val="26"/>
          <w:szCs w:val="26"/>
        </w:rPr>
        <w:t xml:space="preserve">: </w:t>
      </w:r>
      <w:proofErr w:type="spellStart"/>
      <w:r w:rsidRPr="00E56603">
        <w:rPr>
          <w:rFonts w:asciiTheme="majorHAnsi" w:hAnsiTheme="majorHAnsi" w:cstheme="majorHAnsi"/>
          <w:color w:val="000000" w:themeColor="text1"/>
          <w:sz w:val="26"/>
          <w:szCs w:val="26"/>
        </w:rPr>
        <w:t>Biểu</w:t>
      </w:r>
      <w:proofErr w:type="spellEnd"/>
      <w:r w:rsidRPr="00E56603">
        <w:rPr>
          <w:rFonts w:asciiTheme="majorHAnsi" w:hAnsiTheme="majorHAnsi" w:cstheme="majorHAnsi"/>
          <w:color w:val="000000" w:themeColor="text1"/>
          <w:sz w:val="26"/>
          <w:szCs w:val="26"/>
        </w:rPr>
        <w:t xml:space="preserve"> </w:t>
      </w:r>
      <w:proofErr w:type="spellStart"/>
      <w:r w:rsidRPr="00E56603">
        <w:rPr>
          <w:rFonts w:asciiTheme="majorHAnsi" w:hAnsiTheme="majorHAnsi" w:cstheme="majorHAnsi"/>
          <w:color w:val="000000" w:themeColor="text1"/>
          <w:sz w:val="26"/>
          <w:szCs w:val="26"/>
        </w:rPr>
        <w:t>đồ</w:t>
      </w:r>
      <w:proofErr w:type="spellEnd"/>
      <w:r w:rsidRPr="00E56603">
        <w:rPr>
          <w:rFonts w:asciiTheme="majorHAnsi" w:hAnsiTheme="majorHAnsi" w:cstheme="majorHAnsi"/>
          <w:color w:val="000000" w:themeColor="text1"/>
          <w:sz w:val="26"/>
          <w:szCs w:val="26"/>
        </w:rPr>
        <w:t xml:space="preserve"> </w:t>
      </w:r>
      <w:proofErr w:type="spellStart"/>
      <w:r w:rsidRPr="00E56603">
        <w:rPr>
          <w:rFonts w:asciiTheme="majorHAnsi" w:hAnsiTheme="majorHAnsi" w:cstheme="majorHAnsi"/>
          <w:color w:val="000000" w:themeColor="text1"/>
          <w:sz w:val="26"/>
          <w:szCs w:val="26"/>
        </w:rPr>
        <w:t>tuần</w:t>
      </w:r>
      <w:proofErr w:type="spellEnd"/>
      <w:r w:rsidRPr="00E56603">
        <w:rPr>
          <w:rFonts w:asciiTheme="majorHAnsi" w:hAnsiTheme="majorHAnsi" w:cstheme="majorHAnsi"/>
          <w:color w:val="000000" w:themeColor="text1"/>
          <w:sz w:val="26"/>
          <w:szCs w:val="26"/>
        </w:rPr>
        <w:t xml:space="preserve"> </w:t>
      </w:r>
      <w:proofErr w:type="spellStart"/>
      <w:r w:rsidRPr="00E56603">
        <w:rPr>
          <w:rFonts w:asciiTheme="majorHAnsi" w:hAnsiTheme="majorHAnsi" w:cstheme="majorHAnsi"/>
          <w:color w:val="000000" w:themeColor="text1"/>
          <w:sz w:val="26"/>
          <w:szCs w:val="26"/>
        </w:rPr>
        <w:t>tự</w:t>
      </w:r>
      <w:proofErr w:type="spellEnd"/>
      <w:r w:rsidRPr="00E56603">
        <w:rPr>
          <w:rFonts w:asciiTheme="majorHAnsi" w:hAnsiTheme="majorHAnsi" w:cstheme="majorHAnsi"/>
          <w:color w:val="000000" w:themeColor="text1"/>
          <w:sz w:val="26"/>
          <w:szCs w:val="26"/>
        </w:rPr>
        <w:t xml:space="preserve"> </w:t>
      </w:r>
      <w:proofErr w:type="spellStart"/>
      <w:r w:rsidRPr="00E56603">
        <w:rPr>
          <w:rFonts w:asciiTheme="majorHAnsi" w:hAnsiTheme="majorHAnsi" w:cstheme="majorHAnsi"/>
          <w:color w:val="000000" w:themeColor="text1"/>
          <w:sz w:val="26"/>
          <w:szCs w:val="26"/>
        </w:rPr>
        <w:t>đăng</w:t>
      </w:r>
      <w:proofErr w:type="spellEnd"/>
      <w:r w:rsidRPr="00E56603">
        <w:rPr>
          <w:rFonts w:asciiTheme="majorHAnsi" w:hAnsiTheme="majorHAnsi" w:cstheme="majorHAnsi"/>
          <w:color w:val="000000" w:themeColor="text1"/>
          <w:sz w:val="26"/>
          <w:szCs w:val="26"/>
        </w:rPr>
        <w:t xml:space="preserve"> </w:t>
      </w:r>
      <w:proofErr w:type="spellStart"/>
      <w:r w:rsidRPr="00E56603">
        <w:rPr>
          <w:rFonts w:asciiTheme="majorHAnsi" w:hAnsiTheme="majorHAnsi" w:cstheme="majorHAnsi"/>
          <w:color w:val="000000" w:themeColor="text1"/>
          <w:sz w:val="26"/>
          <w:szCs w:val="26"/>
        </w:rPr>
        <w:t>kí</w:t>
      </w:r>
      <w:proofErr w:type="spellEnd"/>
      <w:r w:rsidRPr="00E56603">
        <w:rPr>
          <w:rFonts w:asciiTheme="majorHAnsi" w:hAnsiTheme="majorHAnsi" w:cstheme="majorHAnsi"/>
          <w:color w:val="000000" w:themeColor="text1"/>
          <w:sz w:val="26"/>
          <w:szCs w:val="26"/>
        </w:rPr>
        <w:t xml:space="preserve"> </w:t>
      </w:r>
      <w:proofErr w:type="spellStart"/>
      <w:r w:rsidRPr="00E56603">
        <w:rPr>
          <w:rFonts w:asciiTheme="majorHAnsi" w:hAnsiTheme="majorHAnsi" w:cstheme="majorHAnsi"/>
          <w:color w:val="000000" w:themeColor="text1"/>
          <w:sz w:val="26"/>
          <w:szCs w:val="26"/>
        </w:rPr>
        <w:t>thành</w:t>
      </w:r>
      <w:proofErr w:type="spellEnd"/>
      <w:r w:rsidRPr="00E56603">
        <w:rPr>
          <w:rFonts w:asciiTheme="majorHAnsi" w:hAnsiTheme="majorHAnsi" w:cstheme="majorHAnsi"/>
          <w:color w:val="000000" w:themeColor="text1"/>
          <w:sz w:val="26"/>
          <w:szCs w:val="26"/>
        </w:rPr>
        <w:t xml:space="preserve"> </w:t>
      </w:r>
      <w:proofErr w:type="spellStart"/>
      <w:r w:rsidRPr="00E56603">
        <w:rPr>
          <w:rFonts w:asciiTheme="majorHAnsi" w:hAnsiTheme="majorHAnsi" w:cstheme="majorHAnsi"/>
          <w:color w:val="000000" w:themeColor="text1"/>
          <w:sz w:val="26"/>
          <w:szCs w:val="26"/>
        </w:rPr>
        <w:t>viên</w:t>
      </w:r>
      <w:bookmarkEnd w:id="390"/>
      <w:proofErr w:type="spellEnd"/>
    </w:p>
    <w:p w14:paraId="48106890" w14:textId="77777777" w:rsidR="00431FEB" w:rsidRPr="00734B1F" w:rsidRDefault="00431FEB" w:rsidP="00431FEB">
      <w:pPr>
        <w:rPr>
          <w:rFonts w:asciiTheme="majorHAnsi" w:hAnsiTheme="majorHAnsi" w:cstheme="majorHAnsi"/>
          <w:lang w:val="en-US"/>
        </w:rPr>
      </w:pPr>
    </w:p>
    <w:p w14:paraId="1FF93BED" w14:textId="2CD8FC2B" w:rsidR="001D4C0B" w:rsidRPr="00734B1F" w:rsidRDefault="001D4C0B" w:rsidP="001D4C0B">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91" w:name="_Toc60959512"/>
      <w:bookmarkStart w:id="392" w:name="_Toc85784681"/>
      <w:bookmarkStart w:id="393" w:name="_Toc85787498"/>
      <w:bookmarkStart w:id="394" w:name="_Toc104936266"/>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tuần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tự</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tìm</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kiếm</w:t>
      </w:r>
      <w:bookmarkEnd w:id="391"/>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phẩm</w:t>
      </w:r>
      <w:bookmarkEnd w:id="392"/>
      <w:bookmarkEnd w:id="393"/>
      <w:bookmarkEnd w:id="394"/>
      <w:proofErr w:type="spellEnd"/>
    </w:p>
    <w:p w14:paraId="42D811BC" w14:textId="77777777" w:rsidR="00431FEB" w:rsidRPr="00734B1F" w:rsidRDefault="001D4C0B" w:rsidP="00431FEB">
      <w:pPr>
        <w:keepNext/>
        <w:rPr>
          <w:rFonts w:asciiTheme="majorHAnsi" w:hAnsiTheme="majorHAnsi" w:cstheme="majorHAnsi"/>
        </w:rPr>
      </w:pPr>
      <w:r w:rsidRPr="00734B1F">
        <w:rPr>
          <w:rFonts w:asciiTheme="majorHAnsi" w:hAnsiTheme="majorHAnsi" w:cstheme="majorHAnsi"/>
          <w:noProof/>
          <w:color w:val="000000" w:themeColor="text1"/>
          <w:lang w:val="en-US"/>
        </w:rPr>
        <w:drawing>
          <wp:inline distT="0" distB="0" distL="0" distR="0" wp14:anchorId="00D7892D" wp14:editId="7D956DD2">
            <wp:extent cx="5760085" cy="2738755"/>
            <wp:effectExtent l="0" t="0" r="0" b="444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738755"/>
                    </a:xfrm>
                    <a:prstGeom prst="rect">
                      <a:avLst/>
                    </a:prstGeom>
                  </pic:spPr>
                </pic:pic>
              </a:graphicData>
            </a:graphic>
          </wp:inline>
        </w:drawing>
      </w:r>
    </w:p>
    <w:p w14:paraId="6C71AA2B" w14:textId="7549E6A5" w:rsidR="0060032D" w:rsidRPr="00734B1F" w:rsidRDefault="00431FEB" w:rsidP="009F7DF4">
      <w:pPr>
        <w:pStyle w:val="Phn"/>
        <w:rPr>
          <w:color w:val="000000" w:themeColor="text1"/>
        </w:rPr>
      </w:pPr>
      <w:bookmarkStart w:id="395" w:name="_Toc92790951"/>
      <w:bookmarkStart w:id="396" w:name="_Toc92926617"/>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9</w:t>
      </w:r>
      <w:r w:rsidR="00F34FC7" w:rsidRPr="00734B1F">
        <w:rPr>
          <w:noProof/>
        </w:rPr>
        <w:fldChar w:fldCharType="end"/>
      </w:r>
      <w:r w:rsidRPr="00734B1F">
        <w:t xml:space="preserve">: </w:t>
      </w:r>
      <w:proofErr w:type="spellStart"/>
      <w:r w:rsidRPr="00734B1F">
        <w:t>Biểu</w:t>
      </w:r>
      <w:proofErr w:type="spellEnd"/>
      <w:r w:rsidRPr="00734B1F">
        <w:t xml:space="preserve"> </w:t>
      </w:r>
      <w:proofErr w:type="spellStart"/>
      <w:r w:rsidRPr="00734B1F">
        <w:t>đồ</w:t>
      </w:r>
      <w:proofErr w:type="spellEnd"/>
      <w:r w:rsidRPr="00734B1F">
        <w:t xml:space="preserve"> </w:t>
      </w:r>
      <w:proofErr w:type="spellStart"/>
      <w:r w:rsidRPr="00734B1F">
        <w:t>tuần</w:t>
      </w:r>
      <w:proofErr w:type="spellEnd"/>
      <w:r w:rsidRPr="00734B1F">
        <w:t xml:space="preserve"> </w:t>
      </w:r>
      <w:proofErr w:type="spellStart"/>
      <w:r w:rsidRPr="00734B1F">
        <w:t>tự</w:t>
      </w:r>
      <w:proofErr w:type="spellEnd"/>
      <w:r w:rsidRPr="00734B1F">
        <w:t xml:space="preserve"> </w:t>
      </w:r>
      <w:proofErr w:type="spellStart"/>
      <w:r w:rsidRPr="00734B1F">
        <w:t>tìm</w:t>
      </w:r>
      <w:proofErr w:type="spellEnd"/>
      <w:r w:rsidRPr="00734B1F">
        <w:t xml:space="preserve"> </w:t>
      </w:r>
      <w:proofErr w:type="spellStart"/>
      <w:r w:rsidRPr="00734B1F">
        <w:t>kiếm</w:t>
      </w:r>
      <w:proofErr w:type="spellEnd"/>
      <w:r w:rsidRPr="00734B1F">
        <w:t xml:space="preserve"> </w:t>
      </w:r>
      <w:proofErr w:type="spellStart"/>
      <w:r w:rsidRPr="00734B1F">
        <w:t>sản</w:t>
      </w:r>
      <w:proofErr w:type="spellEnd"/>
      <w:r w:rsidRPr="00734B1F">
        <w:t xml:space="preserve"> </w:t>
      </w:r>
      <w:proofErr w:type="spellStart"/>
      <w:r w:rsidRPr="00734B1F">
        <w:t>phẩm</w:t>
      </w:r>
      <w:bookmarkEnd w:id="395"/>
      <w:bookmarkEnd w:id="396"/>
      <w:proofErr w:type="spellEnd"/>
    </w:p>
    <w:p w14:paraId="77D63F0C" w14:textId="56F48EB6" w:rsidR="001D4C0B" w:rsidRPr="00734B1F" w:rsidRDefault="001D4C0B" w:rsidP="001D4C0B">
      <w:pPr>
        <w:spacing w:before="120" w:after="120" w:line="312" w:lineRule="auto"/>
        <w:jc w:val="center"/>
        <w:rPr>
          <w:rFonts w:asciiTheme="majorHAnsi" w:eastAsia="Calibri" w:hAnsiTheme="majorHAnsi" w:cstheme="majorHAnsi"/>
          <w:i/>
          <w:iCs/>
          <w:color w:val="000000" w:themeColor="text1"/>
          <w:lang w:val="en-US"/>
        </w:rPr>
      </w:pPr>
    </w:p>
    <w:p w14:paraId="7F13CB3B" w14:textId="5554EAB6" w:rsidR="001D4C0B" w:rsidRPr="00734B1F" w:rsidRDefault="001D4C0B" w:rsidP="001D4C0B">
      <w:pPr>
        <w:spacing w:before="120" w:after="120" w:line="312" w:lineRule="auto"/>
        <w:jc w:val="center"/>
        <w:rPr>
          <w:rFonts w:asciiTheme="majorHAnsi" w:eastAsia="Calibri" w:hAnsiTheme="majorHAnsi" w:cstheme="majorHAnsi"/>
          <w:i/>
          <w:iCs/>
          <w:color w:val="000000" w:themeColor="text1"/>
          <w:lang w:val="en-US"/>
        </w:rPr>
      </w:pPr>
    </w:p>
    <w:p w14:paraId="35BD2F4B" w14:textId="6965117A" w:rsidR="001D4C0B" w:rsidRPr="00734B1F" w:rsidRDefault="001D4C0B" w:rsidP="001D4C0B">
      <w:pPr>
        <w:spacing w:before="120" w:after="120" w:line="312" w:lineRule="auto"/>
        <w:jc w:val="center"/>
        <w:rPr>
          <w:rFonts w:asciiTheme="majorHAnsi" w:eastAsia="Calibri" w:hAnsiTheme="majorHAnsi" w:cstheme="majorHAnsi"/>
          <w:i/>
          <w:iCs/>
          <w:color w:val="000000" w:themeColor="text1"/>
          <w:lang w:val="en-US"/>
        </w:rPr>
      </w:pPr>
    </w:p>
    <w:p w14:paraId="655C5A8C" w14:textId="0EED6E3A" w:rsidR="001D4C0B" w:rsidRPr="00734B1F" w:rsidRDefault="001D4C0B" w:rsidP="001D4C0B">
      <w:pPr>
        <w:spacing w:before="120" w:after="120" w:line="312" w:lineRule="auto"/>
        <w:jc w:val="center"/>
        <w:rPr>
          <w:rFonts w:asciiTheme="majorHAnsi" w:eastAsia="Calibri" w:hAnsiTheme="majorHAnsi" w:cstheme="majorHAnsi"/>
          <w:i/>
          <w:iCs/>
          <w:color w:val="000000" w:themeColor="text1"/>
          <w:lang w:val="en-US"/>
        </w:rPr>
      </w:pPr>
    </w:p>
    <w:p w14:paraId="45AA4E42" w14:textId="5DBEFF14" w:rsidR="001D4C0B" w:rsidRPr="00734B1F" w:rsidRDefault="001D4C0B" w:rsidP="001D4C0B">
      <w:pPr>
        <w:spacing w:before="120" w:after="120" w:line="312" w:lineRule="auto"/>
        <w:jc w:val="center"/>
        <w:rPr>
          <w:rFonts w:asciiTheme="majorHAnsi" w:eastAsia="Calibri" w:hAnsiTheme="majorHAnsi" w:cstheme="majorHAnsi"/>
          <w:i/>
          <w:iCs/>
          <w:color w:val="000000" w:themeColor="text1"/>
          <w:lang w:val="en-US"/>
        </w:rPr>
      </w:pPr>
    </w:p>
    <w:p w14:paraId="034C967C" w14:textId="77777777" w:rsidR="001D4C0B" w:rsidRPr="00734B1F" w:rsidRDefault="001D4C0B" w:rsidP="001D4C0B">
      <w:pPr>
        <w:spacing w:before="120" w:after="120" w:line="312" w:lineRule="auto"/>
        <w:jc w:val="center"/>
        <w:rPr>
          <w:rFonts w:asciiTheme="majorHAnsi" w:eastAsia="Calibri" w:hAnsiTheme="majorHAnsi" w:cstheme="majorHAnsi"/>
          <w:i/>
          <w:iCs/>
          <w:color w:val="000000" w:themeColor="text1"/>
          <w:lang w:val="en-US"/>
        </w:rPr>
      </w:pPr>
    </w:p>
    <w:p w14:paraId="229ACF2C" w14:textId="68E38F61" w:rsidR="001D4C0B" w:rsidRPr="00734B1F" w:rsidRDefault="001D4C0B" w:rsidP="001D4C0B">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397" w:name="_Toc60959513"/>
      <w:bookmarkStart w:id="398" w:name="_Toc85784682"/>
      <w:bookmarkStart w:id="399" w:name="_Toc85787500"/>
      <w:bookmarkStart w:id="400" w:name="_Toc104936267"/>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tuần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tự</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đặt</w:t>
      </w:r>
      <w:proofErr w:type="spellEnd"/>
      <w:r w:rsidRPr="00734B1F">
        <w:rPr>
          <w:rFonts w:asciiTheme="majorHAnsi" w:eastAsia="Calibri" w:hAnsiTheme="majorHAnsi" w:cstheme="majorHAnsi"/>
          <w:b/>
          <w:bCs/>
          <w:color w:val="000000" w:themeColor="text1"/>
          <w:sz w:val="26"/>
          <w:szCs w:val="26"/>
          <w:lang w:val="en-US"/>
        </w:rPr>
        <w:t xml:space="preserve"> </w:t>
      </w:r>
      <w:bookmarkEnd w:id="397"/>
      <w:proofErr w:type="spellStart"/>
      <w:r w:rsidRPr="00734B1F">
        <w:rPr>
          <w:rFonts w:asciiTheme="majorHAnsi" w:eastAsia="Calibri" w:hAnsiTheme="majorHAnsi" w:cstheme="majorHAnsi"/>
          <w:b/>
          <w:bCs/>
          <w:color w:val="000000" w:themeColor="text1"/>
          <w:sz w:val="26"/>
          <w:szCs w:val="26"/>
          <w:lang w:val="en-US"/>
        </w:rPr>
        <w:t>hàng</w:t>
      </w:r>
      <w:bookmarkEnd w:id="398"/>
      <w:bookmarkEnd w:id="399"/>
      <w:bookmarkEnd w:id="400"/>
      <w:proofErr w:type="spellEnd"/>
    </w:p>
    <w:p w14:paraId="618ED5DA" w14:textId="77777777" w:rsidR="00431FEB" w:rsidRPr="00734B1F" w:rsidRDefault="001D4C0B" w:rsidP="00431FEB">
      <w:pPr>
        <w:keepNext/>
        <w:rPr>
          <w:rFonts w:asciiTheme="majorHAnsi" w:hAnsiTheme="majorHAnsi" w:cstheme="majorHAnsi"/>
        </w:rPr>
      </w:pPr>
      <w:r w:rsidRPr="00734B1F">
        <w:rPr>
          <w:rFonts w:asciiTheme="majorHAnsi" w:hAnsiTheme="majorHAnsi" w:cstheme="majorHAnsi"/>
          <w:noProof/>
          <w:color w:val="000000" w:themeColor="text1"/>
          <w:lang w:val="en-US"/>
        </w:rPr>
        <w:drawing>
          <wp:inline distT="0" distB="0" distL="0" distR="0" wp14:anchorId="1ECA037D" wp14:editId="18B2A683">
            <wp:extent cx="5760085" cy="3021965"/>
            <wp:effectExtent l="0" t="0" r="0" b="698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021965"/>
                    </a:xfrm>
                    <a:prstGeom prst="rect">
                      <a:avLst/>
                    </a:prstGeom>
                  </pic:spPr>
                </pic:pic>
              </a:graphicData>
            </a:graphic>
          </wp:inline>
        </w:drawing>
      </w:r>
    </w:p>
    <w:p w14:paraId="51AC6E7D" w14:textId="40635CF4" w:rsidR="001D4C0B" w:rsidRPr="00734B1F" w:rsidRDefault="00431FEB" w:rsidP="009F7DF4">
      <w:pPr>
        <w:pStyle w:val="Phn"/>
        <w:rPr>
          <w:color w:val="000000" w:themeColor="text1"/>
        </w:rPr>
      </w:pPr>
      <w:bookmarkStart w:id="401" w:name="_Toc92790952"/>
      <w:bookmarkStart w:id="402" w:name="_Toc92926619"/>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10</w:t>
      </w:r>
      <w:r w:rsidR="00F34FC7" w:rsidRPr="00734B1F">
        <w:rPr>
          <w:noProof/>
        </w:rPr>
        <w:fldChar w:fldCharType="end"/>
      </w:r>
      <w:r w:rsidRPr="00734B1F">
        <w:t xml:space="preserve">: </w:t>
      </w:r>
      <w:proofErr w:type="spellStart"/>
      <w:r w:rsidRPr="00734B1F">
        <w:t>Biểu</w:t>
      </w:r>
      <w:proofErr w:type="spellEnd"/>
      <w:r w:rsidRPr="00734B1F">
        <w:t xml:space="preserve"> </w:t>
      </w:r>
      <w:proofErr w:type="spellStart"/>
      <w:r w:rsidRPr="00734B1F">
        <w:t>đồ</w:t>
      </w:r>
      <w:proofErr w:type="spellEnd"/>
      <w:r w:rsidRPr="00734B1F">
        <w:t xml:space="preserve"> </w:t>
      </w:r>
      <w:proofErr w:type="spellStart"/>
      <w:r w:rsidRPr="00734B1F">
        <w:t>tuần</w:t>
      </w:r>
      <w:proofErr w:type="spellEnd"/>
      <w:r w:rsidRPr="00734B1F">
        <w:t xml:space="preserve"> </w:t>
      </w:r>
      <w:proofErr w:type="spellStart"/>
      <w:r w:rsidRPr="00734B1F">
        <w:t>tự</w:t>
      </w:r>
      <w:proofErr w:type="spellEnd"/>
      <w:r w:rsidRPr="00734B1F">
        <w:t xml:space="preserve"> </w:t>
      </w:r>
      <w:proofErr w:type="spellStart"/>
      <w:r w:rsidRPr="00734B1F">
        <w:t>đặt</w:t>
      </w:r>
      <w:proofErr w:type="spellEnd"/>
      <w:r w:rsidRPr="00734B1F">
        <w:t xml:space="preserve"> </w:t>
      </w:r>
      <w:proofErr w:type="spellStart"/>
      <w:r w:rsidRPr="00734B1F">
        <w:t>hàng</w:t>
      </w:r>
      <w:bookmarkEnd w:id="401"/>
      <w:bookmarkEnd w:id="402"/>
      <w:proofErr w:type="spellEnd"/>
    </w:p>
    <w:p w14:paraId="207CB6F5" w14:textId="77777777" w:rsidR="00AE14CC" w:rsidRPr="00734B1F" w:rsidRDefault="00AE14CC" w:rsidP="001D4C0B">
      <w:pPr>
        <w:spacing w:before="120" w:after="120" w:line="312" w:lineRule="auto"/>
        <w:jc w:val="center"/>
        <w:rPr>
          <w:rFonts w:asciiTheme="majorHAnsi" w:eastAsia="Calibri" w:hAnsiTheme="majorHAnsi" w:cstheme="majorHAnsi"/>
          <w:i/>
          <w:iCs/>
          <w:color w:val="000000" w:themeColor="text1"/>
          <w:lang w:val="en-US"/>
        </w:rPr>
      </w:pPr>
    </w:p>
    <w:p w14:paraId="18D713ED" w14:textId="45590BB4" w:rsidR="001D4C0B" w:rsidRPr="00734B1F" w:rsidRDefault="001D4C0B" w:rsidP="001D4C0B">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403" w:name="_Toc60959514"/>
      <w:bookmarkStart w:id="404" w:name="_Toc85784683"/>
      <w:bookmarkStart w:id="405" w:name="_Toc85787502"/>
      <w:bookmarkStart w:id="406" w:name="_Toc104936268"/>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tuần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tự</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xem</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thông</w:t>
      </w:r>
      <w:proofErr w:type="spellEnd"/>
      <w:r w:rsidRPr="00734B1F">
        <w:rPr>
          <w:rFonts w:asciiTheme="majorHAnsi" w:eastAsia="Calibri" w:hAnsiTheme="majorHAnsi" w:cstheme="majorHAnsi"/>
          <w:b/>
          <w:bCs/>
          <w:color w:val="000000" w:themeColor="text1"/>
          <w:sz w:val="26"/>
          <w:szCs w:val="26"/>
          <w:lang w:val="en-US"/>
        </w:rPr>
        <w:t xml:space="preserve"> tin </w:t>
      </w:r>
      <w:bookmarkEnd w:id="403"/>
      <w:proofErr w:type="spellStart"/>
      <w:r w:rsidRPr="00734B1F">
        <w:rPr>
          <w:rFonts w:asciiTheme="majorHAnsi" w:eastAsia="Calibri" w:hAnsiTheme="majorHAnsi" w:cstheme="majorHAnsi"/>
          <w:b/>
          <w:bCs/>
          <w:color w:val="000000" w:themeColor="text1"/>
          <w:sz w:val="26"/>
          <w:szCs w:val="26"/>
          <w:lang w:val="en-US"/>
        </w:rPr>
        <w:t>sản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phẩm</w:t>
      </w:r>
      <w:bookmarkEnd w:id="404"/>
      <w:bookmarkEnd w:id="405"/>
      <w:bookmarkEnd w:id="406"/>
      <w:proofErr w:type="spellEnd"/>
    </w:p>
    <w:p w14:paraId="2705F76F" w14:textId="77777777" w:rsidR="00431FEB" w:rsidRPr="00734B1F" w:rsidRDefault="001D4C0B" w:rsidP="00431FEB">
      <w:pPr>
        <w:keepNext/>
        <w:rPr>
          <w:rFonts w:asciiTheme="majorHAnsi" w:hAnsiTheme="majorHAnsi" w:cstheme="majorHAnsi"/>
        </w:rPr>
      </w:pPr>
      <w:r w:rsidRPr="00734B1F">
        <w:rPr>
          <w:rFonts w:asciiTheme="majorHAnsi" w:hAnsiTheme="majorHAnsi" w:cstheme="majorHAnsi"/>
          <w:noProof/>
          <w:color w:val="000000" w:themeColor="text1"/>
          <w:lang w:val="en-US"/>
        </w:rPr>
        <w:drawing>
          <wp:inline distT="0" distB="0" distL="0" distR="0" wp14:anchorId="7C459BCB" wp14:editId="34DAAC15">
            <wp:extent cx="5760085" cy="259524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595245"/>
                    </a:xfrm>
                    <a:prstGeom prst="rect">
                      <a:avLst/>
                    </a:prstGeom>
                  </pic:spPr>
                </pic:pic>
              </a:graphicData>
            </a:graphic>
          </wp:inline>
        </w:drawing>
      </w:r>
    </w:p>
    <w:p w14:paraId="512F17EC" w14:textId="41C0A13D" w:rsidR="001D4C0B" w:rsidRPr="00734B1F" w:rsidRDefault="00431FEB" w:rsidP="009F7DF4">
      <w:pPr>
        <w:pStyle w:val="Phn"/>
        <w:rPr>
          <w:color w:val="000000" w:themeColor="text1"/>
        </w:rPr>
      </w:pPr>
      <w:bookmarkStart w:id="407" w:name="_Toc92790953"/>
      <w:bookmarkStart w:id="408" w:name="_Toc92926621"/>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11</w:t>
      </w:r>
      <w:r w:rsidR="00F34FC7" w:rsidRPr="00734B1F">
        <w:rPr>
          <w:noProof/>
        </w:rPr>
        <w:fldChar w:fldCharType="end"/>
      </w:r>
      <w:r w:rsidRPr="00734B1F">
        <w:t xml:space="preserve">: </w:t>
      </w:r>
      <w:proofErr w:type="spellStart"/>
      <w:r w:rsidRPr="00734B1F">
        <w:t>Biểu</w:t>
      </w:r>
      <w:proofErr w:type="spellEnd"/>
      <w:r w:rsidRPr="00734B1F">
        <w:t xml:space="preserve"> </w:t>
      </w:r>
      <w:proofErr w:type="spellStart"/>
      <w:r w:rsidRPr="00734B1F">
        <w:t>đồ</w:t>
      </w:r>
      <w:proofErr w:type="spellEnd"/>
      <w:r w:rsidRPr="00734B1F">
        <w:t xml:space="preserve"> </w:t>
      </w:r>
      <w:proofErr w:type="spellStart"/>
      <w:r w:rsidRPr="00734B1F">
        <w:t>tuần</w:t>
      </w:r>
      <w:proofErr w:type="spellEnd"/>
      <w:r w:rsidRPr="00734B1F">
        <w:t xml:space="preserve"> </w:t>
      </w:r>
      <w:proofErr w:type="spellStart"/>
      <w:r w:rsidRPr="00734B1F">
        <w:t>tự</w:t>
      </w:r>
      <w:proofErr w:type="spellEnd"/>
      <w:r w:rsidRPr="00734B1F">
        <w:t xml:space="preserve"> </w:t>
      </w:r>
      <w:proofErr w:type="spellStart"/>
      <w:r w:rsidRPr="00734B1F">
        <w:t>xem</w:t>
      </w:r>
      <w:proofErr w:type="spellEnd"/>
      <w:r w:rsidRPr="00734B1F">
        <w:t xml:space="preserve"> </w:t>
      </w:r>
      <w:proofErr w:type="spellStart"/>
      <w:r w:rsidRPr="00734B1F">
        <w:t>thông</w:t>
      </w:r>
      <w:proofErr w:type="spellEnd"/>
      <w:r w:rsidRPr="00734B1F">
        <w:t xml:space="preserve"> tin </w:t>
      </w:r>
      <w:proofErr w:type="spellStart"/>
      <w:r w:rsidRPr="00734B1F">
        <w:t>sản</w:t>
      </w:r>
      <w:proofErr w:type="spellEnd"/>
      <w:r w:rsidRPr="00734B1F">
        <w:t xml:space="preserve"> </w:t>
      </w:r>
      <w:proofErr w:type="spellStart"/>
      <w:r w:rsidRPr="00734B1F">
        <w:t>phẩm</w:t>
      </w:r>
      <w:bookmarkEnd w:id="407"/>
      <w:bookmarkEnd w:id="408"/>
      <w:proofErr w:type="spellEnd"/>
    </w:p>
    <w:p w14:paraId="71F13F41" w14:textId="4F14914E" w:rsidR="00AE14CC" w:rsidRPr="00734B1F" w:rsidRDefault="00AE14CC" w:rsidP="001D4C0B">
      <w:pPr>
        <w:spacing w:before="120" w:after="120" w:line="312" w:lineRule="auto"/>
        <w:jc w:val="center"/>
        <w:rPr>
          <w:rFonts w:asciiTheme="majorHAnsi" w:eastAsia="Calibri" w:hAnsiTheme="majorHAnsi" w:cstheme="majorHAnsi"/>
          <w:i/>
          <w:iCs/>
          <w:color w:val="000000" w:themeColor="text1"/>
          <w:lang w:val="en-US"/>
        </w:rPr>
      </w:pPr>
    </w:p>
    <w:p w14:paraId="63173E5E" w14:textId="3B718AF2" w:rsidR="00AE14CC" w:rsidRPr="00734B1F" w:rsidRDefault="00AE14CC" w:rsidP="001D4C0B">
      <w:pPr>
        <w:spacing w:before="120" w:after="120" w:line="312" w:lineRule="auto"/>
        <w:jc w:val="center"/>
        <w:rPr>
          <w:rFonts w:asciiTheme="majorHAnsi" w:eastAsia="Calibri" w:hAnsiTheme="majorHAnsi" w:cstheme="majorHAnsi"/>
          <w:i/>
          <w:iCs/>
          <w:color w:val="000000" w:themeColor="text1"/>
          <w:lang w:val="en-US"/>
        </w:rPr>
      </w:pPr>
    </w:p>
    <w:p w14:paraId="0DEC38DD" w14:textId="163F6FB8" w:rsidR="00AE14CC" w:rsidRPr="00734B1F" w:rsidRDefault="00AE14CC" w:rsidP="001D4C0B">
      <w:pPr>
        <w:spacing w:before="120" w:after="120" w:line="312" w:lineRule="auto"/>
        <w:jc w:val="center"/>
        <w:rPr>
          <w:rFonts w:asciiTheme="majorHAnsi" w:eastAsia="Calibri" w:hAnsiTheme="majorHAnsi" w:cstheme="majorHAnsi"/>
          <w:i/>
          <w:iCs/>
          <w:color w:val="000000" w:themeColor="text1"/>
          <w:lang w:val="en-US"/>
        </w:rPr>
      </w:pPr>
    </w:p>
    <w:p w14:paraId="1AAD9C52" w14:textId="35DBD250" w:rsidR="00AE14CC" w:rsidRPr="00734B1F" w:rsidRDefault="00AE14CC" w:rsidP="001D4C0B">
      <w:pPr>
        <w:spacing w:before="120" w:after="120" w:line="312" w:lineRule="auto"/>
        <w:jc w:val="center"/>
        <w:rPr>
          <w:rFonts w:asciiTheme="majorHAnsi" w:eastAsia="Calibri" w:hAnsiTheme="majorHAnsi" w:cstheme="majorHAnsi"/>
          <w:i/>
          <w:iCs/>
          <w:color w:val="000000" w:themeColor="text1"/>
          <w:lang w:val="en-US"/>
        </w:rPr>
      </w:pPr>
    </w:p>
    <w:p w14:paraId="4D201F67" w14:textId="21F1140F" w:rsidR="00AE14CC" w:rsidRPr="00734B1F" w:rsidRDefault="00AE14CC" w:rsidP="001D4C0B">
      <w:pPr>
        <w:spacing w:before="120" w:after="120" w:line="312" w:lineRule="auto"/>
        <w:jc w:val="center"/>
        <w:rPr>
          <w:rFonts w:asciiTheme="majorHAnsi" w:eastAsia="Calibri" w:hAnsiTheme="majorHAnsi" w:cstheme="majorHAnsi"/>
          <w:i/>
          <w:iCs/>
          <w:color w:val="000000" w:themeColor="text1"/>
          <w:lang w:val="en-US"/>
        </w:rPr>
      </w:pPr>
    </w:p>
    <w:p w14:paraId="389B48E9" w14:textId="2D00A6E5" w:rsidR="00AE14CC" w:rsidRPr="00734B1F" w:rsidRDefault="00AE14CC" w:rsidP="001D4C0B">
      <w:pPr>
        <w:spacing w:before="120" w:after="120" w:line="312" w:lineRule="auto"/>
        <w:jc w:val="center"/>
        <w:rPr>
          <w:rFonts w:asciiTheme="majorHAnsi" w:eastAsia="Calibri" w:hAnsiTheme="majorHAnsi" w:cstheme="majorHAnsi"/>
          <w:i/>
          <w:iCs/>
          <w:color w:val="000000" w:themeColor="text1"/>
          <w:lang w:val="en-US"/>
        </w:rPr>
      </w:pPr>
    </w:p>
    <w:p w14:paraId="0D0F69C0" w14:textId="77777777" w:rsidR="00AE14CC" w:rsidRPr="00734B1F" w:rsidRDefault="00AE14CC" w:rsidP="001D4C0B">
      <w:pPr>
        <w:spacing w:before="120" w:after="120" w:line="312" w:lineRule="auto"/>
        <w:jc w:val="center"/>
        <w:rPr>
          <w:rFonts w:asciiTheme="majorHAnsi" w:eastAsia="Calibri" w:hAnsiTheme="majorHAnsi" w:cstheme="majorHAnsi"/>
          <w:i/>
          <w:iCs/>
          <w:color w:val="000000" w:themeColor="text1"/>
          <w:lang w:val="en-US"/>
        </w:rPr>
      </w:pPr>
    </w:p>
    <w:p w14:paraId="2789D588" w14:textId="53338100" w:rsidR="00AE14CC" w:rsidRPr="00734B1F" w:rsidRDefault="00AE14CC" w:rsidP="00AE14CC">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409" w:name="_Toc60959515"/>
      <w:bookmarkStart w:id="410" w:name="_Toc85784684"/>
      <w:bookmarkStart w:id="411" w:name="_Toc85787504"/>
      <w:bookmarkStart w:id="412" w:name="_Toc104936269"/>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tuần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tự</w:t>
      </w:r>
      <w:proofErr w:type="spellEnd"/>
      <w:r w:rsidRPr="00734B1F">
        <w:rPr>
          <w:rFonts w:asciiTheme="majorHAnsi" w:eastAsia="Calibri" w:hAnsiTheme="majorHAnsi" w:cstheme="majorHAnsi"/>
          <w:b/>
          <w:bCs/>
          <w:color w:val="000000" w:themeColor="text1"/>
          <w:sz w:val="26"/>
          <w:szCs w:val="26"/>
          <w:lang w:val="en-US"/>
        </w:rPr>
        <w:t xml:space="preserve"> </w:t>
      </w:r>
      <w:bookmarkEnd w:id="409"/>
      <w:proofErr w:type="spellStart"/>
      <w:r w:rsidRPr="00734B1F">
        <w:rPr>
          <w:rFonts w:asciiTheme="majorHAnsi" w:eastAsia="Calibri" w:hAnsiTheme="majorHAnsi" w:cstheme="majorHAnsi"/>
          <w:b/>
          <w:bCs/>
          <w:color w:val="000000" w:themeColor="text1"/>
          <w:sz w:val="26"/>
          <w:szCs w:val="26"/>
          <w:lang w:val="en-US"/>
        </w:rPr>
        <w:t>thay</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đổi</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thông</w:t>
      </w:r>
      <w:proofErr w:type="spellEnd"/>
      <w:r w:rsidRPr="00734B1F">
        <w:rPr>
          <w:rFonts w:asciiTheme="majorHAnsi" w:eastAsia="Calibri" w:hAnsiTheme="majorHAnsi" w:cstheme="majorHAnsi"/>
          <w:b/>
          <w:bCs/>
          <w:color w:val="000000" w:themeColor="text1"/>
          <w:sz w:val="26"/>
          <w:szCs w:val="26"/>
          <w:lang w:val="en-US"/>
        </w:rPr>
        <w:t xml:space="preserve"> tin </w:t>
      </w:r>
      <w:proofErr w:type="spellStart"/>
      <w:r w:rsidRPr="00734B1F">
        <w:rPr>
          <w:rFonts w:asciiTheme="majorHAnsi" w:eastAsia="Calibri" w:hAnsiTheme="majorHAnsi" w:cstheme="majorHAnsi"/>
          <w:b/>
          <w:bCs/>
          <w:color w:val="000000" w:themeColor="text1"/>
          <w:sz w:val="26"/>
          <w:szCs w:val="26"/>
          <w:lang w:val="en-US"/>
        </w:rPr>
        <w:t>cá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nhân</w:t>
      </w:r>
      <w:bookmarkEnd w:id="410"/>
      <w:bookmarkEnd w:id="411"/>
      <w:bookmarkEnd w:id="412"/>
      <w:proofErr w:type="spellEnd"/>
    </w:p>
    <w:p w14:paraId="5187E703" w14:textId="77777777" w:rsidR="00431FEB" w:rsidRPr="00734B1F" w:rsidRDefault="00AE14CC" w:rsidP="00431FEB">
      <w:pPr>
        <w:keepNext/>
        <w:rPr>
          <w:rFonts w:asciiTheme="majorHAnsi" w:hAnsiTheme="majorHAnsi" w:cstheme="majorHAnsi"/>
        </w:rPr>
      </w:pPr>
      <w:r w:rsidRPr="00734B1F">
        <w:rPr>
          <w:rFonts w:asciiTheme="majorHAnsi" w:hAnsiTheme="majorHAnsi" w:cstheme="majorHAnsi"/>
          <w:noProof/>
          <w:color w:val="000000" w:themeColor="text1"/>
          <w:lang w:val="en-US"/>
        </w:rPr>
        <w:drawing>
          <wp:inline distT="0" distB="0" distL="0" distR="0" wp14:anchorId="17DB65E4" wp14:editId="7293FB5E">
            <wp:extent cx="5760085" cy="26289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628900"/>
                    </a:xfrm>
                    <a:prstGeom prst="rect">
                      <a:avLst/>
                    </a:prstGeom>
                  </pic:spPr>
                </pic:pic>
              </a:graphicData>
            </a:graphic>
          </wp:inline>
        </w:drawing>
      </w:r>
    </w:p>
    <w:p w14:paraId="136FE80A" w14:textId="02F5418A" w:rsidR="001D4C0B" w:rsidRPr="00734B1F" w:rsidRDefault="00431FEB" w:rsidP="009F7DF4">
      <w:pPr>
        <w:pStyle w:val="Phn"/>
        <w:rPr>
          <w:color w:val="000000" w:themeColor="text1"/>
        </w:rPr>
      </w:pPr>
      <w:bookmarkStart w:id="413" w:name="_Toc92790954"/>
      <w:bookmarkStart w:id="414" w:name="_Toc92926623"/>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12</w:t>
      </w:r>
      <w:r w:rsidR="00F34FC7" w:rsidRPr="00734B1F">
        <w:rPr>
          <w:noProof/>
        </w:rPr>
        <w:fldChar w:fldCharType="end"/>
      </w:r>
      <w:r w:rsidRPr="00734B1F">
        <w:t xml:space="preserve">: </w:t>
      </w:r>
      <w:proofErr w:type="spellStart"/>
      <w:r w:rsidRPr="00734B1F">
        <w:t>Biểu</w:t>
      </w:r>
      <w:proofErr w:type="spellEnd"/>
      <w:r w:rsidRPr="00734B1F">
        <w:t xml:space="preserve"> </w:t>
      </w:r>
      <w:proofErr w:type="spellStart"/>
      <w:r w:rsidRPr="00734B1F">
        <w:t>đồ</w:t>
      </w:r>
      <w:proofErr w:type="spellEnd"/>
      <w:r w:rsidRPr="00734B1F">
        <w:t xml:space="preserve"> </w:t>
      </w:r>
      <w:proofErr w:type="spellStart"/>
      <w:r w:rsidRPr="00734B1F">
        <w:t>tuần</w:t>
      </w:r>
      <w:proofErr w:type="spellEnd"/>
      <w:r w:rsidRPr="00734B1F">
        <w:t xml:space="preserve"> </w:t>
      </w:r>
      <w:proofErr w:type="spellStart"/>
      <w:r w:rsidRPr="00734B1F">
        <w:t>tự</w:t>
      </w:r>
      <w:proofErr w:type="spellEnd"/>
      <w:r w:rsidRPr="00734B1F">
        <w:t xml:space="preserve"> </w:t>
      </w:r>
      <w:proofErr w:type="spellStart"/>
      <w:r w:rsidRPr="00734B1F">
        <w:t>thay</w:t>
      </w:r>
      <w:proofErr w:type="spellEnd"/>
      <w:r w:rsidRPr="00734B1F">
        <w:t xml:space="preserve"> </w:t>
      </w:r>
      <w:proofErr w:type="spellStart"/>
      <w:r w:rsidRPr="00734B1F">
        <w:t>đổi</w:t>
      </w:r>
      <w:proofErr w:type="spellEnd"/>
      <w:r w:rsidRPr="00734B1F">
        <w:t xml:space="preserve"> </w:t>
      </w:r>
      <w:proofErr w:type="spellStart"/>
      <w:r w:rsidRPr="00734B1F">
        <w:t>thông</w:t>
      </w:r>
      <w:proofErr w:type="spellEnd"/>
      <w:r w:rsidRPr="00734B1F">
        <w:t xml:space="preserve"> tin </w:t>
      </w:r>
      <w:proofErr w:type="spellStart"/>
      <w:r w:rsidRPr="00734B1F">
        <w:t>cá</w:t>
      </w:r>
      <w:proofErr w:type="spellEnd"/>
      <w:r w:rsidRPr="00734B1F">
        <w:t xml:space="preserve"> </w:t>
      </w:r>
      <w:proofErr w:type="spellStart"/>
      <w:r w:rsidRPr="00734B1F">
        <w:t>nhân</w:t>
      </w:r>
      <w:bookmarkEnd w:id="413"/>
      <w:bookmarkEnd w:id="414"/>
      <w:proofErr w:type="spellEnd"/>
    </w:p>
    <w:p w14:paraId="5DFB7529" w14:textId="77777777" w:rsidR="00AE14CC" w:rsidRPr="00734B1F" w:rsidRDefault="00AE14CC" w:rsidP="00AE14CC">
      <w:pPr>
        <w:rPr>
          <w:rFonts w:asciiTheme="majorHAnsi" w:hAnsiTheme="majorHAnsi" w:cstheme="majorHAnsi"/>
          <w:color w:val="000000" w:themeColor="text1"/>
          <w:lang w:val="en-US"/>
        </w:rPr>
      </w:pPr>
    </w:p>
    <w:p w14:paraId="48891495" w14:textId="0E5F5EB2" w:rsidR="00AE14CC" w:rsidRPr="00734B1F" w:rsidRDefault="00AE14CC" w:rsidP="00AE14CC">
      <w:pPr>
        <w:pStyle w:val="ListParagraph"/>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415" w:name="_Toc85784685"/>
      <w:bookmarkStart w:id="416" w:name="_Toc85787506"/>
      <w:bookmarkStart w:id="417" w:name="_Toc104936270"/>
      <w:proofErr w:type="spellStart"/>
      <w:r w:rsidRPr="00734B1F">
        <w:rPr>
          <w:rFonts w:asciiTheme="majorHAnsi" w:eastAsia="Calibri" w:hAnsiTheme="majorHAnsi" w:cstheme="majorHAnsi"/>
          <w:b/>
          <w:bCs/>
          <w:color w:val="000000" w:themeColor="text1"/>
          <w:sz w:val="26"/>
          <w:szCs w:val="26"/>
          <w:lang w:val="en-US"/>
        </w:rPr>
        <w:t>Biểu</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đồ</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tuần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tự</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quản</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w:t>
      </w:r>
      <w:r w:rsidR="004010A2" w:rsidRPr="00734B1F">
        <w:rPr>
          <w:rFonts w:asciiTheme="majorHAnsi" w:eastAsia="Calibri" w:hAnsiTheme="majorHAnsi" w:cstheme="majorHAnsi"/>
          <w:b/>
          <w:bCs/>
          <w:color w:val="000000" w:themeColor="text1"/>
          <w:sz w:val="26"/>
          <w:szCs w:val="26"/>
          <w:lang w:val="en-US"/>
        </w:rPr>
        <w:t>í</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khách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hàng</w:t>
      </w:r>
      <w:bookmarkEnd w:id="415"/>
      <w:bookmarkEnd w:id="416"/>
      <w:bookmarkEnd w:id="417"/>
      <w:proofErr w:type="spellEnd"/>
    </w:p>
    <w:p w14:paraId="1E7CD21D" w14:textId="77777777" w:rsidR="00431FEB" w:rsidRPr="00734B1F" w:rsidRDefault="00AE14CC" w:rsidP="00431FEB">
      <w:pPr>
        <w:keepNext/>
        <w:rPr>
          <w:rFonts w:asciiTheme="majorHAnsi" w:hAnsiTheme="majorHAnsi" w:cstheme="majorHAnsi"/>
        </w:rPr>
      </w:pPr>
      <w:r w:rsidRPr="00734B1F">
        <w:rPr>
          <w:rFonts w:asciiTheme="majorHAnsi" w:hAnsiTheme="majorHAnsi" w:cstheme="majorHAnsi"/>
          <w:noProof/>
          <w:color w:val="000000" w:themeColor="text1"/>
          <w:lang w:val="en-US"/>
        </w:rPr>
        <w:drawing>
          <wp:inline distT="0" distB="0" distL="0" distR="0" wp14:anchorId="24CC4635" wp14:editId="43E14CE7">
            <wp:extent cx="5760085" cy="3879850"/>
            <wp:effectExtent l="0" t="0" r="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879850"/>
                    </a:xfrm>
                    <a:prstGeom prst="rect">
                      <a:avLst/>
                    </a:prstGeom>
                  </pic:spPr>
                </pic:pic>
              </a:graphicData>
            </a:graphic>
          </wp:inline>
        </w:drawing>
      </w:r>
    </w:p>
    <w:p w14:paraId="0113EA22" w14:textId="4A1E295C" w:rsidR="00AE14CC" w:rsidRPr="00734B1F" w:rsidRDefault="00431FEB" w:rsidP="009F7DF4">
      <w:pPr>
        <w:pStyle w:val="Phn"/>
        <w:rPr>
          <w:color w:val="000000" w:themeColor="text1"/>
        </w:rPr>
      </w:pPr>
      <w:bookmarkStart w:id="418" w:name="_Toc92790955"/>
      <w:bookmarkStart w:id="419" w:name="_Toc92926625"/>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13</w:t>
      </w:r>
      <w:r w:rsidR="00F34FC7" w:rsidRPr="00734B1F">
        <w:rPr>
          <w:noProof/>
        </w:rPr>
        <w:fldChar w:fldCharType="end"/>
      </w:r>
      <w:r w:rsidRPr="00734B1F">
        <w:t xml:space="preserve">: </w:t>
      </w:r>
      <w:proofErr w:type="spellStart"/>
      <w:r w:rsidRPr="00734B1F">
        <w:t>Biểu</w:t>
      </w:r>
      <w:proofErr w:type="spellEnd"/>
      <w:r w:rsidRPr="00734B1F">
        <w:t xml:space="preserve"> </w:t>
      </w:r>
      <w:proofErr w:type="spellStart"/>
      <w:r w:rsidRPr="00734B1F">
        <w:t>đồ</w:t>
      </w:r>
      <w:proofErr w:type="spellEnd"/>
      <w:r w:rsidRPr="00734B1F">
        <w:t xml:space="preserve"> </w:t>
      </w:r>
      <w:proofErr w:type="spellStart"/>
      <w:r w:rsidRPr="00734B1F">
        <w:t>tuần</w:t>
      </w:r>
      <w:proofErr w:type="spellEnd"/>
      <w:r w:rsidRPr="00734B1F">
        <w:t xml:space="preserve"> </w:t>
      </w:r>
      <w:proofErr w:type="spellStart"/>
      <w:r w:rsidRPr="00734B1F">
        <w:t>tự</w:t>
      </w:r>
      <w:proofErr w:type="spellEnd"/>
      <w:r w:rsidRPr="00734B1F">
        <w:t xml:space="preserve"> </w:t>
      </w:r>
      <w:proofErr w:type="spellStart"/>
      <w:r w:rsidRPr="00734B1F">
        <w:t>quản</w:t>
      </w:r>
      <w:proofErr w:type="spellEnd"/>
      <w:r w:rsidRPr="00734B1F">
        <w:t xml:space="preserve"> </w:t>
      </w:r>
      <w:proofErr w:type="spellStart"/>
      <w:r w:rsidRPr="00734B1F">
        <w:t>lí</w:t>
      </w:r>
      <w:proofErr w:type="spellEnd"/>
      <w:r w:rsidRPr="00734B1F">
        <w:t xml:space="preserve"> </w:t>
      </w:r>
      <w:proofErr w:type="spellStart"/>
      <w:r w:rsidRPr="00734B1F">
        <w:t>khách</w:t>
      </w:r>
      <w:proofErr w:type="spellEnd"/>
      <w:r w:rsidRPr="00734B1F">
        <w:t xml:space="preserve"> </w:t>
      </w:r>
      <w:proofErr w:type="spellStart"/>
      <w:r w:rsidRPr="00734B1F">
        <w:t>hàng</w:t>
      </w:r>
      <w:bookmarkEnd w:id="418"/>
      <w:bookmarkEnd w:id="419"/>
      <w:proofErr w:type="spellEnd"/>
    </w:p>
    <w:p w14:paraId="4AC525B4" w14:textId="49279BB5" w:rsidR="00AE14CC" w:rsidRPr="00734B1F" w:rsidRDefault="00AE14CC">
      <w:pPr>
        <w:rPr>
          <w:rFonts w:asciiTheme="majorHAnsi" w:hAnsiTheme="majorHAnsi" w:cstheme="majorHAnsi"/>
          <w:color w:val="000000" w:themeColor="text1"/>
        </w:rPr>
      </w:pPr>
    </w:p>
    <w:p w14:paraId="0F8D5230" w14:textId="3B96B056" w:rsidR="00F350DE" w:rsidRPr="00734B1F" w:rsidRDefault="00F350DE">
      <w:pPr>
        <w:rPr>
          <w:rFonts w:asciiTheme="majorHAnsi" w:hAnsiTheme="majorHAnsi" w:cstheme="majorHAnsi"/>
          <w:color w:val="000000" w:themeColor="text1"/>
        </w:rPr>
      </w:pPr>
    </w:p>
    <w:p w14:paraId="3E709224" w14:textId="7FA343BE" w:rsidR="00F350DE" w:rsidRPr="00734B1F" w:rsidRDefault="00F350DE">
      <w:pPr>
        <w:rPr>
          <w:rFonts w:asciiTheme="majorHAnsi" w:hAnsiTheme="majorHAnsi" w:cstheme="majorHAnsi"/>
          <w:color w:val="000000" w:themeColor="text1"/>
        </w:rPr>
      </w:pPr>
    </w:p>
    <w:p w14:paraId="356AD9F8" w14:textId="5F38C201" w:rsidR="00F350DE" w:rsidRPr="00734B1F" w:rsidRDefault="00F350DE">
      <w:pPr>
        <w:rPr>
          <w:rFonts w:asciiTheme="majorHAnsi" w:hAnsiTheme="majorHAnsi" w:cstheme="majorHAnsi"/>
          <w:color w:val="000000" w:themeColor="text1"/>
        </w:rPr>
      </w:pPr>
    </w:p>
    <w:p w14:paraId="74302BB6" w14:textId="413BBD00" w:rsidR="00F350DE" w:rsidRPr="00734B1F" w:rsidRDefault="00F350DE" w:rsidP="00F350DE">
      <w:pPr>
        <w:numPr>
          <w:ilvl w:val="1"/>
          <w:numId w:val="3"/>
        </w:numPr>
        <w:spacing w:before="120" w:after="120" w:line="312" w:lineRule="auto"/>
        <w:ind w:left="540" w:hanging="540"/>
        <w:outlineLvl w:val="1"/>
        <w:rPr>
          <w:rFonts w:asciiTheme="majorHAnsi" w:eastAsia="Calibri" w:hAnsiTheme="majorHAnsi" w:cstheme="majorHAnsi"/>
          <w:b/>
          <w:bCs/>
          <w:color w:val="000000" w:themeColor="text1"/>
          <w:sz w:val="26"/>
          <w:szCs w:val="26"/>
          <w:lang w:val="en-US"/>
        </w:rPr>
      </w:pPr>
      <w:bookmarkStart w:id="420" w:name="_Toc60959523"/>
      <w:bookmarkStart w:id="421" w:name="_Toc85784686"/>
      <w:bookmarkStart w:id="422" w:name="_Toc85787508"/>
      <w:bookmarkStart w:id="423" w:name="_Toc104936271"/>
      <w:proofErr w:type="spellStart"/>
      <w:r w:rsidRPr="00734B1F">
        <w:rPr>
          <w:rFonts w:asciiTheme="majorHAnsi" w:eastAsia="Calibri" w:hAnsiTheme="majorHAnsi" w:cstheme="majorHAnsi"/>
          <w:b/>
          <w:bCs/>
          <w:color w:val="000000" w:themeColor="text1"/>
          <w:sz w:val="26"/>
          <w:szCs w:val="26"/>
          <w:lang w:val="en-US"/>
        </w:rPr>
        <w:t>Thiết</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kế</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sở</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dữ</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liệu</w:t>
      </w:r>
      <w:bookmarkEnd w:id="420"/>
      <w:bookmarkEnd w:id="421"/>
      <w:bookmarkEnd w:id="422"/>
      <w:bookmarkEnd w:id="423"/>
      <w:proofErr w:type="spellEnd"/>
    </w:p>
    <w:p w14:paraId="169C1A8F" w14:textId="77777777" w:rsidR="00F350DE" w:rsidRPr="00734B1F" w:rsidRDefault="00F350DE" w:rsidP="00F350DE">
      <w:pPr>
        <w:spacing w:line="276" w:lineRule="auto"/>
        <w:ind w:firstLine="720"/>
        <w:jc w:val="both"/>
        <w:rPr>
          <w:rFonts w:asciiTheme="majorHAnsi" w:hAnsiTheme="majorHAnsi" w:cstheme="majorHAnsi"/>
          <w:color w:val="000000" w:themeColor="text1"/>
          <w:sz w:val="26"/>
          <w:szCs w:val="26"/>
          <w:lang w:val="en-GB"/>
        </w:rPr>
      </w:pPr>
      <w:r w:rsidRPr="00734B1F">
        <w:rPr>
          <w:rFonts w:asciiTheme="majorHAnsi" w:hAnsiTheme="majorHAnsi" w:cstheme="majorHAnsi"/>
          <w:color w:val="000000" w:themeColor="text1"/>
          <w:sz w:val="26"/>
          <w:szCs w:val="26"/>
          <w:lang w:val="en-GB"/>
        </w:rPr>
        <w:t xml:space="preserve">Khi </w:t>
      </w:r>
      <w:proofErr w:type="spellStart"/>
      <w:r w:rsidRPr="00734B1F">
        <w:rPr>
          <w:rFonts w:asciiTheme="majorHAnsi" w:hAnsiTheme="majorHAnsi" w:cstheme="majorHAnsi"/>
          <w:color w:val="000000" w:themeColor="text1"/>
          <w:sz w:val="26"/>
          <w:szCs w:val="26"/>
          <w:lang w:val="en-GB"/>
        </w:rPr>
        <w:t>xây</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dựng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một</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ứng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dụng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việc</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thiết</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kế</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cơ</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sở</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dữ</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liệu</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đúng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chuẩn</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và</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đáp</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ứng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được</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truy</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cập</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là</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rất</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quan</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trọng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Một</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cơ</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sở</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dữ</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liệu</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tốt</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là</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cơ</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sở</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dữ</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liệu</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đủ</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tiêu</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chuẩn</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đáp</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ứng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được</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tối</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thiểu</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chuẩn</w:t>
      </w:r>
      <w:proofErr w:type="spellEnd"/>
      <w:r w:rsidRPr="00734B1F">
        <w:rPr>
          <w:rFonts w:asciiTheme="majorHAnsi" w:hAnsiTheme="majorHAnsi" w:cstheme="majorHAnsi"/>
          <w:color w:val="000000" w:themeColor="text1"/>
          <w:sz w:val="26"/>
          <w:szCs w:val="26"/>
          <w:lang w:val="en-GB"/>
        </w:rPr>
        <w:t xml:space="preserve"> 3NF. </w:t>
      </w:r>
      <w:proofErr w:type="spellStart"/>
      <w:r w:rsidRPr="00734B1F">
        <w:rPr>
          <w:rFonts w:asciiTheme="majorHAnsi" w:hAnsiTheme="majorHAnsi" w:cstheme="majorHAnsi"/>
          <w:color w:val="000000" w:themeColor="text1"/>
          <w:sz w:val="26"/>
          <w:szCs w:val="26"/>
          <w:lang w:val="en-GB"/>
        </w:rPr>
        <w:t>Trong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ứng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dụng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này</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cơ</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sở</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dữ</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liệu</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sử</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dụng</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sẽ</w:t>
      </w:r>
      <w:proofErr w:type="spellEnd"/>
      <w:r w:rsidRPr="00734B1F">
        <w:rPr>
          <w:rFonts w:asciiTheme="majorHAnsi" w:hAnsiTheme="majorHAnsi" w:cstheme="majorHAnsi"/>
          <w:color w:val="000000" w:themeColor="text1"/>
          <w:sz w:val="26"/>
          <w:szCs w:val="26"/>
          <w:lang w:val="en-GB"/>
        </w:rPr>
        <w:t xml:space="preserve"> </w:t>
      </w:r>
      <w:proofErr w:type="spellStart"/>
      <w:r w:rsidRPr="00734B1F">
        <w:rPr>
          <w:rFonts w:asciiTheme="majorHAnsi" w:hAnsiTheme="majorHAnsi" w:cstheme="majorHAnsi"/>
          <w:color w:val="000000" w:themeColor="text1"/>
          <w:sz w:val="26"/>
          <w:szCs w:val="26"/>
          <w:lang w:val="en-GB"/>
        </w:rPr>
        <w:t>là</w:t>
      </w:r>
      <w:proofErr w:type="spellEnd"/>
      <w:r w:rsidRPr="00734B1F">
        <w:rPr>
          <w:rFonts w:asciiTheme="majorHAnsi" w:hAnsiTheme="majorHAnsi" w:cstheme="majorHAnsi"/>
          <w:color w:val="000000" w:themeColor="text1"/>
          <w:sz w:val="26"/>
          <w:szCs w:val="26"/>
          <w:lang w:val="en-GB"/>
        </w:rPr>
        <w:t xml:space="preserve"> MySQL. </w:t>
      </w:r>
    </w:p>
    <w:p w14:paraId="1F778212" w14:textId="780F641C" w:rsidR="00F350DE" w:rsidRPr="00734B1F" w:rsidRDefault="00F350DE" w:rsidP="00F350DE">
      <w:pPr>
        <w:spacing w:line="276" w:lineRule="auto"/>
        <w:ind w:firstLine="720"/>
        <w:jc w:val="both"/>
        <w:rPr>
          <w:rFonts w:asciiTheme="majorHAnsi" w:eastAsia="Calibri" w:hAnsiTheme="majorHAnsi" w:cstheme="majorHAnsi"/>
          <w:color w:val="000000" w:themeColor="text1"/>
          <w:sz w:val="26"/>
          <w:szCs w:val="26"/>
          <w:lang w:val="en-GB"/>
        </w:rPr>
      </w:pPr>
      <w:r w:rsidRPr="00734B1F">
        <w:rPr>
          <w:rFonts w:asciiTheme="majorHAnsi" w:eastAsia="Calibri" w:hAnsiTheme="majorHAnsi" w:cstheme="majorHAnsi"/>
          <w:color w:val="000000" w:themeColor="text1"/>
          <w:sz w:val="26"/>
          <w:szCs w:val="26"/>
          <w:lang w:val="en-GB"/>
        </w:rPr>
        <w:t xml:space="preserve">Sau </w:t>
      </w:r>
      <w:proofErr w:type="spellStart"/>
      <w:r w:rsidRPr="00734B1F">
        <w:rPr>
          <w:rFonts w:asciiTheme="majorHAnsi" w:eastAsia="Calibri" w:hAnsiTheme="majorHAnsi" w:cstheme="majorHAnsi"/>
          <w:color w:val="000000" w:themeColor="text1"/>
          <w:sz w:val="26"/>
          <w:szCs w:val="26"/>
          <w:lang w:val="en-GB"/>
        </w:rPr>
        <w:t>đây</w:t>
      </w:r>
      <w:proofErr w:type="spellEnd"/>
      <w:r w:rsidRPr="00734B1F">
        <w:rPr>
          <w:rFonts w:asciiTheme="majorHAnsi" w:eastAsia="Calibri" w:hAnsiTheme="majorHAnsi" w:cstheme="majorHAnsi"/>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lang w:val="en-GB"/>
        </w:rPr>
        <w:t>là</w:t>
      </w:r>
      <w:proofErr w:type="spellEnd"/>
      <w:r w:rsidRPr="00734B1F">
        <w:rPr>
          <w:rFonts w:asciiTheme="majorHAnsi" w:eastAsia="Calibri" w:hAnsiTheme="majorHAnsi" w:cstheme="majorHAnsi"/>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lang w:val="en-GB"/>
        </w:rPr>
        <w:t>các</w:t>
      </w:r>
      <w:proofErr w:type="spellEnd"/>
      <w:r w:rsidRPr="00734B1F">
        <w:rPr>
          <w:rFonts w:asciiTheme="majorHAnsi" w:eastAsia="Calibri" w:hAnsiTheme="majorHAnsi" w:cstheme="majorHAnsi"/>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lang w:val="en-GB"/>
        </w:rPr>
        <w:t>bảng</w:t>
      </w:r>
      <w:proofErr w:type="spellEnd"/>
      <w:r w:rsidRPr="00734B1F">
        <w:rPr>
          <w:rFonts w:asciiTheme="majorHAnsi" w:eastAsia="Calibri" w:hAnsiTheme="majorHAnsi" w:cstheme="majorHAnsi"/>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lang w:val="en-GB"/>
        </w:rPr>
        <w:t>dữ</w:t>
      </w:r>
      <w:proofErr w:type="spellEnd"/>
      <w:r w:rsidRPr="00734B1F">
        <w:rPr>
          <w:rFonts w:asciiTheme="majorHAnsi" w:eastAsia="Calibri" w:hAnsiTheme="majorHAnsi" w:cstheme="majorHAnsi"/>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lang w:val="en-GB"/>
        </w:rPr>
        <w:t>liệu</w:t>
      </w:r>
      <w:proofErr w:type="spellEnd"/>
      <w:r w:rsidRPr="00734B1F">
        <w:rPr>
          <w:rFonts w:asciiTheme="majorHAnsi" w:eastAsia="Calibri" w:hAnsiTheme="majorHAnsi" w:cstheme="majorHAnsi"/>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lang w:val="en-GB"/>
        </w:rPr>
        <w:t>được</w:t>
      </w:r>
      <w:proofErr w:type="spellEnd"/>
      <w:r w:rsidRPr="00734B1F">
        <w:rPr>
          <w:rFonts w:asciiTheme="majorHAnsi" w:eastAsia="Calibri" w:hAnsiTheme="majorHAnsi" w:cstheme="majorHAnsi"/>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lang w:val="en-GB"/>
        </w:rPr>
        <w:t>thiết</w:t>
      </w:r>
      <w:proofErr w:type="spellEnd"/>
      <w:r w:rsidRPr="00734B1F">
        <w:rPr>
          <w:rFonts w:asciiTheme="majorHAnsi" w:eastAsia="Calibri" w:hAnsiTheme="majorHAnsi" w:cstheme="majorHAnsi"/>
          <w:color w:val="000000" w:themeColor="text1"/>
          <w:sz w:val="26"/>
          <w:szCs w:val="26"/>
          <w:lang w:val="en-GB"/>
        </w:rPr>
        <w:t xml:space="preserve"> </w:t>
      </w:r>
      <w:proofErr w:type="spellStart"/>
      <w:r w:rsidRPr="00734B1F">
        <w:rPr>
          <w:rFonts w:asciiTheme="majorHAnsi" w:eastAsia="Calibri" w:hAnsiTheme="majorHAnsi" w:cstheme="majorHAnsi"/>
          <w:color w:val="000000" w:themeColor="text1"/>
          <w:sz w:val="26"/>
          <w:szCs w:val="26"/>
          <w:lang w:val="en-GB"/>
        </w:rPr>
        <w:t>kế</w:t>
      </w:r>
      <w:proofErr w:type="spellEnd"/>
      <w:r w:rsidRPr="00734B1F">
        <w:rPr>
          <w:rFonts w:asciiTheme="majorHAnsi" w:eastAsia="Calibri" w:hAnsiTheme="majorHAnsi" w:cstheme="majorHAnsi"/>
          <w:color w:val="000000" w:themeColor="text1"/>
          <w:sz w:val="26"/>
          <w:szCs w:val="26"/>
          <w:lang w:val="en-GB"/>
        </w:rPr>
        <w:t>:</w:t>
      </w:r>
    </w:p>
    <w:p w14:paraId="456E62E7" w14:textId="415E3FD3" w:rsidR="004D706D" w:rsidRPr="00734B1F" w:rsidRDefault="00EC208F" w:rsidP="007B33AA">
      <w:pPr>
        <w:pStyle w:val="Caption"/>
        <w:spacing w:before="120" w:after="120" w:line="360" w:lineRule="auto"/>
        <w:outlineLvl w:val="3"/>
        <w:rPr>
          <w:rFonts w:asciiTheme="majorHAnsi" w:hAnsiTheme="majorHAnsi" w:cstheme="majorBidi"/>
          <w:color w:val="000000" w:themeColor="text1"/>
          <w:sz w:val="22"/>
          <w:szCs w:val="22"/>
        </w:rPr>
      </w:pPr>
      <w:r>
        <w:rPr>
          <w:noProof/>
        </w:rPr>
        <w:drawing>
          <wp:inline distT="0" distB="0" distL="0" distR="0" wp14:anchorId="7042E580" wp14:editId="08BE8BC0">
            <wp:extent cx="6057900" cy="340042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7900" cy="3400425"/>
                    </a:xfrm>
                    <a:prstGeom prst="rect">
                      <a:avLst/>
                    </a:prstGeom>
                  </pic:spPr>
                </pic:pic>
              </a:graphicData>
            </a:graphic>
          </wp:inline>
        </w:drawing>
      </w:r>
    </w:p>
    <w:p w14:paraId="24D88A04" w14:textId="711183FE" w:rsidR="00D376B6" w:rsidRPr="001F3F51" w:rsidRDefault="001F3F51" w:rsidP="001F3F51">
      <w:pPr>
        <w:pStyle w:val="Caption"/>
        <w:jc w:val="center"/>
        <w:rPr>
          <w:color w:val="000000" w:themeColor="text1"/>
          <w:sz w:val="24"/>
          <w:szCs w:val="24"/>
        </w:rPr>
      </w:pPr>
      <w:bookmarkStart w:id="424" w:name="_Toc104936145"/>
      <w:proofErr w:type="spellStart"/>
      <w:r w:rsidRPr="001F3F51">
        <w:rPr>
          <w:color w:val="000000" w:themeColor="text1"/>
          <w:sz w:val="24"/>
          <w:szCs w:val="24"/>
        </w:rPr>
        <w:t>Bảng</w:t>
      </w:r>
      <w:proofErr w:type="spellEnd"/>
      <w:r w:rsidRPr="001F3F51">
        <w:rPr>
          <w:color w:val="000000" w:themeColor="text1"/>
          <w:sz w:val="24"/>
          <w:szCs w:val="24"/>
        </w:rPr>
        <w:t xml:space="preserve"> </w:t>
      </w:r>
      <w:r w:rsidRPr="001F3F51">
        <w:rPr>
          <w:color w:val="000000" w:themeColor="text1"/>
          <w:sz w:val="24"/>
          <w:szCs w:val="24"/>
        </w:rPr>
        <w:fldChar w:fldCharType="begin"/>
      </w:r>
      <w:r w:rsidRPr="001F3F51">
        <w:rPr>
          <w:color w:val="000000" w:themeColor="text1"/>
          <w:sz w:val="24"/>
          <w:szCs w:val="24"/>
        </w:rPr>
        <w:instrText xml:space="preserve"> SEQ Bảng \* ARABIC </w:instrText>
      </w:r>
      <w:r w:rsidRPr="001F3F51">
        <w:rPr>
          <w:color w:val="000000" w:themeColor="text1"/>
          <w:sz w:val="24"/>
          <w:szCs w:val="24"/>
        </w:rPr>
        <w:fldChar w:fldCharType="separate"/>
      </w:r>
      <w:r>
        <w:rPr>
          <w:noProof/>
          <w:color w:val="000000" w:themeColor="text1"/>
          <w:sz w:val="24"/>
          <w:szCs w:val="24"/>
        </w:rPr>
        <w:t>2</w:t>
      </w:r>
      <w:r w:rsidRPr="001F3F51">
        <w:rPr>
          <w:color w:val="000000" w:themeColor="text1"/>
          <w:sz w:val="24"/>
          <w:szCs w:val="24"/>
        </w:rPr>
        <w:fldChar w:fldCharType="end"/>
      </w:r>
      <w:r w:rsidRPr="001F3F51">
        <w:rPr>
          <w:color w:val="000000" w:themeColor="text1"/>
          <w:sz w:val="24"/>
          <w:szCs w:val="24"/>
        </w:rPr>
        <w:t xml:space="preserve"> : </w:t>
      </w:r>
      <w:proofErr w:type="spellStart"/>
      <w:r w:rsidRPr="001F3F51">
        <w:rPr>
          <w:color w:val="000000" w:themeColor="text1"/>
          <w:sz w:val="24"/>
          <w:szCs w:val="24"/>
        </w:rPr>
        <w:t>Đặc</w:t>
      </w:r>
      <w:proofErr w:type="spellEnd"/>
      <w:r w:rsidRPr="001F3F51">
        <w:rPr>
          <w:color w:val="000000" w:themeColor="text1"/>
          <w:sz w:val="24"/>
          <w:szCs w:val="24"/>
        </w:rPr>
        <w:t xml:space="preserve"> </w:t>
      </w:r>
      <w:proofErr w:type="spellStart"/>
      <w:r w:rsidRPr="001F3F51">
        <w:rPr>
          <w:color w:val="000000" w:themeColor="text1"/>
          <w:sz w:val="24"/>
          <w:szCs w:val="24"/>
        </w:rPr>
        <w:t>tả</w:t>
      </w:r>
      <w:proofErr w:type="spellEnd"/>
      <w:r w:rsidRPr="001F3F51">
        <w:rPr>
          <w:color w:val="000000" w:themeColor="text1"/>
          <w:sz w:val="24"/>
          <w:szCs w:val="24"/>
        </w:rPr>
        <w:t xml:space="preserve"> </w:t>
      </w:r>
      <w:proofErr w:type="spellStart"/>
      <w:r w:rsidR="00AF48C7">
        <w:rPr>
          <w:color w:val="000000" w:themeColor="text1"/>
          <w:sz w:val="24"/>
          <w:szCs w:val="24"/>
        </w:rPr>
        <w:t>dữ</w:t>
      </w:r>
      <w:proofErr w:type="spellEnd"/>
      <w:r w:rsidR="00AF48C7">
        <w:rPr>
          <w:color w:val="000000" w:themeColor="text1"/>
          <w:sz w:val="24"/>
          <w:szCs w:val="24"/>
        </w:rPr>
        <w:t xml:space="preserve"> </w:t>
      </w:r>
      <w:proofErr w:type="spellStart"/>
      <w:r w:rsidR="00AF48C7">
        <w:rPr>
          <w:color w:val="000000" w:themeColor="text1"/>
          <w:sz w:val="24"/>
          <w:szCs w:val="24"/>
        </w:rPr>
        <w:t>liệu</w:t>
      </w:r>
      <w:proofErr w:type="spellEnd"/>
      <w:r w:rsidR="00AF48C7">
        <w:rPr>
          <w:color w:val="000000" w:themeColor="text1"/>
          <w:sz w:val="24"/>
          <w:szCs w:val="24"/>
        </w:rPr>
        <w:t xml:space="preserve"> blog</w:t>
      </w:r>
      <w:bookmarkEnd w:id="424"/>
    </w:p>
    <w:p w14:paraId="287FF69C" w14:textId="6439003C" w:rsidR="004D706D" w:rsidRPr="00734B1F" w:rsidRDefault="00CE6F6E" w:rsidP="001F3F51">
      <w:pPr>
        <w:pStyle w:val="Caption"/>
        <w:jc w:val="center"/>
        <w:rPr>
          <w:rFonts w:eastAsia="Calibri" w:cstheme="majorHAnsi"/>
          <w:i w:val="0"/>
          <w:iCs w:val="0"/>
          <w:color w:val="000000" w:themeColor="text1"/>
        </w:rPr>
      </w:pPr>
      <w:bookmarkStart w:id="425" w:name="_Toc60959385"/>
      <w:bookmarkStart w:id="426" w:name="_Toc85787510"/>
      <w:bookmarkStart w:id="427" w:name="_Toc104936146"/>
      <w:r>
        <w:rPr>
          <w:noProof/>
        </w:rPr>
        <w:drawing>
          <wp:inline distT="0" distB="0" distL="0" distR="0" wp14:anchorId="79CAE857" wp14:editId="4685A115">
            <wp:extent cx="6096000" cy="30384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6000" cy="3038475"/>
                    </a:xfrm>
                    <a:prstGeom prst="rect">
                      <a:avLst/>
                    </a:prstGeom>
                  </pic:spPr>
                </pic:pic>
              </a:graphicData>
            </a:graphic>
          </wp:inline>
        </w:drawing>
      </w:r>
      <w:bookmarkEnd w:id="425"/>
      <w:bookmarkEnd w:id="426"/>
      <w:proofErr w:type="spellStart"/>
      <w:r w:rsidR="001F3F51" w:rsidRPr="001F3F51">
        <w:rPr>
          <w:sz w:val="24"/>
          <w:szCs w:val="24"/>
        </w:rPr>
        <w:t>Bảng</w:t>
      </w:r>
      <w:proofErr w:type="spellEnd"/>
      <w:r w:rsidR="001F3F51" w:rsidRPr="001F3F51">
        <w:rPr>
          <w:sz w:val="24"/>
          <w:szCs w:val="24"/>
        </w:rPr>
        <w:t xml:space="preserve"> </w:t>
      </w:r>
      <w:r w:rsidR="001F3F51" w:rsidRPr="001F3F51">
        <w:rPr>
          <w:sz w:val="24"/>
          <w:szCs w:val="24"/>
        </w:rPr>
        <w:fldChar w:fldCharType="begin"/>
      </w:r>
      <w:r w:rsidR="001F3F51" w:rsidRPr="001F3F51">
        <w:rPr>
          <w:sz w:val="24"/>
          <w:szCs w:val="24"/>
        </w:rPr>
        <w:instrText xml:space="preserve"> SEQ Bảng \* ARABIC </w:instrText>
      </w:r>
      <w:r w:rsidR="001F3F51" w:rsidRPr="001F3F51">
        <w:rPr>
          <w:sz w:val="24"/>
          <w:szCs w:val="24"/>
        </w:rPr>
        <w:fldChar w:fldCharType="separate"/>
      </w:r>
      <w:r w:rsidR="001F3F51">
        <w:rPr>
          <w:noProof/>
          <w:sz w:val="24"/>
          <w:szCs w:val="24"/>
        </w:rPr>
        <w:t>3</w:t>
      </w:r>
      <w:r w:rsidR="001F3F51" w:rsidRPr="001F3F51">
        <w:rPr>
          <w:sz w:val="24"/>
          <w:szCs w:val="24"/>
        </w:rPr>
        <w:fldChar w:fldCharType="end"/>
      </w:r>
      <w:r w:rsidR="001F3F51" w:rsidRPr="001F3F51">
        <w:rPr>
          <w:sz w:val="24"/>
          <w:szCs w:val="24"/>
        </w:rPr>
        <w:t xml:space="preserve">: </w:t>
      </w:r>
      <w:proofErr w:type="spellStart"/>
      <w:r w:rsidR="001F3F51" w:rsidRPr="001F3F51">
        <w:rPr>
          <w:sz w:val="24"/>
          <w:szCs w:val="24"/>
        </w:rPr>
        <w:t>Thực</w:t>
      </w:r>
      <w:proofErr w:type="spellEnd"/>
      <w:r w:rsidR="001F3F51" w:rsidRPr="001F3F51">
        <w:rPr>
          <w:sz w:val="24"/>
          <w:szCs w:val="24"/>
        </w:rPr>
        <w:t xml:space="preserve"> </w:t>
      </w:r>
      <w:proofErr w:type="spellStart"/>
      <w:r w:rsidR="001F3F51" w:rsidRPr="001F3F51">
        <w:rPr>
          <w:sz w:val="24"/>
          <w:szCs w:val="24"/>
        </w:rPr>
        <w:t>thể</w:t>
      </w:r>
      <w:proofErr w:type="spellEnd"/>
      <w:r w:rsidR="001F3F51" w:rsidRPr="001F3F51">
        <w:rPr>
          <w:sz w:val="24"/>
          <w:szCs w:val="24"/>
        </w:rPr>
        <w:t xml:space="preserve"> </w:t>
      </w:r>
      <w:proofErr w:type="spellStart"/>
      <w:r w:rsidR="001F3F51" w:rsidRPr="001F3F51">
        <w:rPr>
          <w:sz w:val="24"/>
          <w:szCs w:val="24"/>
        </w:rPr>
        <w:t>danh</w:t>
      </w:r>
      <w:proofErr w:type="spellEnd"/>
      <w:r w:rsidR="001F3F51" w:rsidRPr="001F3F51">
        <w:rPr>
          <w:sz w:val="24"/>
          <w:szCs w:val="24"/>
        </w:rPr>
        <w:t xml:space="preserve"> </w:t>
      </w:r>
      <w:proofErr w:type="spellStart"/>
      <w:r w:rsidR="001F3F51" w:rsidRPr="001F3F51">
        <w:rPr>
          <w:sz w:val="24"/>
          <w:szCs w:val="24"/>
        </w:rPr>
        <w:t>mục</w:t>
      </w:r>
      <w:proofErr w:type="spellEnd"/>
      <w:r w:rsidR="001F3F51" w:rsidRPr="001F3F51">
        <w:rPr>
          <w:sz w:val="24"/>
          <w:szCs w:val="24"/>
        </w:rPr>
        <w:t xml:space="preserve"> </w:t>
      </w:r>
      <w:proofErr w:type="spellStart"/>
      <w:r w:rsidR="001F3F51" w:rsidRPr="001F3F51">
        <w:rPr>
          <w:sz w:val="24"/>
          <w:szCs w:val="24"/>
        </w:rPr>
        <w:t>sản</w:t>
      </w:r>
      <w:proofErr w:type="spellEnd"/>
      <w:r w:rsidR="001F3F51" w:rsidRPr="001F3F51">
        <w:rPr>
          <w:sz w:val="24"/>
          <w:szCs w:val="24"/>
        </w:rPr>
        <w:t xml:space="preserve"> </w:t>
      </w:r>
      <w:proofErr w:type="spellStart"/>
      <w:r w:rsidR="001F3F51" w:rsidRPr="001F3F51">
        <w:rPr>
          <w:sz w:val="24"/>
          <w:szCs w:val="24"/>
        </w:rPr>
        <w:t>phẩm</w:t>
      </w:r>
      <w:bookmarkEnd w:id="427"/>
      <w:proofErr w:type="spellEnd"/>
    </w:p>
    <w:p w14:paraId="033AF29F" w14:textId="077A7390" w:rsidR="004D706D" w:rsidRPr="00734B1F" w:rsidRDefault="004D706D" w:rsidP="004D706D">
      <w:pPr>
        <w:spacing w:before="120" w:after="120" w:line="360" w:lineRule="auto"/>
        <w:jc w:val="center"/>
        <w:rPr>
          <w:rFonts w:asciiTheme="majorHAnsi" w:eastAsia="Calibri" w:hAnsiTheme="majorHAnsi" w:cstheme="majorHAnsi"/>
          <w:i/>
          <w:iCs/>
          <w:color w:val="000000" w:themeColor="text1"/>
          <w:lang w:val="en-US"/>
        </w:rPr>
      </w:pPr>
    </w:p>
    <w:p w14:paraId="7FB01ED2" w14:textId="3813432C" w:rsidR="004D706D" w:rsidRPr="00734B1F" w:rsidRDefault="004D706D" w:rsidP="004D706D">
      <w:pPr>
        <w:spacing w:before="120" w:after="120" w:line="360" w:lineRule="auto"/>
        <w:jc w:val="center"/>
        <w:rPr>
          <w:rFonts w:asciiTheme="majorHAnsi" w:eastAsia="Calibri" w:hAnsiTheme="majorHAnsi" w:cstheme="majorHAnsi"/>
          <w:i/>
          <w:iCs/>
          <w:color w:val="000000" w:themeColor="text1"/>
          <w:lang w:val="en-US"/>
        </w:rPr>
      </w:pPr>
    </w:p>
    <w:p w14:paraId="5604BC62" w14:textId="77777777" w:rsidR="008625ED" w:rsidRPr="00734B1F" w:rsidRDefault="008625ED" w:rsidP="004D706D">
      <w:pPr>
        <w:spacing w:before="120" w:after="120" w:line="360" w:lineRule="auto"/>
        <w:jc w:val="center"/>
        <w:rPr>
          <w:rFonts w:asciiTheme="majorHAnsi" w:eastAsia="Calibri" w:hAnsiTheme="majorHAnsi" w:cstheme="majorHAnsi"/>
          <w:i/>
          <w:iCs/>
          <w:color w:val="000000" w:themeColor="text1"/>
          <w:lang w:val="en-US"/>
        </w:rPr>
      </w:pPr>
    </w:p>
    <w:p w14:paraId="5C6B65B3" w14:textId="77AB59EB" w:rsidR="005938EC" w:rsidRPr="00734B1F" w:rsidRDefault="008349A6" w:rsidP="001F3F51">
      <w:pPr>
        <w:pStyle w:val="Caption"/>
        <w:jc w:val="center"/>
        <w:rPr>
          <w:rFonts w:eastAsia="Calibri" w:cstheme="majorHAnsi"/>
          <w:color w:val="000000" w:themeColor="text1"/>
        </w:rPr>
      </w:pPr>
      <w:bookmarkStart w:id="428" w:name="_Toc60959386"/>
      <w:bookmarkStart w:id="429" w:name="_Toc85787511"/>
      <w:bookmarkStart w:id="430" w:name="_Toc104936147"/>
      <w:r>
        <w:rPr>
          <w:noProof/>
        </w:rPr>
        <w:drawing>
          <wp:anchor distT="0" distB="0" distL="114300" distR="114300" simplePos="0" relativeHeight="251658262" behindDoc="0" locked="0" layoutInCell="1" allowOverlap="1" wp14:anchorId="42D271B8" wp14:editId="1963287C">
            <wp:simplePos x="0" y="0"/>
            <wp:positionH relativeFrom="margin">
              <wp:align>right</wp:align>
            </wp:positionH>
            <wp:positionV relativeFrom="paragraph">
              <wp:posOffset>3093720</wp:posOffset>
            </wp:positionV>
            <wp:extent cx="5760085" cy="2780030"/>
            <wp:effectExtent l="0" t="0" r="0" b="1270"/>
            <wp:wrapSquare wrapText="bothSides"/>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085" cy="2780030"/>
                    </a:xfrm>
                    <a:prstGeom prst="rect">
                      <a:avLst/>
                    </a:prstGeom>
                  </pic:spPr>
                </pic:pic>
              </a:graphicData>
            </a:graphic>
          </wp:anchor>
        </w:drawing>
      </w:r>
      <w:r w:rsidR="00EB7D7F">
        <w:rPr>
          <w:noProof/>
        </w:rPr>
        <w:drawing>
          <wp:inline distT="0" distB="0" distL="0" distR="0" wp14:anchorId="0C5A74CC" wp14:editId="144555B6">
            <wp:extent cx="5760084" cy="268795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84" cy="2687955"/>
                    </a:xfrm>
                    <a:prstGeom prst="rect">
                      <a:avLst/>
                    </a:prstGeom>
                  </pic:spPr>
                </pic:pic>
              </a:graphicData>
            </a:graphic>
          </wp:inline>
        </w:drawing>
      </w:r>
      <w:proofErr w:type="spellStart"/>
      <w:r w:rsidR="001F3F51" w:rsidRPr="001F3F51">
        <w:rPr>
          <w:sz w:val="24"/>
          <w:szCs w:val="24"/>
        </w:rPr>
        <w:t>Bảng</w:t>
      </w:r>
      <w:proofErr w:type="spellEnd"/>
      <w:r w:rsidR="001F3F51" w:rsidRPr="001F3F51">
        <w:rPr>
          <w:sz w:val="24"/>
          <w:szCs w:val="24"/>
        </w:rPr>
        <w:t xml:space="preserve"> </w:t>
      </w:r>
      <w:r w:rsidR="001F3F51" w:rsidRPr="001F3F51">
        <w:rPr>
          <w:sz w:val="24"/>
          <w:szCs w:val="24"/>
        </w:rPr>
        <w:fldChar w:fldCharType="begin"/>
      </w:r>
      <w:r w:rsidR="001F3F51" w:rsidRPr="001F3F51">
        <w:rPr>
          <w:sz w:val="24"/>
          <w:szCs w:val="24"/>
        </w:rPr>
        <w:instrText xml:space="preserve"> SEQ Bảng \* ARABIC </w:instrText>
      </w:r>
      <w:r w:rsidR="001F3F51" w:rsidRPr="001F3F51">
        <w:rPr>
          <w:sz w:val="24"/>
          <w:szCs w:val="24"/>
        </w:rPr>
        <w:fldChar w:fldCharType="separate"/>
      </w:r>
      <w:r w:rsidR="001F3F51">
        <w:rPr>
          <w:noProof/>
          <w:sz w:val="24"/>
          <w:szCs w:val="24"/>
        </w:rPr>
        <w:t>4</w:t>
      </w:r>
      <w:r w:rsidR="001F3F51" w:rsidRPr="001F3F51">
        <w:rPr>
          <w:sz w:val="24"/>
          <w:szCs w:val="24"/>
        </w:rPr>
        <w:fldChar w:fldCharType="end"/>
      </w:r>
      <w:r w:rsidR="001F3F51" w:rsidRPr="001F3F51">
        <w:rPr>
          <w:sz w:val="24"/>
          <w:szCs w:val="24"/>
        </w:rPr>
        <w:t xml:space="preserve">: </w:t>
      </w:r>
      <w:proofErr w:type="spellStart"/>
      <w:r w:rsidR="001F3F51" w:rsidRPr="001F3F51">
        <w:rPr>
          <w:rFonts w:eastAsia="Calibri" w:cstheme="majorHAnsi"/>
          <w:color w:val="000000" w:themeColor="text1"/>
          <w:sz w:val="24"/>
          <w:szCs w:val="24"/>
        </w:rPr>
        <w:t>Thực</w:t>
      </w:r>
      <w:proofErr w:type="spellEnd"/>
      <w:r w:rsidR="001F3F51" w:rsidRPr="001F3F51">
        <w:rPr>
          <w:rFonts w:eastAsia="Calibri" w:cstheme="majorHAnsi"/>
          <w:color w:val="000000" w:themeColor="text1"/>
          <w:sz w:val="24"/>
          <w:szCs w:val="24"/>
        </w:rPr>
        <w:t xml:space="preserve"> </w:t>
      </w:r>
      <w:proofErr w:type="spellStart"/>
      <w:r w:rsidR="001F3F51" w:rsidRPr="001F3F51">
        <w:rPr>
          <w:rFonts w:eastAsia="Calibri" w:cstheme="majorHAnsi"/>
          <w:color w:val="000000" w:themeColor="text1"/>
          <w:sz w:val="24"/>
          <w:szCs w:val="24"/>
        </w:rPr>
        <w:t>thể</w:t>
      </w:r>
      <w:proofErr w:type="spellEnd"/>
      <w:r w:rsidR="001F3F51" w:rsidRPr="001F3F51">
        <w:rPr>
          <w:rFonts w:eastAsia="Calibri" w:cstheme="majorHAnsi"/>
          <w:color w:val="000000" w:themeColor="text1"/>
          <w:sz w:val="24"/>
          <w:szCs w:val="24"/>
        </w:rPr>
        <w:t xml:space="preserve"> </w:t>
      </w:r>
      <w:proofErr w:type="spellStart"/>
      <w:r w:rsidR="001F3F51" w:rsidRPr="001F3F51">
        <w:rPr>
          <w:rFonts w:eastAsia="Calibri" w:cstheme="majorHAnsi"/>
          <w:color w:val="000000" w:themeColor="text1"/>
          <w:sz w:val="24"/>
          <w:szCs w:val="24"/>
        </w:rPr>
        <w:t>thương</w:t>
      </w:r>
      <w:proofErr w:type="spellEnd"/>
      <w:r w:rsidR="001F3F51" w:rsidRPr="001F3F51">
        <w:rPr>
          <w:rFonts w:eastAsia="Calibri" w:cstheme="majorHAnsi"/>
          <w:color w:val="000000" w:themeColor="text1"/>
          <w:sz w:val="24"/>
          <w:szCs w:val="24"/>
        </w:rPr>
        <w:t xml:space="preserve"> </w:t>
      </w:r>
      <w:proofErr w:type="spellStart"/>
      <w:r w:rsidR="001F3F51" w:rsidRPr="001F3F51">
        <w:rPr>
          <w:rFonts w:eastAsia="Calibri" w:cstheme="majorHAnsi"/>
          <w:color w:val="000000" w:themeColor="text1"/>
          <w:sz w:val="24"/>
          <w:szCs w:val="24"/>
        </w:rPr>
        <w:t>hiệu</w:t>
      </w:r>
      <w:proofErr w:type="spellEnd"/>
      <w:r w:rsidR="001F3F51" w:rsidRPr="001F3F51">
        <w:rPr>
          <w:rFonts w:eastAsia="Calibri" w:cstheme="majorHAnsi"/>
          <w:color w:val="000000" w:themeColor="text1"/>
          <w:sz w:val="24"/>
          <w:szCs w:val="24"/>
        </w:rPr>
        <w:t xml:space="preserve"> </w:t>
      </w:r>
      <w:proofErr w:type="spellStart"/>
      <w:r w:rsidR="001F3F51" w:rsidRPr="001F3F51">
        <w:rPr>
          <w:rFonts w:eastAsia="Calibri" w:cstheme="majorHAnsi"/>
          <w:color w:val="000000" w:themeColor="text1"/>
          <w:sz w:val="24"/>
          <w:szCs w:val="24"/>
        </w:rPr>
        <w:t>sản</w:t>
      </w:r>
      <w:proofErr w:type="spellEnd"/>
      <w:r w:rsidR="001F3F51" w:rsidRPr="001F3F51">
        <w:rPr>
          <w:rFonts w:eastAsia="Calibri" w:cstheme="majorHAnsi"/>
          <w:color w:val="000000" w:themeColor="text1"/>
          <w:sz w:val="24"/>
          <w:szCs w:val="24"/>
        </w:rPr>
        <w:t xml:space="preserve"> </w:t>
      </w:r>
      <w:proofErr w:type="spellStart"/>
      <w:r w:rsidR="001F3F51" w:rsidRPr="001F3F51">
        <w:rPr>
          <w:rFonts w:eastAsia="Calibri" w:cstheme="majorHAnsi"/>
          <w:color w:val="000000" w:themeColor="text1"/>
          <w:sz w:val="24"/>
          <w:szCs w:val="24"/>
        </w:rPr>
        <w:t>phẩm</w:t>
      </w:r>
      <w:bookmarkEnd w:id="428"/>
      <w:bookmarkEnd w:id="429"/>
      <w:bookmarkEnd w:id="430"/>
      <w:proofErr w:type="spellEnd"/>
    </w:p>
    <w:p w14:paraId="14FD44A6" w14:textId="660D18E0" w:rsidR="003043D6" w:rsidRPr="001F3F51" w:rsidRDefault="001F3F51" w:rsidP="001F3F51">
      <w:pPr>
        <w:pStyle w:val="Caption"/>
        <w:jc w:val="center"/>
        <w:rPr>
          <w:rFonts w:asciiTheme="majorHAnsi" w:hAnsiTheme="majorHAnsi" w:cstheme="majorHAnsi"/>
          <w:color w:val="000000" w:themeColor="text1"/>
          <w:sz w:val="28"/>
          <w:szCs w:val="28"/>
        </w:rPr>
      </w:pPr>
      <w:bookmarkStart w:id="431" w:name="_Toc104936148"/>
      <w:proofErr w:type="spellStart"/>
      <w:r w:rsidRPr="001F3F51">
        <w:rPr>
          <w:sz w:val="24"/>
          <w:szCs w:val="24"/>
        </w:rPr>
        <w:t>Bảng</w:t>
      </w:r>
      <w:proofErr w:type="spellEnd"/>
      <w:r w:rsidRPr="001F3F51">
        <w:rPr>
          <w:sz w:val="24"/>
          <w:szCs w:val="24"/>
        </w:rPr>
        <w:t xml:space="preserve"> </w:t>
      </w:r>
      <w:r w:rsidRPr="001F3F51">
        <w:rPr>
          <w:sz w:val="24"/>
          <w:szCs w:val="24"/>
        </w:rPr>
        <w:fldChar w:fldCharType="begin"/>
      </w:r>
      <w:r w:rsidRPr="001F3F51">
        <w:rPr>
          <w:sz w:val="24"/>
          <w:szCs w:val="24"/>
        </w:rPr>
        <w:instrText xml:space="preserve"> SEQ Bảng \* ARABIC </w:instrText>
      </w:r>
      <w:r w:rsidRPr="001F3F51">
        <w:rPr>
          <w:sz w:val="24"/>
          <w:szCs w:val="24"/>
        </w:rPr>
        <w:fldChar w:fldCharType="separate"/>
      </w:r>
      <w:r>
        <w:rPr>
          <w:noProof/>
          <w:sz w:val="24"/>
          <w:szCs w:val="24"/>
        </w:rPr>
        <w:t>5</w:t>
      </w:r>
      <w:r w:rsidRPr="001F3F51">
        <w:rPr>
          <w:sz w:val="24"/>
          <w:szCs w:val="24"/>
        </w:rPr>
        <w:fldChar w:fldCharType="end"/>
      </w:r>
      <w:r w:rsidRPr="001F3F51">
        <w:rPr>
          <w:rFonts w:asciiTheme="majorHAnsi" w:hAnsiTheme="majorHAnsi" w:cstheme="majorHAnsi"/>
          <w:color w:val="000000" w:themeColor="text1"/>
          <w:sz w:val="28"/>
          <w:szCs w:val="28"/>
        </w:rPr>
        <w:t xml:space="preserve"> </w:t>
      </w:r>
      <w:proofErr w:type="spellStart"/>
      <w:r w:rsidRPr="001F3F51">
        <w:rPr>
          <w:rFonts w:asciiTheme="majorHAnsi" w:hAnsiTheme="majorHAnsi" w:cstheme="majorHAnsi"/>
          <w:color w:val="000000" w:themeColor="text1"/>
          <w:sz w:val="28"/>
          <w:szCs w:val="28"/>
        </w:rPr>
        <w:t>Thực</w:t>
      </w:r>
      <w:proofErr w:type="spellEnd"/>
      <w:r w:rsidRPr="001F3F51">
        <w:rPr>
          <w:rFonts w:asciiTheme="majorHAnsi" w:hAnsiTheme="majorHAnsi" w:cstheme="majorHAnsi"/>
          <w:color w:val="000000" w:themeColor="text1"/>
          <w:sz w:val="28"/>
          <w:szCs w:val="28"/>
        </w:rPr>
        <w:t xml:space="preserve"> </w:t>
      </w:r>
      <w:proofErr w:type="spellStart"/>
      <w:r w:rsidRPr="001F3F51">
        <w:rPr>
          <w:rFonts w:asciiTheme="majorHAnsi" w:hAnsiTheme="majorHAnsi" w:cstheme="majorHAnsi"/>
          <w:color w:val="000000" w:themeColor="text1"/>
          <w:sz w:val="28"/>
          <w:szCs w:val="28"/>
        </w:rPr>
        <w:t>thể</w:t>
      </w:r>
      <w:proofErr w:type="spellEnd"/>
      <w:r w:rsidRPr="001F3F51">
        <w:rPr>
          <w:rFonts w:asciiTheme="majorHAnsi" w:hAnsiTheme="majorHAnsi" w:cstheme="majorHAnsi"/>
          <w:color w:val="000000" w:themeColor="text1"/>
          <w:sz w:val="28"/>
          <w:szCs w:val="28"/>
        </w:rPr>
        <w:t xml:space="preserve"> </w:t>
      </w:r>
      <w:proofErr w:type="spellStart"/>
      <w:r w:rsidRPr="001F3F51">
        <w:rPr>
          <w:rFonts w:asciiTheme="majorHAnsi" w:hAnsiTheme="majorHAnsi" w:cstheme="majorHAnsi"/>
          <w:color w:val="000000" w:themeColor="text1"/>
          <w:sz w:val="28"/>
          <w:szCs w:val="28"/>
        </w:rPr>
        <w:t>giỏ</w:t>
      </w:r>
      <w:proofErr w:type="spellEnd"/>
      <w:r w:rsidRPr="001F3F51">
        <w:rPr>
          <w:rFonts w:asciiTheme="majorHAnsi" w:hAnsiTheme="majorHAnsi" w:cstheme="majorHAnsi"/>
          <w:color w:val="000000" w:themeColor="text1"/>
          <w:sz w:val="28"/>
          <w:szCs w:val="28"/>
        </w:rPr>
        <w:t xml:space="preserve"> </w:t>
      </w:r>
      <w:proofErr w:type="spellStart"/>
      <w:r w:rsidRPr="001F3F51">
        <w:rPr>
          <w:rFonts w:asciiTheme="majorHAnsi" w:hAnsiTheme="majorHAnsi" w:cstheme="majorHAnsi"/>
          <w:color w:val="000000" w:themeColor="text1"/>
          <w:sz w:val="28"/>
          <w:szCs w:val="28"/>
        </w:rPr>
        <w:t>hàng</w:t>
      </w:r>
      <w:bookmarkEnd w:id="431"/>
      <w:proofErr w:type="spellEnd"/>
    </w:p>
    <w:p w14:paraId="2D6CFEC2" w14:textId="79904FAD" w:rsidR="00EA0C88" w:rsidRPr="00EA0C88" w:rsidRDefault="008349A6" w:rsidP="00EA0C88">
      <w:pPr>
        <w:rPr>
          <w:lang w:val="en-US"/>
        </w:rPr>
      </w:pPr>
      <w:r>
        <w:rPr>
          <w:noProof/>
        </w:rPr>
        <w:lastRenderedPageBreak/>
        <w:drawing>
          <wp:anchor distT="0" distB="0" distL="114300" distR="114300" simplePos="0" relativeHeight="251658261" behindDoc="0" locked="0" layoutInCell="1" allowOverlap="1" wp14:anchorId="4C2025CD" wp14:editId="0FE0246B">
            <wp:simplePos x="0" y="0"/>
            <wp:positionH relativeFrom="column">
              <wp:posOffset>-3810</wp:posOffset>
            </wp:positionH>
            <wp:positionV relativeFrom="paragraph">
              <wp:posOffset>3810</wp:posOffset>
            </wp:positionV>
            <wp:extent cx="5760085" cy="3238500"/>
            <wp:effectExtent l="0" t="0" r="0" b="0"/>
            <wp:wrapSquare wrapText="bothSides"/>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000" w:type="dxa"/>
        <w:tblInd w:w="85" w:type="dxa"/>
        <w:tblLook w:val="04A0" w:firstRow="1" w:lastRow="0" w:firstColumn="1" w:lastColumn="0" w:noHBand="0" w:noVBand="1"/>
      </w:tblPr>
      <w:tblGrid>
        <w:gridCol w:w="720"/>
        <w:gridCol w:w="2312"/>
        <w:gridCol w:w="1847"/>
        <w:gridCol w:w="1614"/>
        <w:gridCol w:w="1270"/>
        <w:gridCol w:w="1237"/>
      </w:tblGrid>
      <w:tr w:rsidR="00EC7DF1" w:rsidRPr="00734B1F" w14:paraId="6217611F" w14:textId="77777777" w:rsidTr="005F3AE5">
        <w:trPr>
          <w:trHeight w:val="598"/>
        </w:trPr>
        <w:tc>
          <w:tcPr>
            <w:tcW w:w="9000" w:type="dxa"/>
            <w:gridSpan w:val="6"/>
            <w:vAlign w:val="center"/>
          </w:tcPr>
          <w:p w14:paraId="4395BA42" w14:textId="5283788D"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Users</w:t>
            </w:r>
          </w:p>
        </w:tc>
      </w:tr>
      <w:tr w:rsidR="009D7C03" w:rsidRPr="00734B1F" w14:paraId="342041CA" w14:textId="77777777" w:rsidTr="005F3AE5">
        <w:trPr>
          <w:trHeight w:val="598"/>
        </w:trPr>
        <w:tc>
          <w:tcPr>
            <w:tcW w:w="720" w:type="dxa"/>
            <w:vAlign w:val="center"/>
          </w:tcPr>
          <w:p w14:paraId="35F5D8B9"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STT</w:t>
            </w:r>
          </w:p>
        </w:tc>
        <w:tc>
          <w:tcPr>
            <w:tcW w:w="2312" w:type="dxa"/>
            <w:vAlign w:val="center"/>
          </w:tcPr>
          <w:p w14:paraId="338811B7"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roofErr w:type="spellStart"/>
            <w:r w:rsidRPr="00734B1F">
              <w:rPr>
                <w:rFonts w:asciiTheme="majorHAnsi" w:hAnsiTheme="majorHAnsi" w:cstheme="majorHAnsi"/>
                <w:b/>
                <w:bCs/>
                <w:color w:val="000000" w:themeColor="text1"/>
                <w:szCs w:val="26"/>
              </w:rPr>
              <w:t>Tên</w:t>
            </w:r>
            <w:proofErr w:type="spellEnd"/>
            <w:r w:rsidRPr="00734B1F">
              <w:rPr>
                <w:rFonts w:asciiTheme="majorHAnsi" w:hAnsiTheme="majorHAnsi" w:cstheme="majorHAnsi"/>
                <w:b/>
                <w:bCs/>
                <w:color w:val="000000" w:themeColor="text1"/>
                <w:szCs w:val="26"/>
              </w:rPr>
              <w:t xml:space="preserve"> </w:t>
            </w:r>
            <w:proofErr w:type="spellStart"/>
            <w:r w:rsidRPr="00734B1F">
              <w:rPr>
                <w:rFonts w:asciiTheme="majorHAnsi" w:hAnsiTheme="majorHAnsi" w:cstheme="majorHAnsi"/>
                <w:b/>
                <w:bCs/>
                <w:color w:val="000000" w:themeColor="text1"/>
                <w:szCs w:val="26"/>
              </w:rPr>
              <w:t>thuộc</w:t>
            </w:r>
            <w:proofErr w:type="spellEnd"/>
            <w:r w:rsidRPr="00734B1F">
              <w:rPr>
                <w:rFonts w:asciiTheme="majorHAnsi" w:hAnsiTheme="majorHAnsi" w:cstheme="majorHAnsi"/>
                <w:b/>
                <w:bCs/>
                <w:color w:val="000000" w:themeColor="text1"/>
                <w:szCs w:val="26"/>
              </w:rPr>
              <w:t xml:space="preserve"> </w:t>
            </w:r>
            <w:proofErr w:type="spellStart"/>
            <w:r w:rsidRPr="00734B1F">
              <w:rPr>
                <w:rFonts w:asciiTheme="majorHAnsi" w:hAnsiTheme="majorHAnsi" w:cstheme="majorHAnsi"/>
                <w:b/>
                <w:bCs/>
                <w:color w:val="000000" w:themeColor="text1"/>
                <w:szCs w:val="26"/>
              </w:rPr>
              <w:t>tính</w:t>
            </w:r>
            <w:proofErr w:type="spellEnd"/>
          </w:p>
        </w:tc>
        <w:tc>
          <w:tcPr>
            <w:tcW w:w="1847" w:type="dxa"/>
            <w:vAlign w:val="center"/>
          </w:tcPr>
          <w:p w14:paraId="061C7186"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roofErr w:type="spellStart"/>
            <w:r w:rsidRPr="00734B1F">
              <w:rPr>
                <w:rFonts w:asciiTheme="majorHAnsi" w:hAnsiTheme="majorHAnsi" w:cstheme="majorHAnsi"/>
                <w:b/>
                <w:bCs/>
                <w:color w:val="000000" w:themeColor="text1"/>
                <w:szCs w:val="26"/>
              </w:rPr>
              <w:t>Kiểu</w:t>
            </w:r>
            <w:proofErr w:type="spellEnd"/>
            <w:r w:rsidRPr="00734B1F">
              <w:rPr>
                <w:rFonts w:asciiTheme="majorHAnsi" w:hAnsiTheme="majorHAnsi" w:cstheme="majorHAnsi"/>
                <w:b/>
                <w:bCs/>
                <w:color w:val="000000" w:themeColor="text1"/>
                <w:szCs w:val="26"/>
              </w:rPr>
              <w:t xml:space="preserve"> </w:t>
            </w:r>
            <w:proofErr w:type="spellStart"/>
            <w:r w:rsidRPr="00734B1F">
              <w:rPr>
                <w:rFonts w:asciiTheme="majorHAnsi" w:hAnsiTheme="majorHAnsi" w:cstheme="majorHAnsi"/>
                <w:b/>
                <w:bCs/>
                <w:color w:val="000000" w:themeColor="text1"/>
                <w:szCs w:val="26"/>
              </w:rPr>
              <w:t>dữ</w:t>
            </w:r>
            <w:proofErr w:type="spellEnd"/>
            <w:r w:rsidRPr="00734B1F">
              <w:rPr>
                <w:rFonts w:asciiTheme="majorHAnsi" w:hAnsiTheme="majorHAnsi" w:cstheme="majorHAnsi"/>
                <w:b/>
                <w:bCs/>
                <w:color w:val="000000" w:themeColor="text1"/>
                <w:szCs w:val="26"/>
              </w:rPr>
              <w:t xml:space="preserve"> </w:t>
            </w:r>
            <w:proofErr w:type="spellStart"/>
            <w:r w:rsidRPr="00734B1F">
              <w:rPr>
                <w:rFonts w:asciiTheme="majorHAnsi" w:hAnsiTheme="majorHAnsi" w:cstheme="majorHAnsi"/>
                <w:b/>
                <w:bCs/>
                <w:color w:val="000000" w:themeColor="text1"/>
                <w:szCs w:val="26"/>
              </w:rPr>
              <w:t>liệu</w:t>
            </w:r>
            <w:proofErr w:type="spellEnd"/>
          </w:p>
        </w:tc>
        <w:tc>
          <w:tcPr>
            <w:tcW w:w="1614" w:type="dxa"/>
            <w:vAlign w:val="center"/>
          </w:tcPr>
          <w:p w14:paraId="0C3BE591"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roofErr w:type="spellStart"/>
            <w:r w:rsidRPr="00734B1F">
              <w:rPr>
                <w:rFonts w:asciiTheme="majorHAnsi" w:hAnsiTheme="majorHAnsi" w:cstheme="majorHAnsi"/>
                <w:b/>
                <w:bCs/>
                <w:color w:val="000000" w:themeColor="text1"/>
                <w:szCs w:val="26"/>
              </w:rPr>
              <w:t>Khóa</w:t>
            </w:r>
            <w:proofErr w:type="spellEnd"/>
            <w:r w:rsidRPr="00734B1F">
              <w:rPr>
                <w:rFonts w:asciiTheme="majorHAnsi" w:hAnsiTheme="majorHAnsi" w:cstheme="majorHAnsi"/>
                <w:b/>
                <w:bCs/>
                <w:color w:val="000000" w:themeColor="text1"/>
                <w:szCs w:val="26"/>
              </w:rPr>
              <w:t xml:space="preserve"> </w:t>
            </w:r>
            <w:proofErr w:type="spellStart"/>
            <w:r w:rsidRPr="00734B1F">
              <w:rPr>
                <w:rFonts w:asciiTheme="majorHAnsi" w:hAnsiTheme="majorHAnsi" w:cstheme="majorHAnsi"/>
                <w:b/>
                <w:bCs/>
                <w:color w:val="000000" w:themeColor="text1"/>
                <w:szCs w:val="26"/>
              </w:rPr>
              <w:t>chính</w:t>
            </w:r>
            <w:proofErr w:type="spellEnd"/>
          </w:p>
        </w:tc>
        <w:tc>
          <w:tcPr>
            <w:tcW w:w="1270" w:type="dxa"/>
            <w:vAlign w:val="center"/>
          </w:tcPr>
          <w:p w14:paraId="70E2B4E1"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Not Null</w:t>
            </w:r>
          </w:p>
        </w:tc>
        <w:tc>
          <w:tcPr>
            <w:tcW w:w="1237" w:type="dxa"/>
            <w:vAlign w:val="center"/>
          </w:tcPr>
          <w:p w14:paraId="44420756"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roofErr w:type="spellStart"/>
            <w:r w:rsidRPr="00734B1F">
              <w:rPr>
                <w:rFonts w:asciiTheme="majorHAnsi" w:hAnsiTheme="majorHAnsi" w:cstheme="majorHAnsi"/>
                <w:b/>
                <w:bCs/>
                <w:color w:val="000000" w:themeColor="text1"/>
                <w:szCs w:val="26"/>
              </w:rPr>
              <w:t>Khóa</w:t>
            </w:r>
            <w:proofErr w:type="spellEnd"/>
            <w:r w:rsidRPr="00734B1F">
              <w:rPr>
                <w:rFonts w:asciiTheme="majorHAnsi" w:hAnsiTheme="majorHAnsi" w:cstheme="majorHAnsi"/>
                <w:b/>
                <w:bCs/>
                <w:color w:val="000000" w:themeColor="text1"/>
                <w:szCs w:val="26"/>
              </w:rPr>
              <w:t xml:space="preserve"> </w:t>
            </w:r>
            <w:proofErr w:type="spellStart"/>
            <w:r w:rsidRPr="00734B1F">
              <w:rPr>
                <w:rFonts w:asciiTheme="majorHAnsi" w:hAnsiTheme="majorHAnsi" w:cstheme="majorHAnsi"/>
                <w:b/>
                <w:bCs/>
                <w:color w:val="000000" w:themeColor="text1"/>
                <w:szCs w:val="26"/>
              </w:rPr>
              <w:t>ngoại</w:t>
            </w:r>
            <w:proofErr w:type="spellEnd"/>
          </w:p>
        </w:tc>
      </w:tr>
      <w:tr w:rsidR="009D7C03" w:rsidRPr="00734B1F" w14:paraId="5D2FD496" w14:textId="77777777" w:rsidTr="005F3AE5">
        <w:trPr>
          <w:trHeight w:val="284"/>
        </w:trPr>
        <w:tc>
          <w:tcPr>
            <w:tcW w:w="720" w:type="dxa"/>
            <w:vAlign w:val="center"/>
          </w:tcPr>
          <w:p w14:paraId="5488AA2A"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1</w:t>
            </w:r>
          </w:p>
        </w:tc>
        <w:tc>
          <w:tcPr>
            <w:tcW w:w="2312" w:type="dxa"/>
          </w:tcPr>
          <w:p w14:paraId="19F4E78D" w14:textId="43DF098D"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id</w:t>
            </w:r>
          </w:p>
        </w:tc>
        <w:tc>
          <w:tcPr>
            <w:tcW w:w="1847" w:type="dxa"/>
          </w:tcPr>
          <w:p w14:paraId="6363BAFA" w14:textId="63003363"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gramStart"/>
            <w:r w:rsidRPr="00734B1F">
              <w:rPr>
                <w:rFonts w:asciiTheme="majorHAnsi" w:hAnsiTheme="majorHAnsi" w:cstheme="majorHAnsi"/>
                <w:color w:val="000000" w:themeColor="text1"/>
                <w:szCs w:val="26"/>
              </w:rPr>
              <w:t>int(</w:t>
            </w:r>
            <w:proofErr w:type="gramEnd"/>
            <w:r w:rsidRPr="00734B1F">
              <w:rPr>
                <w:rFonts w:asciiTheme="majorHAnsi" w:hAnsiTheme="majorHAnsi" w:cstheme="majorHAnsi"/>
                <w:color w:val="000000" w:themeColor="text1"/>
                <w:szCs w:val="26"/>
              </w:rPr>
              <w:t>11)</w:t>
            </w:r>
            <w:r w:rsidRPr="00734B1F">
              <w:rPr>
                <w:rFonts w:asciiTheme="majorHAnsi" w:hAnsiTheme="majorHAnsi" w:cstheme="majorHAnsi"/>
                <w:color w:val="000000" w:themeColor="text1"/>
                <w:szCs w:val="26"/>
              </w:rPr>
              <w:tab/>
            </w:r>
          </w:p>
        </w:tc>
        <w:tc>
          <w:tcPr>
            <w:tcW w:w="1614" w:type="dxa"/>
          </w:tcPr>
          <w:p w14:paraId="0408EFDA"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70" w:type="dxa"/>
          </w:tcPr>
          <w:p w14:paraId="65E6284E"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49A51552"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4A16BE2E" w14:textId="77777777" w:rsidTr="005F3AE5">
        <w:trPr>
          <w:trHeight w:val="299"/>
        </w:trPr>
        <w:tc>
          <w:tcPr>
            <w:tcW w:w="720" w:type="dxa"/>
            <w:vAlign w:val="center"/>
          </w:tcPr>
          <w:p w14:paraId="0EFB6A9E"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2</w:t>
            </w:r>
          </w:p>
        </w:tc>
        <w:tc>
          <w:tcPr>
            <w:tcW w:w="2312" w:type="dxa"/>
          </w:tcPr>
          <w:p w14:paraId="5E35E6FE" w14:textId="13594861"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spellStart"/>
            <w:r w:rsidRPr="00734B1F">
              <w:rPr>
                <w:rFonts w:asciiTheme="majorHAnsi" w:hAnsiTheme="majorHAnsi" w:cstheme="majorHAnsi"/>
                <w:color w:val="000000" w:themeColor="text1"/>
                <w:szCs w:val="26"/>
              </w:rPr>
              <w:t>ip_address</w:t>
            </w:r>
            <w:proofErr w:type="spellEnd"/>
          </w:p>
        </w:tc>
        <w:tc>
          <w:tcPr>
            <w:tcW w:w="1847" w:type="dxa"/>
          </w:tcPr>
          <w:p w14:paraId="54EB95EF" w14:textId="0DC76151"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gramStart"/>
            <w:r w:rsidRPr="00734B1F">
              <w:rPr>
                <w:rFonts w:asciiTheme="majorHAnsi" w:hAnsiTheme="majorHAnsi" w:cstheme="majorHAnsi"/>
                <w:color w:val="000000" w:themeColor="text1"/>
                <w:szCs w:val="26"/>
              </w:rPr>
              <w:t>varchar(</w:t>
            </w:r>
            <w:proofErr w:type="gramEnd"/>
            <w:r w:rsidRPr="00734B1F">
              <w:rPr>
                <w:rFonts w:asciiTheme="majorHAnsi" w:hAnsiTheme="majorHAnsi" w:cstheme="majorHAnsi"/>
                <w:color w:val="000000" w:themeColor="text1"/>
                <w:szCs w:val="26"/>
              </w:rPr>
              <w:t>255)</w:t>
            </w:r>
            <w:r w:rsidRPr="00734B1F">
              <w:rPr>
                <w:rFonts w:asciiTheme="majorHAnsi" w:hAnsiTheme="majorHAnsi" w:cstheme="majorHAnsi"/>
                <w:color w:val="000000" w:themeColor="text1"/>
                <w:szCs w:val="26"/>
              </w:rPr>
              <w:tab/>
            </w:r>
          </w:p>
        </w:tc>
        <w:tc>
          <w:tcPr>
            <w:tcW w:w="1614" w:type="dxa"/>
          </w:tcPr>
          <w:p w14:paraId="6CE3CEBC"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7A7EE520" w14:textId="5D4D6A0E"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7128ECF1"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5911A58F" w14:textId="77777777" w:rsidTr="005F3AE5">
        <w:trPr>
          <w:trHeight w:val="299"/>
        </w:trPr>
        <w:tc>
          <w:tcPr>
            <w:tcW w:w="720" w:type="dxa"/>
            <w:vAlign w:val="center"/>
          </w:tcPr>
          <w:p w14:paraId="658AC273"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3</w:t>
            </w:r>
          </w:p>
        </w:tc>
        <w:tc>
          <w:tcPr>
            <w:tcW w:w="2312" w:type="dxa"/>
          </w:tcPr>
          <w:p w14:paraId="1752AA85" w14:textId="41936475"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name</w:t>
            </w:r>
          </w:p>
        </w:tc>
        <w:tc>
          <w:tcPr>
            <w:tcW w:w="1847" w:type="dxa"/>
          </w:tcPr>
          <w:p w14:paraId="596463A4" w14:textId="10B960F6"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text</w:t>
            </w:r>
          </w:p>
        </w:tc>
        <w:tc>
          <w:tcPr>
            <w:tcW w:w="1614" w:type="dxa"/>
          </w:tcPr>
          <w:p w14:paraId="7B4F74AC"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323BF27B" w14:textId="7DEA827C"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40D2263C"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3F62DC3A" w14:textId="77777777" w:rsidTr="005F3AE5">
        <w:trPr>
          <w:trHeight w:val="284"/>
        </w:trPr>
        <w:tc>
          <w:tcPr>
            <w:tcW w:w="720" w:type="dxa"/>
            <w:vAlign w:val="center"/>
          </w:tcPr>
          <w:p w14:paraId="15095005"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4</w:t>
            </w:r>
          </w:p>
        </w:tc>
        <w:tc>
          <w:tcPr>
            <w:tcW w:w="2312" w:type="dxa"/>
          </w:tcPr>
          <w:p w14:paraId="214F86F7" w14:textId="79E29CAE"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email</w:t>
            </w:r>
          </w:p>
        </w:tc>
        <w:tc>
          <w:tcPr>
            <w:tcW w:w="1847" w:type="dxa"/>
          </w:tcPr>
          <w:p w14:paraId="02F97F96" w14:textId="774B057F"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gramStart"/>
            <w:r w:rsidRPr="00734B1F">
              <w:rPr>
                <w:rFonts w:asciiTheme="majorHAnsi" w:hAnsiTheme="majorHAnsi" w:cstheme="majorHAnsi"/>
                <w:color w:val="000000" w:themeColor="text1"/>
                <w:szCs w:val="26"/>
              </w:rPr>
              <w:t>varchar(</w:t>
            </w:r>
            <w:proofErr w:type="gramEnd"/>
            <w:r w:rsidRPr="00734B1F">
              <w:rPr>
                <w:rFonts w:asciiTheme="majorHAnsi" w:hAnsiTheme="majorHAnsi" w:cstheme="majorHAnsi"/>
                <w:color w:val="000000" w:themeColor="text1"/>
                <w:szCs w:val="26"/>
              </w:rPr>
              <w:t>255)</w:t>
            </w:r>
          </w:p>
        </w:tc>
        <w:tc>
          <w:tcPr>
            <w:tcW w:w="1614" w:type="dxa"/>
          </w:tcPr>
          <w:p w14:paraId="38A04667"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77B9BE00" w14:textId="289CC25D"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2BBAFC03"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09AF23A0" w14:textId="77777777" w:rsidTr="005F3AE5">
        <w:trPr>
          <w:trHeight w:val="284"/>
        </w:trPr>
        <w:tc>
          <w:tcPr>
            <w:tcW w:w="720" w:type="dxa"/>
            <w:vAlign w:val="center"/>
          </w:tcPr>
          <w:p w14:paraId="4EA76E71"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5</w:t>
            </w:r>
          </w:p>
        </w:tc>
        <w:tc>
          <w:tcPr>
            <w:tcW w:w="2312" w:type="dxa"/>
          </w:tcPr>
          <w:p w14:paraId="0844C8EF" w14:textId="05FB7A2C"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password</w:t>
            </w:r>
          </w:p>
        </w:tc>
        <w:tc>
          <w:tcPr>
            <w:tcW w:w="1847" w:type="dxa"/>
          </w:tcPr>
          <w:p w14:paraId="51DD312B" w14:textId="0BF7A6FA"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gramStart"/>
            <w:r w:rsidRPr="00734B1F">
              <w:rPr>
                <w:rFonts w:asciiTheme="majorHAnsi" w:hAnsiTheme="majorHAnsi" w:cstheme="majorHAnsi"/>
                <w:color w:val="000000" w:themeColor="text1"/>
                <w:szCs w:val="26"/>
              </w:rPr>
              <w:t>varchar(</w:t>
            </w:r>
            <w:proofErr w:type="gramEnd"/>
            <w:r w:rsidRPr="00734B1F">
              <w:rPr>
                <w:rFonts w:asciiTheme="majorHAnsi" w:hAnsiTheme="majorHAnsi" w:cstheme="majorHAnsi"/>
                <w:color w:val="000000" w:themeColor="text1"/>
                <w:szCs w:val="26"/>
              </w:rPr>
              <w:t>100)</w:t>
            </w:r>
          </w:p>
        </w:tc>
        <w:tc>
          <w:tcPr>
            <w:tcW w:w="1614" w:type="dxa"/>
          </w:tcPr>
          <w:p w14:paraId="2DB42F3D" w14:textId="4722D9DF"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74851139" w14:textId="20D9323E"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2FF29E49"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4D71142C" w14:textId="77777777" w:rsidTr="005F3AE5">
        <w:trPr>
          <w:trHeight w:val="284"/>
        </w:trPr>
        <w:tc>
          <w:tcPr>
            <w:tcW w:w="720" w:type="dxa"/>
            <w:vAlign w:val="center"/>
          </w:tcPr>
          <w:p w14:paraId="1EF66115"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6</w:t>
            </w:r>
          </w:p>
        </w:tc>
        <w:tc>
          <w:tcPr>
            <w:tcW w:w="2312" w:type="dxa"/>
          </w:tcPr>
          <w:p w14:paraId="6CF71FB1" w14:textId="5F9D80F0"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country</w:t>
            </w:r>
          </w:p>
        </w:tc>
        <w:tc>
          <w:tcPr>
            <w:tcW w:w="1847" w:type="dxa"/>
          </w:tcPr>
          <w:p w14:paraId="5F87CAED" w14:textId="7BDC29A4"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text</w:t>
            </w:r>
          </w:p>
        </w:tc>
        <w:tc>
          <w:tcPr>
            <w:tcW w:w="1614" w:type="dxa"/>
          </w:tcPr>
          <w:p w14:paraId="7780C93A"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22B49BD3" w14:textId="476940CD"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05CABAE8"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4ABBBCA2" w14:textId="77777777" w:rsidTr="005F3AE5">
        <w:trPr>
          <w:trHeight w:val="284"/>
        </w:trPr>
        <w:tc>
          <w:tcPr>
            <w:tcW w:w="720" w:type="dxa"/>
            <w:vAlign w:val="center"/>
          </w:tcPr>
          <w:p w14:paraId="061FB72D"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7</w:t>
            </w:r>
          </w:p>
        </w:tc>
        <w:tc>
          <w:tcPr>
            <w:tcW w:w="2312" w:type="dxa"/>
          </w:tcPr>
          <w:p w14:paraId="09C2EF00" w14:textId="6D6D8A82"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city</w:t>
            </w:r>
          </w:p>
        </w:tc>
        <w:tc>
          <w:tcPr>
            <w:tcW w:w="1847" w:type="dxa"/>
          </w:tcPr>
          <w:p w14:paraId="16578894" w14:textId="483E5BE1"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text</w:t>
            </w:r>
          </w:p>
        </w:tc>
        <w:tc>
          <w:tcPr>
            <w:tcW w:w="1614" w:type="dxa"/>
          </w:tcPr>
          <w:p w14:paraId="371F445F"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458EC99A" w14:textId="2BE7CEDE"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11D8F1AA"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4435924D" w14:textId="77777777" w:rsidTr="005F3AE5">
        <w:trPr>
          <w:trHeight w:val="284"/>
        </w:trPr>
        <w:tc>
          <w:tcPr>
            <w:tcW w:w="720" w:type="dxa"/>
            <w:vAlign w:val="center"/>
          </w:tcPr>
          <w:p w14:paraId="1F405D55"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8</w:t>
            </w:r>
          </w:p>
        </w:tc>
        <w:tc>
          <w:tcPr>
            <w:tcW w:w="2312" w:type="dxa"/>
          </w:tcPr>
          <w:p w14:paraId="03494E7D" w14:textId="63116180"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contact</w:t>
            </w:r>
          </w:p>
        </w:tc>
        <w:tc>
          <w:tcPr>
            <w:tcW w:w="1847" w:type="dxa"/>
          </w:tcPr>
          <w:p w14:paraId="2E54C543" w14:textId="77777777"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gramStart"/>
            <w:r w:rsidRPr="00734B1F">
              <w:rPr>
                <w:rFonts w:asciiTheme="majorHAnsi" w:hAnsiTheme="majorHAnsi" w:cstheme="majorHAnsi"/>
                <w:color w:val="000000" w:themeColor="text1"/>
                <w:szCs w:val="26"/>
              </w:rPr>
              <w:t>Varchar(</w:t>
            </w:r>
            <w:proofErr w:type="gramEnd"/>
            <w:r w:rsidRPr="00734B1F">
              <w:rPr>
                <w:rFonts w:asciiTheme="majorHAnsi" w:hAnsiTheme="majorHAnsi" w:cstheme="majorHAnsi"/>
                <w:color w:val="000000" w:themeColor="text1"/>
                <w:szCs w:val="26"/>
              </w:rPr>
              <w:t>45)</w:t>
            </w:r>
          </w:p>
        </w:tc>
        <w:tc>
          <w:tcPr>
            <w:tcW w:w="1614" w:type="dxa"/>
          </w:tcPr>
          <w:p w14:paraId="0520697F"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477BE28F" w14:textId="76F7DEAE"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76AF7557"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53DEBDDA" w14:textId="77777777" w:rsidTr="005F3AE5">
        <w:trPr>
          <w:trHeight w:val="284"/>
        </w:trPr>
        <w:tc>
          <w:tcPr>
            <w:tcW w:w="720" w:type="dxa"/>
            <w:vAlign w:val="center"/>
          </w:tcPr>
          <w:p w14:paraId="563A6C03"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9</w:t>
            </w:r>
          </w:p>
        </w:tc>
        <w:tc>
          <w:tcPr>
            <w:tcW w:w="2312" w:type="dxa"/>
          </w:tcPr>
          <w:p w14:paraId="1A4E9957" w14:textId="388DE6F1"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spellStart"/>
            <w:r w:rsidRPr="00734B1F">
              <w:rPr>
                <w:rFonts w:asciiTheme="majorHAnsi" w:hAnsiTheme="majorHAnsi" w:cstheme="majorHAnsi"/>
                <w:color w:val="000000" w:themeColor="text1"/>
                <w:szCs w:val="26"/>
              </w:rPr>
              <w:t>user_address</w:t>
            </w:r>
            <w:proofErr w:type="spellEnd"/>
          </w:p>
        </w:tc>
        <w:tc>
          <w:tcPr>
            <w:tcW w:w="1847" w:type="dxa"/>
          </w:tcPr>
          <w:p w14:paraId="545D67CF" w14:textId="77777777"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BIGINT</w:t>
            </w:r>
          </w:p>
        </w:tc>
        <w:tc>
          <w:tcPr>
            <w:tcW w:w="1614" w:type="dxa"/>
          </w:tcPr>
          <w:p w14:paraId="1E645BCC"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0B2274A8" w14:textId="4817CAB4"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43E218D0"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6E3E599B" w14:textId="77777777" w:rsidTr="005F3AE5">
        <w:trPr>
          <w:trHeight w:val="284"/>
        </w:trPr>
        <w:tc>
          <w:tcPr>
            <w:tcW w:w="720" w:type="dxa"/>
            <w:vAlign w:val="center"/>
          </w:tcPr>
          <w:p w14:paraId="23262951"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10</w:t>
            </w:r>
          </w:p>
        </w:tc>
        <w:tc>
          <w:tcPr>
            <w:tcW w:w="2312" w:type="dxa"/>
          </w:tcPr>
          <w:p w14:paraId="0A0BC918" w14:textId="0B201685"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image</w:t>
            </w:r>
          </w:p>
        </w:tc>
        <w:tc>
          <w:tcPr>
            <w:tcW w:w="1847" w:type="dxa"/>
          </w:tcPr>
          <w:p w14:paraId="012E47D5" w14:textId="0B1726AF"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gramStart"/>
            <w:r w:rsidRPr="00734B1F">
              <w:rPr>
                <w:rFonts w:asciiTheme="majorHAnsi" w:hAnsiTheme="majorHAnsi" w:cstheme="majorHAnsi"/>
                <w:color w:val="000000" w:themeColor="text1"/>
                <w:szCs w:val="26"/>
              </w:rPr>
              <w:t>varchar(</w:t>
            </w:r>
            <w:proofErr w:type="gramEnd"/>
            <w:r w:rsidRPr="00734B1F">
              <w:rPr>
                <w:rFonts w:asciiTheme="majorHAnsi" w:hAnsiTheme="majorHAnsi" w:cstheme="majorHAnsi"/>
                <w:color w:val="000000" w:themeColor="text1"/>
                <w:szCs w:val="26"/>
              </w:rPr>
              <w:t>255)</w:t>
            </w:r>
          </w:p>
        </w:tc>
        <w:tc>
          <w:tcPr>
            <w:tcW w:w="1614" w:type="dxa"/>
          </w:tcPr>
          <w:p w14:paraId="67866D00"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2B1082CD" w14:textId="53C8421E"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3376C3B2"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r w:rsidR="009D7C03" w:rsidRPr="00734B1F" w14:paraId="5F060DCC" w14:textId="77777777" w:rsidTr="005F3AE5">
        <w:trPr>
          <w:trHeight w:val="284"/>
        </w:trPr>
        <w:tc>
          <w:tcPr>
            <w:tcW w:w="720" w:type="dxa"/>
            <w:vAlign w:val="center"/>
          </w:tcPr>
          <w:p w14:paraId="69007642" w14:textId="1E674CB4"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11</w:t>
            </w:r>
          </w:p>
        </w:tc>
        <w:tc>
          <w:tcPr>
            <w:tcW w:w="2312" w:type="dxa"/>
          </w:tcPr>
          <w:p w14:paraId="51C5B1FE" w14:textId="7440A905"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r w:rsidRPr="00734B1F">
              <w:rPr>
                <w:rFonts w:asciiTheme="majorHAnsi" w:hAnsiTheme="majorHAnsi" w:cstheme="majorHAnsi"/>
                <w:color w:val="000000" w:themeColor="text1"/>
                <w:szCs w:val="26"/>
              </w:rPr>
              <w:t>role</w:t>
            </w:r>
          </w:p>
        </w:tc>
        <w:tc>
          <w:tcPr>
            <w:tcW w:w="1847" w:type="dxa"/>
          </w:tcPr>
          <w:p w14:paraId="284A4C52" w14:textId="575230C1" w:rsidR="009D7C03" w:rsidRPr="00734B1F" w:rsidRDefault="009D7C03" w:rsidP="005F3AE5">
            <w:pPr>
              <w:pStyle w:val="ListParagraph"/>
              <w:spacing w:before="120" w:after="120" w:line="312" w:lineRule="auto"/>
              <w:ind w:left="0"/>
              <w:contextualSpacing w:val="0"/>
              <w:rPr>
                <w:rFonts w:asciiTheme="majorHAnsi" w:hAnsiTheme="majorHAnsi" w:cstheme="majorHAnsi"/>
                <w:color w:val="000000" w:themeColor="text1"/>
                <w:szCs w:val="26"/>
              </w:rPr>
            </w:pPr>
            <w:proofErr w:type="gramStart"/>
            <w:r w:rsidRPr="00734B1F">
              <w:rPr>
                <w:rFonts w:asciiTheme="majorHAnsi" w:hAnsiTheme="majorHAnsi" w:cstheme="majorHAnsi"/>
                <w:color w:val="000000" w:themeColor="text1"/>
                <w:szCs w:val="26"/>
              </w:rPr>
              <w:t>varchar(</w:t>
            </w:r>
            <w:proofErr w:type="gramEnd"/>
            <w:r w:rsidRPr="00734B1F">
              <w:rPr>
                <w:rFonts w:asciiTheme="majorHAnsi" w:hAnsiTheme="majorHAnsi" w:cstheme="majorHAnsi"/>
                <w:color w:val="000000" w:themeColor="text1"/>
                <w:szCs w:val="26"/>
              </w:rPr>
              <w:t>50)</w:t>
            </w:r>
          </w:p>
        </w:tc>
        <w:tc>
          <w:tcPr>
            <w:tcW w:w="1614" w:type="dxa"/>
          </w:tcPr>
          <w:p w14:paraId="455EA09C"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c>
          <w:tcPr>
            <w:tcW w:w="1270" w:type="dxa"/>
          </w:tcPr>
          <w:p w14:paraId="5A444AB3" w14:textId="449D53DD" w:rsidR="009D7C03" w:rsidRPr="00734B1F" w:rsidRDefault="00434ACC"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r w:rsidRPr="00734B1F">
              <w:rPr>
                <w:rFonts w:asciiTheme="majorHAnsi" w:hAnsiTheme="majorHAnsi" w:cstheme="majorHAnsi"/>
                <w:b/>
                <w:bCs/>
                <w:color w:val="000000" w:themeColor="text1"/>
                <w:szCs w:val="26"/>
              </w:rPr>
              <w:t>X</w:t>
            </w:r>
          </w:p>
        </w:tc>
        <w:tc>
          <w:tcPr>
            <w:tcW w:w="1237" w:type="dxa"/>
          </w:tcPr>
          <w:p w14:paraId="08F2A08E" w14:textId="77777777" w:rsidR="009D7C03" w:rsidRPr="00734B1F" w:rsidRDefault="009D7C03" w:rsidP="005F3AE5">
            <w:pPr>
              <w:pStyle w:val="ListParagraph"/>
              <w:spacing w:before="120" w:after="120" w:line="312" w:lineRule="auto"/>
              <w:ind w:left="0"/>
              <w:contextualSpacing w:val="0"/>
              <w:jc w:val="center"/>
              <w:rPr>
                <w:rFonts w:asciiTheme="majorHAnsi" w:hAnsiTheme="majorHAnsi" w:cstheme="majorHAnsi"/>
                <w:b/>
                <w:bCs/>
                <w:color w:val="000000" w:themeColor="text1"/>
                <w:szCs w:val="26"/>
              </w:rPr>
            </w:pPr>
          </w:p>
        </w:tc>
      </w:tr>
    </w:tbl>
    <w:p w14:paraId="2E9FFAF3" w14:textId="39D83C07" w:rsidR="00E56603" w:rsidRPr="001F3F51" w:rsidRDefault="001F3F51" w:rsidP="001F3F51">
      <w:pPr>
        <w:pStyle w:val="Caption"/>
        <w:jc w:val="center"/>
        <w:rPr>
          <w:color w:val="000000" w:themeColor="text1"/>
          <w:sz w:val="26"/>
          <w:szCs w:val="26"/>
        </w:rPr>
      </w:pPr>
      <w:bookmarkStart w:id="432" w:name="_Toc104936149"/>
      <w:proofErr w:type="spellStart"/>
      <w:r w:rsidRPr="001F3F51">
        <w:rPr>
          <w:sz w:val="26"/>
          <w:szCs w:val="26"/>
        </w:rPr>
        <w:t>Bảng</w:t>
      </w:r>
      <w:proofErr w:type="spellEnd"/>
      <w:r w:rsidRPr="001F3F51">
        <w:rPr>
          <w:sz w:val="26"/>
          <w:szCs w:val="26"/>
        </w:rPr>
        <w:t xml:space="preserve"> </w:t>
      </w:r>
      <w:r w:rsidRPr="001F3F51">
        <w:rPr>
          <w:sz w:val="26"/>
          <w:szCs w:val="26"/>
        </w:rPr>
        <w:fldChar w:fldCharType="begin"/>
      </w:r>
      <w:r w:rsidRPr="001F3F51">
        <w:rPr>
          <w:sz w:val="26"/>
          <w:szCs w:val="26"/>
        </w:rPr>
        <w:instrText xml:space="preserve"> SEQ Bảng \* ARABIC </w:instrText>
      </w:r>
      <w:r w:rsidRPr="001F3F51">
        <w:rPr>
          <w:sz w:val="26"/>
          <w:szCs w:val="26"/>
        </w:rPr>
        <w:fldChar w:fldCharType="separate"/>
      </w:r>
      <w:r>
        <w:rPr>
          <w:noProof/>
          <w:sz w:val="26"/>
          <w:szCs w:val="26"/>
        </w:rPr>
        <w:t>6</w:t>
      </w:r>
      <w:r w:rsidRPr="001F3F51">
        <w:rPr>
          <w:sz w:val="26"/>
          <w:szCs w:val="26"/>
        </w:rPr>
        <w:fldChar w:fldCharType="end"/>
      </w:r>
      <w:r w:rsidRPr="001F3F51">
        <w:rPr>
          <w:sz w:val="26"/>
          <w:szCs w:val="26"/>
        </w:rPr>
        <w:t>:</w:t>
      </w:r>
      <w:r w:rsidRPr="001F3F51">
        <w:rPr>
          <w:color w:val="000000" w:themeColor="text1"/>
          <w:sz w:val="26"/>
          <w:szCs w:val="26"/>
        </w:rPr>
        <w:t xml:space="preserve"> </w:t>
      </w:r>
      <w:proofErr w:type="spellStart"/>
      <w:r w:rsidRPr="001F3F51">
        <w:rPr>
          <w:color w:val="000000" w:themeColor="text1"/>
          <w:sz w:val="26"/>
          <w:szCs w:val="26"/>
        </w:rPr>
        <w:t>Bảng</w:t>
      </w:r>
      <w:proofErr w:type="spellEnd"/>
      <w:r w:rsidRPr="001F3F51">
        <w:rPr>
          <w:color w:val="000000" w:themeColor="text1"/>
          <w:sz w:val="26"/>
          <w:szCs w:val="26"/>
        </w:rPr>
        <w:t xml:space="preserve"> </w:t>
      </w:r>
      <w:proofErr w:type="spellStart"/>
      <w:r w:rsidRPr="001F3F51">
        <w:rPr>
          <w:color w:val="000000" w:themeColor="text1"/>
          <w:sz w:val="26"/>
          <w:szCs w:val="26"/>
        </w:rPr>
        <w:t>thực</w:t>
      </w:r>
      <w:proofErr w:type="spellEnd"/>
      <w:r w:rsidRPr="001F3F51">
        <w:rPr>
          <w:color w:val="000000" w:themeColor="text1"/>
          <w:sz w:val="26"/>
          <w:szCs w:val="26"/>
        </w:rPr>
        <w:t xml:space="preserve"> </w:t>
      </w:r>
      <w:proofErr w:type="spellStart"/>
      <w:r w:rsidRPr="001F3F51">
        <w:rPr>
          <w:color w:val="000000" w:themeColor="text1"/>
          <w:sz w:val="26"/>
          <w:szCs w:val="26"/>
        </w:rPr>
        <w:t>thể</w:t>
      </w:r>
      <w:proofErr w:type="spellEnd"/>
      <w:r w:rsidRPr="001F3F51">
        <w:rPr>
          <w:color w:val="000000" w:themeColor="text1"/>
          <w:sz w:val="26"/>
          <w:szCs w:val="26"/>
        </w:rPr>
        <w:t xml:space="preserve"> user</w:t>
      </w:r>
      <w:bookmarkEnd w:id="432"/>
    </w:p>
    <w:tbl>
      <w:tblPr>
        <w:tblStyle w:val="TableGrid"/>
        <w:tblW w:w="0" w:type="auto"/>
        <w:tblLook w:val="04A0" w:firstRow="1" w:lastRow="0" w:firstColumn="1" w:lastColumn="0" w:noHBand="0" w:noVBand="1"/>
      </w:tblPr>
      <w:tblGrid>
        <w:gridCol w:w="715"/>
        <w:gridCol w:w="2705"/>
        <w:gridCol w:w="1620"/>
        <w:gridCol w:w="1530"/>
        <w:gridCol w:w="1165"/>
        <w:gridCol w:w="1170"/>
      </w:tblGrid>
      <w:tr w:rsidR="67CA3D42" w14:paraId="6DF98264" w14:textId="77777777" w:rsidTr="67CA3D42">
        <w:trPr>
          <w:trHeight w:val="633"/>
        </w:trPr>
        <w:tc>
          <w:tcPr>
            <w:tcW w:w="8905" w:type="dxa"/>
            <w:gridSpan w:val="6"/>
            <w:vAlign w:val="center"/>
          </w:tcPr>
          <w:p w14:paraId="048DB60B" w14:textId="7504C9C0" w:rsidR="67CA3D42" w:rsidRDefault="67CA3D42" w:rsidP="67CA3D42">
            <w:pPr>
              <w:spacing w:before="120" w:after="120" w:line="312" w:lineRule="auto"/>
              <w:contextualSpacing/>
              <w:jc w:val="center"/>
              <w:rPr>
                <w:rFonts w:asciiTheme="majorHAnsi" w:eastAsia="Calibri" w:hAnsiTheme="majorHAnsi" w:cstheme="majorBidi"/>
                <w:b/>
                <w:bCs/>
                <w:color w:val="000000" w:themeColor="text1"/>
                <w:sz w:val="26"/>
                <w:szCs w:val="26"/>
              </w:rPr>
            </w:pPr>
            <w:r w:rsidRPr="67CA3D42">
              <w:rPr>
                <w:rFonts w:asciiTheme="majorHAnsi" w:eastAsia="Calibri" w:hAnsiTheme="majorHAnsi" w:cstheme="majorBidi"/>
                <w:b/>
                <w:bCs/>
                <w:color w:val="000000" w:themeColor="text1"/>
                <w:sz w:val="26"/>
                <w:szCs w:val="26"/>
              </w:rPr>
              <w:lastRenderedPageBreak/>
              <w:t>migrations</w:t>
            </w:r>
          </w:p>
        </w:tc>
      </w:tr>
      <w:tr w:rsidR="67CA3D42" w14:paraId="2C41C1C3" w14:textId="77777777" w:rsidTr="67CA3D42">
        <w:trPr>
          <w:trHeight w:val="633"/>
        </w:trPr>
        <w:tc>
          <w:tcPr>
            <w:tcW w:w="715" w:type="dxa"/>
            <w:vAlign w:val="center"/>
          </w:tcPr>
          <w:p w14:paraId="727540A9" w14:textId="77777777" w:rsidR="004D706D" w:rsidRDefault="004D706D" w:rsidP="67CA3D42">
            <w:pPr>
              <w:spacing w:before="120" w:after="120" w:line="312" w:lineRule="auto"/>
              <w:contextualSpacing/>
              <w:jc w:val="center"/>
              <w:rPr>
                <w:rFonts w:asciiTheme="majorHAnsi" w:eastAsia="Calibri" w:hAnsiTheme="majorHAnsi" w:cstheme="majorBidi"/>
                <w:b/>
                <w:bCs/>
                <w:color w:val="000000" w:themeColor="text1"/>
                <w:sz w:val="26"/>
                <w:szCs w:val="26"/>
              </w:rPr>
            </w:pPr>
            <w:r w:rsidRPr="67CA3D42">
              <w:rPr>
                <w:rFonts w:asciiTheme="majorHAnsi" w:eastAsia="Calibri" w:hAnsiTheme="majorHAnsi" w:cstheme="majorBidi"/>
                <w:b/>
                <w:bCs/>
                <w:color w:val="000000" w:themeColor="text1"/>
                <w:sz w:val="26"/>
                <w:szCs w:val="26"/>
              </w:rPr>
              <w:t>STT</w:t>
            </w:r>
          </w:p>
        </w:tc>
        <w:tc>
          <w:tcPr>
            <w:tcW w:w="2705" w:type="dxa"/>
            <w:vAlign w:val="center"/>
          </w:tcPr>
          <w:p w14:paraId="7F16AF37" w14:textId="77777777" w:rsidR="004D706D" w:rsidRDefault="004D706D" w:rsidP="67CA3D42">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67CA3D42">
              <w:rPr>
                <w:rFonts w:asciiTheme="majorHAnsi" w:eastAsia="Calibri" w:hAnsiTheme="majorHAnsi" w:cstheme="majorBidi"/>
                <w:b/>
                <w:bCs/>
                <w:color w:val="000000" w:themeColor="text1"/>
                <w:sz w:val="26"/>
                <w:szCs w:val="26"/>
              </w:rPr>
              <w:t>Tên</w:t>
            </w:r>
            <w:proofErr w:type="spellEnd"/>
            <w:r w:rsidRPr="67CA3D42">
              <w:rPr>
                <w:rFonts w:asciiTheme="majorHAnsi" w:eastAsia="Calibri" w:hAnsiTheme="majorHAnsi" w:cstheme="majorBidi"/>
                <w:b/>
                <w:bCs/>
                <w:color w:val="000000" w:themeColor="text1"/>
                <w:sz w:val="26"/>
                <w:szCs w:val="26"/>
              </w:rPr>
              <w:t xml:space="preserve"> </w:t>
            </w:r>
            <w:proofErr w:type="spellStart"/>
            <w:r w:rsidRPr="67CA3D42">
              <w:rPr>
                <w:rFonts w:asciiTheme="majorHAnsi" w:eastAsia="Calibri" w:hAnsiTheme="majorHAnsi" w:cstheme="majorBidi"/>
                <w:b/>
                <w:bCs/>
                <w:color w:val="000000" w:themeColor="text1"/>
                <w:sz w:val="26"/>
                <w:szCs w:val="26"/>
              </w:rPr>
              <w:t>thuộc</w:t>
            </w:r>
            <w:proofErr w:type="spellEnd"/>
            <w:r w:rsidRPr="67CA3D42">
              <w:rPr>
                <w:rFonts w:asciiTheme="majorHAnsi" w:eastAsia="Calibri" w:hAnsiTheme="majorHAnsi" w:cstheme="majorBidi"/>
                <w:b/>
                <w:bCs/>
                <w:color w:val="000000" w:themeColor="text1"/>
                <w:sz w:val="26"/>
                <w:szCs w:val="26"/>
              </w:rPr>
              <w:t xml:space="preserve"> </w:t>
            </w:r>
            <w:proofErr w:type="spellStart"/>
            <w:r w:rsidRPr="67CA3D42">
              <w:rPr>
                <w:rFonts w:asciiTheme="majorHAnsi" w:eastAsia="Calibri" w:hAnsiTheme="majorHAnsi" w:cstheme="majorBidi"/>
                <w:b/>
                <w:bCs/>
                <w:color w:val="000000" w:themeColor="text1"/>
                <w:sz w:val="26"/>
                <w:szCs w:val="26"/>
              </w:rPr>
              <w:t>tính</w:t>
            </w:r>
            <w:proofErr w:type="spellEnd"/>
          </w:p>
        </w:tc>
        <w:tc>
          <w:tcPr>
            <w:tcW w:w="1620" w:type="dxa"/>
            <w:vAlign w:val="center"/>
          </w:tcPr>
          <w:p w14:paraId="4E941EEA" w14:textId="77777777" w:rsidR="004D706D" w:rsidRDefault="004D706D" w:rsidP="67CA3D42">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67CA3D42">
              <w:rPr>
                <w:rFonts w:asciiTheme="majorHAnsi" w:eastAsia="Calibri" w:hAnsiTheme="majorHAnsi" w:cstheme="majorBidi"/>
                <w:b/>
                <w:bCs/>
                <w:color w:val="000000" w:themeColor="text1"/>
                <w:sz w:val="26"/>
                <w:szCs w:val="26"/>
              </w:rPr>
              <w:t>Kiểu</w:t>
            </w:r>
            <w:proofErr w:type="spellEnd"/>
            <w:r w:rsidRPr="67CA3D42">
              <w:rPr>
                <w:rFonts w:asciiTheme="majorHAnsi" w:eastAsia="Calibri" w:hAnsiTheme="majorHAnsi" w:cstheme="majorBidi"/>
                <w:b/>
                <w:bCs/>
                <w:color w:val="000000" w:themeColor="text1"/>
                <w:sz w:val="26"/>
                <w:szCs w:val="26"/>
              </w:rPr>
              <w:t xml:space="preserve"> </w:t>
            </w:r>
            <w:proofErr w:type="spellStart"/>
            <w:r w:rsidRPr="67CA3D42">
              <w:rPr>
                <w:rFonts w:asciiTheme="majorHAnsi" w:eastAsia="Calibri" w:hAnsiTheme="majorHAnsi" w:cstheme="majorBidi"/>
                <w:b/>
                <w:bCs/>
                <w:color w:val="000000" w:themeColor="text1"/>
                <w:sz w:val="26"/>
                <w:szCs w:val="26"/>
              </w:rPr>
              <w:t>dữ</w:t>
            </w:r>
            <w:proofErr w:type="spellEnd"/>
            <w:r w:rsidRPr="67CA3D42">
              <w:rPr>
                <w:rFonts w:asciiTheme="majorHAnsi" w:eastAsia="Calibri" w:hAnsiTheme="majorHAnsi" w:cstheme="majorBidi"/>
                <w:b/>
                <w:bCs/>
                <w:color w:val="000000" w:themeColor="text1"/>
                <w:sz w:val="26"/>
                <w:szCs w:val="26"/>
              </w:rPr>
              <w:t xml:space="preserve"> </w:t>
            </w:r>
            <w:proofErr w:type="spellStart"/>
            <w:r w:rsidRPr="67CA3D42">
              <w:rPr>
                <w:rFonts w:asciiTheme="majorHAnsi" w:eastAsia="Calibri" w:hAnsiTheme="majorHAnsi" w:cstheme="majorBidi"/>
                <w:b/>
                <w:bCs/>
                <w:color w:val="000000" w:themeColor="text1"/>
                <w:sz w:val="26"/>
                <w:szCs w:val="26"/>
              </w:rPr>
              <w:t>liệu</w:t>
            </w:r>
            <w:proofErr w:type="spellEnd"/>
          </w:p>
        </w:tc>
        <w:tc>
          <w:tcPr>
            <w:tcW w:w="1530" w:type="dxa"/>
            <w:vAlign w:val="center"/>
          </w:tcPr>
          <w:p w14:paraId="5FAD83FE" w14:textId="77777777" w:rsidR="004D706D" w:rsidRDefault="004D706D" w:rsidP="67CA3D42">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67CA3D42">
              <w:rPr>
                <w:rFonts w:asciiTheme="majorHAnsi" w:eastAsia="Calibri" w:hAnsiTheme="majorHAnsi" w:cstheme="majorBidi"/>
                <w:b/>
                <w:bCs/>
                <w:color w:val="000000" w:themeColor="text1"/>
                <w:sz w:val="26"/>
                <w:szCs w:val="26"/>
              </w:rPr>
              <w:t>Khóa</w:t>
            </w:r>
            <w:proofErr w:type="spellEnd"/>
            <w:r w:rsidRPr="67CA3D42">
              <w:rPr>
                <w:rFonts w:asciiTheme="majorHAnsi" w:eastAsia="Calibri" w:hAnsiTheme="majorHAnsi" w:cstheme="majorBidi"/>
                <w:b/>
                <w:bCs/>
                <w:color w:val="000000" w:themeColor="text1"/>
                <w:sz w:val="26"/>
                <w:szCs w:val="26"/>
              </w:rPr>
              <w:t xml:space="preserve"> </w:t>
            </w:r>
            <w:proofErr w:type="spellStart"/>
            <w:r w:rsidRPr="67CA3D42">
              <w:rPr>
                <w:rFonts w:asciiTheme="majorHAnsi" w:eastAsia="Calibri" w:hAnsiTheme="majorHAnsi" w:cstheme="majorBidi"/>
                <w:b/>
                <w:bCs/>
                <w:color w:val="000000" w:themeColor="text1"/>
                <w:sz w:val="26"/>
                <w:szCs w:val="26"/>
              </w:rPr>
              <w:t>chính</w:t>
            </w:r>
            <w:proofErr w:type="spellEnd"/>
          </w:p>
        </w:tc>
        <w:tc>
          <w:tcPr>
            <w:tcW w:w="1165" w:type="dxa"/>
            <w:vAlign w:val="center"/>
          </w:tcPr>
          <w:p w14:paraId="7F947F82" w14:textId="77777777" w:rsidR="004D706D" w:rsidRDefault="004D706D" w:rsidP="67CA3D42">
            <w:pPr>
              <w:spacing w:before="120" w:after="120" w:line="312" w:lineRule="auto"/>
              <w:contextualSpacing/>
              <w:jc w:val="center"/>
              <w:rPr>
                <w:rFonts w:asciiTheme="majorHAnsi" w:eastAsia="Calibri" w:hAnsiTheme="majorHAnsi" w:cstheme="majorBidi"/>
                <w:b/>
                <w:bCs/>
                <w:color w:val="000000" w:themeColor="text1"/>
                <w:sz w:val="26"/>
                <w:szCs w:val="26"/>
              </w:rPr>
            </w:pPr>
            <w:r w:rsidRPr="67CA3D42">
              <w:rPr>
                <w:rFonts w:asciiTheme="majorHAnsi" w:eastAsia="Calibri" w:hAnsiTheme="majorHAnsi" w:cstheme="majorBidi"/>
                <w:b/>
                <w:bCs/>
                <w:color w:val="000000" w:themeColor="text1"/>
                <w:sz w:val="26"/>
                <w:szCs w:val="26"/>
              </w:rPr>
              <w:t>Not Null</w:t>
            </w:r>
          </w:p>
        </w:tc>
        <w:tc>
          <w:tcPr>
            <w:tcW w:w="1170" w:type="dxa"/>
            <w:vAlign w:val="center"/>
          </w:tcPr>
          <w:p w14:paraId="6EAC288E" w14:textId="77777777" w:rsidR="004D706D" w:rsidRDefault="004D706D" w:rsidP="67CA3D42">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67CA3D42">
              <w:rPr>
                <w:rFonts w:asciiTheme="majorHAnsi" w:eastAsia="Calibri" w:hAnsiTheme="majorHAnsi" w:cstheme="majorBidi"/>
                <w:b/>
                <w:bCs/>
                <w:color w:val="000000" w:themeColor="text1"/>
                <w:sz w:val="26"/>
                <w:szCs w:val="26"/>
              </w:rPr>
              <w:t>Khóa</w:t>
            </w:r>
            <w:proofErr w:type="spellEnd"/>
            <w:r w:rsidRPr="67CA3D42">
              <w:rPr>
                <w:rFonts w:asciiTheme="majorHAnsi" w:eastAsia="Calibri" w:hAnsiTheme="majorHAnsi" w:cstheme="majorBidi"/>
                <w:b/>
                <w:bCs/>
                <w:color w:val="000000" w:themeColor="text1"/>
                <w:sz w:val="26"/>
                <w:szCs w:val="26"/>
              </w:rPr>
              <w:t xml:space="preserve"> </w:t>
            </w:r>
            <w:proofErr w:type="spellStart"/>
            <w:r w:rsidRPr="67CA3D42">
              <w:rPr>
                <w:rFonts w:asciiTheme="majorHAnsi" w:eastAsia="Calibri" w:hAnsiTheme="majorHAnsi" w:cstheme="majorBidi"/>
                <w:b/>
                <w:bCs/>
                <w:color w:val="000000" w:themeColor="text1"/>
                <w:sz w:val="26"/>
                <w:szCs w:val="26"/>
              </w:rPr>
              <w:t>ngoại</w:t>
            </w:r>
            <w:proofErr w:type="spellEnd"/>
          </w:p>
        </w:tc>
      </w:tr>
      <w:tr w:rsidR="67CA3D42" w14:paraId="1FA0EF67" w14:textId="77777777" w:rsidTr="67CA3D42">
        <w:trPr>
          <w:trHeight w:val="301"/>
        </w:trPr>
        <w:tc>
          <w:tcPr>
            <w:tcW w:w="715" w:type="dxa"/>
            <w:vAlign w:val="center"/>
          </w:tcPr>
          <w:p w14:paraId="311CA7B1" w14:textId="77777777" w:rsidR="004D706D" w:rsidRDefault="004D706D" w:rsidP="67CA3D42">
            <w:pPr>
              <w:spacing w:before="120" w:after="120" w:line="312" w:lineRule="auto"/>
              <w:jc w:val="center"/>
              <w:rPr>
                <w:rFonts w:asciiTheme="majorHAnsi" w:eastAsia="Calibri" w:hAnsiTheme="majorHAnsi" w:cstheme="majorBidi"/>
                <w:color w:val="000000" w:themeColor="text1"/>
                <w:sz w:val="26"/>
                <w:szCs w:val="26"/>
              </w:rPr>
            </w:pPr>
            <w:r w:rsidRPr="67CA3D42">
              <w:rPr>
                <w:rFonts w:asciiTheme="majorHAnsi" w:eastAsia="Calibri" w:hAnsiTheme="majorHAnsi" w:cstheme="majorBidi"/>
                <w:color w:val="000000" w:themeColor="text1"/>
                <w:sz w:val="26"/>
                <w:szCs w:val="26"/>
              </w:rPr>
              <w:t>1</w:t>
            </w:r>
          </w:p>
        </w:tc>
        <w:tc>
          <w:tcPr>
            <w:tcW w:w="2705" w:type="dxa"/>
          </w:tcPr>
          <w:p w14:paraId="640485F0" w14:textId="265DFE49" w:rsidR="004D706D" w:rsidRDefault="004D706D" w:rsidP="67CA3D42">
            <w:pPr>
              <w:spacing w:before="120" w:after="120" w:line="312" w:lineRule="auto"/>
              <w:rPr>
                <w:rFonts w:asciiTheme="majorHAnsi" w:eastAsia="Calibri" w:hAnsiTheme="majorHAnsi" w:cstheme="majorBidi"/>
                <w:color w:val="000000" w:themeColor="text1"/>
                <w:sz w:val="26"/>
                <w:szCs w:val="26"/>
              </w:rPr>
            </w:pPr>
            <w:proofErr w:type="spellStart"/>
            <w:r w:rsidRPr="276C7883">
              <w:rPr>
                <w:rFonts w:asciiTheme="majorHAnsi" w:eastAsia="Calibri" w:hAnsiTheme="majorHAnsi" w:cstheme="majorBidi"/>
                <w:color w:val="000000" w:themeColor="text1"/>
                <w:sz w:val="26"/>
                <w:szCs w:val="26"/>
              </w:rPr>
              <w:t>migra</w:t>
            </w:r>
            <w:r w:rsidRPr="67CA3D42">
              <w:rPr>
                <w:rFonts w:asciiTheme="majorHAnsi" w:eastAsia="Calibri" w:hAnsiTheme="majorHAnsi" w:cstheme="majorBidi"/>
                <w:color w:val="000000" w:themeColor="text1"/>
                <w:sz w:val="26"/>
                <w:szCs w:val="26"/>
              </w:rPr>
              <w:t>_id</w:t>
            </w:r>
            <w:proofErr w:type="spellEnd"/>
          </w:p>
        </w:tc>
        <w:tc>
          <w:tcPr>
            <w:tcW w:w="1620" w:type="dxa"/>
          </w:tcPr>
          <w:p w14:paraId="6FAAC96E" w14:textId="24D8E8F1" w:rsidR="004D706D" w:rsidRDefault="004D706D" w:rsidP="67CA3D42">
            <w:pPr>
              <w:spacing w:before="120" w:after="120" w:line="312" w:lineRule="auto"/>
              <w:rPr>
                <w:rFonts w:asciiTheme="majorHAnsi" w:eastAsia="Calibri" w:hAnsiTheme="majorHAnsi" w:cstheme="majorBidi"/>
                <w:color w:val="000000" w:themeColor="text1"/>
                <w:sz w:val="26"/>
                <w:szCs w:val="26"/>
              </w:rPr>
            </w:pPr>
            <w:proofErr w:type="gramStart"/>
            <w:r w:rsidRPr="67CA3D42">
              <w:rPr>
                <w:rFonts w:asciiTheme="majorHAnsi" w:eastAsia="Calibri" w:hAnsiTheme="majorHAnsi" w:cstheme="majorBidi"/>
                <w:color w:val="000000" w:themeColor="text1"/>
                <w:sz w:val="26"/>
                <w:szCs w:val="26"/>
              </w:rPr>
              <w:t>int(</w:t>
            </w:r>
            <w:proofErr w:type="gramEnd"/>
            <w:r w:rsidRPr="67CA3D42">
              <w:rPr>
                <w:rFonts w:asciiTheme="majorHAnsi" w:eastAsia="Calibri" w:hAnsiTheme="majorHAnsi" w:cstheme="majorBidi"/>
                <w:color w:val="000000" w:themeColor="text1"/>
                <w:sz w:val="26"/>
                <w:szCs w:val="26"/>
              </w:rPr>
              <w:t>100)</w:t>
            </w:r>
          </w:p>
        </w:tc>
        <w:tc>
          <w:tcPr>
            <w:tcW w:w="1530" w:type="dxa"/>
          </w:tcPr>
          <w:p w14:paraId="0443ADC9" w14:textId="77777777" w:rsidR="004D706D" w:rsidRDefault="004D706D" w:rsidP="67CA3D42">
            <w:pPr>
              <w:spacing w:before="120" w:after="120" w:line="312" w:lineRule="auto"/>
              <w:jc w:val="center"/>
              <w:rPr>
                <w:rFonts w:asciiTheme="majorHAnsi" w:eastAsia="Calibri" w:hAnsiTheme="majorHAnsi" w:cstheme="majorBidi"/>
                <w:color w:val="000000" w:themeColor="text1"/>
                <w:sz w:val="26"/>
                <w:szCs w:val="26"/>
              </w:rPr>
            </w:pPr>
            <w:r w:rsidRPr="67CA3D42">
              <w:rPr>
                <w:rFonts w:asciiTheme="majorHAnsi" w:eastAsia="Calibri" w:hAnsiTheme="majorHAnsi" w:cstheme="majorBidi"/>
                <w:color w:val="000000" w:themeColor="text1"/>
                <w:sz w:val="26"/>
                <w:szCs w:val="26"/>
              </w:rPr>
              <w:t>X</w:t>
            </w:r>
          </w:p>
        </w:tc>
        <w:tc>
          <w:tcPr>
            <w:tcW w:w="1165" w:type="dxa"/>
          </w:tcPr>
          <w:p w14:paraId="466067B2" w14:textId="77777777" w:rsidR="004D706D" w:rsidRDefault="004D706D" w:rsidP="67CA3D42">
            <w:pPr>
              <w:spacing w:before="120" w:after="120" w:line="312" w:lineRule="auto"/>
              <w:jc w:val="center"/>
              <w:rPr>
                <w:rFonts w:asciiTheme="majorHAnsi" w:eastAsia="Calibri" w:hAnsiTheme="majorHAnsi" w:cstheme="majorBidi"/>
                <w:color w:val="000000" w:themeColor="text1"/>
                <w:sz w:val="26"/>
                <w:szCs w:val="26"/>
              </w:rPr>
            </w:pPr>
            <w:r w:rsidRPr="67CA3D42">
              <w:rPr>
                <w:rFonts w:asciiTheme="majorHAnsi" w:eastAsia="Calibri" w:hAnsiTheme="majorHAnsi" w:cstheme="majorBidi"/>
                <w:color w:val="000000" w:themeColor="text1"/>
                <w:sz w:val="26"/>
                <w:szCs w:val="26"/>
              </w:rPr>
              <w:t>X</w:t>
            </w:r>
          </w:p>
        </w:tc>
        <w:tc>
          <w:tcPr>
            <w:tcW w:w="1170" w:type="dxa"/>
          </w:tcPr>
          <w:p w14:paraId="04157306" w14:textId="77777777" w:rsidR="67CA3D42" w:rsidRDefault="67CA3D42" w:rsidP="67CA3D42">
            <w:pPr>
              <w:spacing w:before="120" w:after="120" w:line="312" w:lineRule="auto"/>
              <w:jc w:val="center"/>
              <w:rPr>
                <w:rFonts w:asciiTheme="majorHAnsi" w:eastAsia="Calibri" w:hAnsiTheme="majorHAnsi" w:cstheme="majorBidi"/>
                <w:color w:val="000000" w:themeColor="text1"/>
                <w:sz w:val="26"/>
                <w:szCs w:val="26"/>
              </w:rPr>
            </w:pPr>
          </w:p>
        </w:tc>
      </w:tr>
      <w:tr w:rsidR="67CA3D42" w14:paraId="1A83DFEE" w14:textId="77777777" w:rsidTr="67CA3D42">
        <w:trPr>
          <w:trHeight w:val="317"/>
        </w:trPr>
        <w:tc>
          <w:tcPr>
            <w:tcW w:w="715" w:type="dxa"/>
            <w:vAlign w:val="center"/>
          </w:tcPr>
          <w:p w14:paraId="4E948FDE" w14:textId="77777777" w:rsidR="004D706D" w:rsidRDefault="004D706D" w:rsidP="67CA3D42">
            <w:pPr>
              <w:spacing w:before="120" w:after="120" w:line="312" w:lineRule="auto"/>
              <w:jc w:val="center"/>
              <w:rPr>
                <w:rFonts w:asciiTheme="majorHAnsi" w:eastAsia="Calibri" w:hAnsiTheme="majorHAnsi" w:cstheme="majorBidi"/>
                <w:color w:val="000000" w:themeColor="text1"/>
                <w:sz w:val="26"/>
                <w:szCs w:val="26"/>
              </w:rPr>
            </w:pPr>
            <w:r w:rsidRPr="67CA3D42">
              <w:rPr>
                <w:rFonts w:asciiTheme="majorHAnsi" w:eastAsia="Calibri" w:hAnsiTheme="majorHAnsi" w:cstheme="majorBidi"/>
                <w:color w:val="000000" w:themeColor="text1"/>
                <w:sz w:val="26"/>
                <w:szCs w:val="26"/>
              </w:rPr>
              <w:t>2</w:t>
            </w:r>
          </w:p>
        </w:tc>
        <w:tc>
          <w:tcPr>
            <w:tcW w:w="2705" w:type="dxa"/>
          </w:tcPr>
          <w:p w14:paraId="383A7AEF" w14:textId="0095832B" w:rsidR="004D706D" w:rsidRDefault="004D706D" w:rsidP="67CA3D42">
            <w:pPr>
              <w:spacing w:before="120" w:after="120" w:line="312" w:lineRule="auto"/>
              <w:rPr>
                <w:rFonts w:asciiTheme="majorHAnsi" w:eastAsia="Calibri" w:hAnsiTheme="majorHAnsi" w:cstheme="majorBidi"/>
                <w:color w:val="000000" w:themeColor="text1"/>
                <w:sz w:val="26"/>
                <w:szCs w:val="26"/>
              </w:rPr>
            </w:pPr>
            <w:proofErr w:type="spellStart"/>
            <w:r w:rsidRPr="276C7883">
              <w:rPr>
                <w:rFonts w:asciiTheme="majorHAnsi" w:eastAsia="Calibri" w:hAnsiTheme="majorHAnsi" w:cstheme="majorBidi"/>
                <w:color w:val="000000" w:themeColor="text1"/>
                <w:sz w:val="26"/>
                <w:szCs w:val="26"/>
              </w:rPr>
              <w:t>migra</w:t>
            </w:r>
            <w:r w:rsidRPr="67CA3D42">
              <w:rPr>
                <w:rFonts w:asciiTheme="majorHAnsi" w:eastAsia="Calibri" w:hAnsiTheme="majorHAnsi" w:cstheme="majorBidi"/>
                <w:color w:val="000000" w:themeColor="text1"/>
                <w:sz w:val="26"/>
                <w:szCs w:val="26"/>
              </w:rPr>
              <w:t>_title</w:t>
            </w:r>
            <w:proofErr w:type="spellEnd"/>
          </w:p>
        </w:tc>
        <w:tc>
          <w:tcPr>
            <w:tcW w:w="1620" w:type="dxa"/>
          </w:tcPr>
          <w:p w14:paraId="5ECAA540" w14:textId="3991AC38" w:rsidR="004D706D" w:rsidRDefault="004D706D" w:rsidP="67CA3D42">
            <w:pPr>
              <w:spacing w:before="120" w:after="120" w:line="312" w:lineRule="auto"/>
              <w:rPr>
                <w:rFonts w:asciiTheme="majorHAnsi" w:eastAsia="Calibri" w:hAnsiTheme="majorHAnsi" w:cstheme="majorBidi"/>
                <w:color w:val="000000" w:themeColor="text1"/>
                <w:sz w:val="26"/>
                <w:szCs w:val="26"/>
              </w:rPr>
            </w:pPr>
            <w:proofErr w:type="gramStart"/>
            <w:r w:rsidRPr="67CA3D42">
              <w:rPr>
                <w:rFonts w:asciiTheme="majorHAnsi" w:eastAsia="Calibri" w:hAnsiTheme="majorHAnsi" w:cstheme="majorBidi"/>
                <w:color w:val="000000" w:themeColor="text1"/>
                <w:sz w:val="26"/>
                <w:szCs w:val="26"/>
              </w:rPr>
              <w:t>varchar(</w:t>
            </w:r>
            <w:proofErr w:type="gramEnd"/>
            <w:r w:rsidRPr="67CA3D42">
              <w:rPr>
                <w:rFonts w:asciiTheme="majorHAnsi" w:eastAsia="Calibri" w:hAnsiTheme="majorHAnsi" w:cstheme="majorBidi"/>
                <w:color w:val="000000" w:themeColor="text1"/>
                <w:sz w:val="26"/>
                <w:szCs w:val="26"/>
              </w:rPr>
              <w:t>100)</w:t>
            </w:r>
          </w:p>
        </w:tc>
        <w:tc>
          <w:tcPr>
            <w:tcW w:w="1530" w:type="dxa"/>
          </w:tcPr>
          <w:p w14:paraId="25F44D9B" w14:textId="77777777" w:rsidR="67CA3D42" w:rsidRDefault="67CA3D42" w:rsidP="67CA3D42">
            <w:pPr>
              <w:spacing w:before="120" w:after="120" w:line="312" w:lineRule="auto"/>
              <w:jc w:val="center"/>
              <w:rPr>
                <w:rFonts w:asciiTheme="majorHAnsi" w:eastAsia="Calibri" w:hAnsiTheme="majorHAnsi" w:cstheme="majorBidi"/>
                <w:color w:val="000000" w:themeColor="text1"/>
                <w:sz w:val="26"/>
                <w:szCs w:val="26"/>
              </w:rPr>
            </w:pPr>
          </w:p>
        </w:tc>
        <w:tc>
          <w:tcPr>
            <w:tcW w:w="1165" w:type="dxa"/>
          </w:tcPr>
          <w:p w14:paraId="2EDC8601" w14:textId="29BACD03" w:rsidR="004D706D" w:rsidRDefault="004D706D" w:rsidP="67CA3D42">
            <w:pPr>
              <w:spacing w:before="120" w:after="120" w:line="312" w:lineRule="auto"/>
              <w:jc w:val="center"/>
              <w:rPr>
                <w:rFonts w:asciiTheme="majorHAnsi" w:eastAsia="Calibri" w:hAnsiTheme="majorHAnsi" w:cstheme="majorBidi"/>
                <w:color w:val="000000" w:themeColor="text1"/>
                <w:sz w:val="26"/>
                <w:szCs w:val="26"/>
              </w:rPr>
            </w:pPr>
            <w:r w:rsidRPr="67CA3D42">
              <w:rPr>
                <w:rFonts w:asciiTheme="majorHAnsi" w:eastAsia="Calibri" w:hAnsiTheme="majorHAnsi" w:cstheme="majorBidi"/>
                <w:color w:val="000000" w:themeColor="text1"/>
                <w:sz w:val="26"/>
                <w:szCs w:val="26"/>
              </w:rPr>
              <w:t>X</w:t>
            </w:r>
          </w:p>
        </w:tc>
        <w:tc>
          <w:tcPr>
            <w:tcW w:w="1170" w:type="dxa"/>
          </w:tcPr>
          <w:p w14:paraId="46D53911" w14:textId="77777777" w:rsidR="67CA3D42" w:rsidRDefault="67CA3D42" w:rsidP="67CA3D42">
            <w:pPr>
              <w:spacing w:before="120" w:after="120" w:line="312" w:lineRule="auto"/>
              <w:jc w:val="center"/>
              <w:rPr>
                <w:rFonts w:asciiTheme="majorHAnsi" w:eastAsia="Calibri" w:hAnsiTheme="majorHAnsi" w:cstheme="majorBidi"/>
                <w:color w:val="000000" w:themeColor="text1"/>
                <w:sz w:val="26"/>
                <w:szCs w:val="26"/>
              </w:rPr>
            </w:pPr>
          </w:p>
        </w:tc>
      </w:tr>
    </w:tbl>
    <w:p w14:paraId="29AF98BB" w14:textId="68396368" w:rsidR="67CA3D42" w:rsidRDefault="67CA3D42" w:rsidP="67CA3D42">
      <w:pPr>
        <w:rPr>
          <w:lang w:val="en-US"/>
        </w:rPr>
      </w:pPr>
    </w:p>
    <w:p w14:paraId="6734FE98" w14:textId="3E00759E" w:rsidR="00D77CA8" w:rsidRPr="001F3F51" w:rsidRDefault="001F3F51" w:rsidP="001F3F51">
      <w:pPr>
        <w:pStyle w:val="Caption"/>
        <w:jc w:val="center"/>
        <w:rPr>
          <w:sz w:val="26"/>
          <w:szCs w:val="26"/>
        </w:rPr>
      </w:pPr>
      <w:bookmarkStart w:id="433" w:name="_Toc104936150"/>
      <w:proofErr w:type="spellStart"/>
      <w:r w:rsidRPr="001F3F51">
        <w:rPr>
          <w:sz w:val="26"/>
          <w:szCs w:val="26"/>
        </w:rPr>
        <w:t>Bảng</w:t>
      </w:r>
      <w:proofErr w:type="spellEnd"/>
      <w:r w:rsidRPr="001F3F51">
        <w:rPr>
          <w:sz w:val="26"/>
          <w:szCs w:val="26"/>
        </w:rPr>
        <w:t xml:space="preserve"> </w:t>
      </w:r>
      <w:r w:rsidRPr="001F3F51">
        <w:rPr>
          <w:sz w:val="26"/>
          <w:szCs w:val="26"/>
        </w:rPr>
        <w:fldChar w:fldCharType="begin"/>
      </w:r>
      <w:r w:rsidRPr="001F3F51">
        <w:rPr>
          <w:sz w:val="26"/>
          <w:szCs w:val="26"/>
        </w:rPr>
        <w:instrText xml:space="preserve"> SEQ Bảng \* ARABIC </w:instrText>
      </w:r>
      <w:r w:rsidRPr="001F3F51">
        <w:rPr>
          <w:sz w:val="26"/>
          <w:szCs w:val="26"/>
        </w:rPr>
        <w:fldChar w:fldCharType="separate"/>
      </w:r>
      <w:r>
        <w:rPr>
          <w:noProof/>
          <w:sz w:val="26"/>
          <w:szCs w:val="26"/>
        </w:rPr>
        <w:t>7</w:t>
      </w:r>
      <w:r w:rsidRPr="001F3F51">
        <w:rPr>
          <w:sz w:val="26"/>
          <w:szCs w:val="26"/>
        </w:rPr>
        <w:fldChar w:fldCharType="end"/>
      </w:r>
      <w:r w:rsidRPr="001F3F51">
        <w:rPr>
          <w:color w:val="000000" w:themeColor="text1"/>
          <w:sz w:val="26"/>
          <w:szCs w:val="26"/>
        </w:rPr>
        <w:t xml:space="preserve"> : </w:t>
      </w:r>
      <w:proofErr w:type="spellStart"/>
      <w:r w:rsidRPr="001F3F51">
        <w:rPr>
          <w:color w:val="000000" w:themeColor="text1"/>
          <w:sz w:val="26"/>
          <w:szCs w:val="26"/>
        </w:rPr>
        <w:t>Thực</w:t>
      </w:r>
      <w:proofErr w:type="spellEnd"/>
      <w:r w:rsidRPr="001F3F51">
        <w:rPr>
          <w:color w:val="000000" w:themeColor="text1"/>
          <w:sz w:val="26"/>
          <w:szCs w:val="26"/>
        </w:rPr>
        <w:t xml:space="preserve"> </w:t>
      </w:r>
      <w:proofErr w:type="spellStart"/>
      <w:r w:rsidRPr="001F3F51">
        <w:rPr>
          <w:color w:val="000000" w:themeColor="text1"/>
          <w:sz w:val="26"/>
          <w:szCs w:val="26"/>
        </w:rPr>
        <w:t>thể</w:t>
      </w:r>
      <w:proofErr w:type="spellEnd"/>
      <w:r w:rsidRPr="001F3F51">
        <w:rPr>
          <w:color w:val="000000" w:themeColor="text1"/>
          <w:sz w:val="26"/>
          <w:szCs w:val="26"/>
        </w:rPr>
        <w:t xml:space="preserve"> </w:t>
      </w:r>
      <w:proofErr w:type="spellStart"/>
      <w:r w:rsidRPr="001F3F51">
        <w:rPr>
          <w:color w:val="000000" w:themeColor="text1"/>
          <w:sz w:val="26"/>
          <w:szCs w:val="26"/>
        </w:rPr>
        <w:t>migratons</w:t>
      </w:r>
      <w:bookmarkEnd w:id="433"/>
      <w:proofErr w:type="spellEnd"/>
    </w:p>
    <w:tbl>
      <w:tblPr>
        <w:tblStyle w:val="TableGrid"/>
        <w:tblW w:w="0" w:type="auto"/>
        <w:tblInd w:w="85" w:type="dxa"/>
        <w:tblLook w:val="04A0" w:firstRow="1" w:lastRow="0" w:firstColumn="1" w:lastColumn="0" w:noHBand="0" w:noVBand="1"/>
      </w:tblPr>
      <w:tblGrid>
        <w:gridCol w:w="720"/>
        <w:gridCol w:w="2304"/>
        <w:gridCol w:w="1844"/>
        <w:gridCol w:w="1608"/>
        <w:gridCol w:w="1266"/>
        <w:gridCol w:w="1234"/>
      </w:tblGrid>
      <w:tr w:rsidR="67CA3D42" w14:paraId="23222D4A" w14:textId="77777777" w:rsidTr="001F3F51">
        <w:trPr>
          <w:trHeight w:val="598"/>
        </w:trPr>
        <w:tc>
          <w:tcPr>
            <w:tcW w:w="8976" w:type="dxa"/>
            <w:gridSpan w:val="6"/>
            <w:vAlign w:val="center"/>
          </w:tcPr>
          <w:p w14:paraId="0F8E7536" w14:textId="529AD42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history</w:t>
            </w:r>
          </w:p>
        </w:tc>
      </w:tr>
      <w:tr w:rsidR="67CA3D42" w14:paraId="30F8D698" w14:textId="77777777" w:rsidTr="001F3F51">
        <w:trPr>
          <w:trHeight w:val="598"/>
        </w:trPr>
        <w:tc>
          <w:tcPr>
            <w:tcW w:w="720" w:type="dxa"/>
            <w:vAlign w:val="center"/>
          </w:tcPr>
          <w:p w14:paraId="4550928B" w14:textId="77777777" w:rsidR="2CEB9A34" w:rsidRDefault="2CEB9A34"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STT</w:t>
            </w:r>
          </w:p>
        </w:tc>
        <w:tc>
          <w:tcPr>
            <w:tcW w:w="2304" w:type="dxa"/>
            <w:vAlign w:val="center"/>
          </w:tcPr>
          <w:p w14:paraId="5D098479" w14:textId="77777777" w:rsidR="2CEB9A34" w:rsidRDefault="2CEB9A34" w:rsidP="67CA3D42">
            <w:pPr>
              <w:pStyle w:val="ListParagraph"/>
              <w:spacing w:before="120" w:after="120" w:line="312" w:lineRule="auto"/>
              <w:ind w:left="0"/>
              <w:jc w:val="center"/>
              <w:rPr>
                <w:rFonts w:asciiTheme="majorHAnsi" w:hAnsiTheme="majorHAnsi" w:cstheme="majorBidi"/>
                <w:b/>
                <w:bCs/>
                <w:color w:val="000000" w:themeColor="text1"/>
              </w:rPr>
            </w:pPr>
            <w:proofErr w:type="spellStart"/>
            <w:r w:rsidRPr="67CA3D42">
              <w:rPr>
                <w:rFonts w:asciiTheme="majorHAnsi" w:hAnsiTheme="majorHAnsi" w:cstheme="majorBidi"/>
                <w:b/>
                <w:bCs/>
                <w:color w:val="000000" w:themeColor="text1"/>
              </w:rPr>
              <w:t>Tên</w:t>
            </w:r>
            <w:proofErr w:type="spellEnd"/>
            <w:r w:rsidRPr="67CA3D42">
              <w:rPr>
                <w:rFonts w:asciiTheme="majorHAnsi" w:hAnsiTheme="majorHAnsi" w:cstheme="majorBidi"/>
                <w:b/>
                <w:bCs/>
                <w:color w:val="000000" w:themeColor="text1"/>
              </w:rPr>
              <w:t xml:space="preserve"> </w:t>
            </w:r>
            <w:proofErr w:type="spellStart"/>
            <w:r w:rsidRPr="67CA3D42">
              <w:rPr>
                <w:rFonts w:asciiTheme="majorHAnsi" w:hAnsiTheme="majorHAnsi" w:cstheme="majorBidi"/>
                <w:b/>
                <w:bCs/>
                <w:color w:val="000000" w:themeColor="text1"/>
              </w:rPr>
              <w:t>thuộc</w:t>
            </w:r>
            <w:proofErr w:type="spellEnd"/>
            <w:r w:rsidRPr="67CA3D42">
              <w:rPr>
                <w:rFonts w:asciiTheme="majorHAnsi" w:hAnsiTheme="majorHAnsi" w:cstheme="majorBidi"/>
                <w:b/>
                <w:bCs/>
                <w:color w:val="000000" w:themeColor="text1"/>
              </w:rPr>
              <w:t xml:space="preserve"> </w:t>
            </w:r>
            <w:proofErr w:type="spellStart"/>
            <w:r w:rsidRPr="67CA3D42">
              <w:rPr>
                <w:rFonts w:asciiTheme="majorHAnsi" w:hAnsiTheme="majorHAnsi" w:cstheme="majorBidi"/>
                <w:b/>
                <w:bCs/>
                <w:color w:val="000000" w:themeColor="text1"/>
              </w:rPr>
              <w:t>tính</w:t>
            </w:r>
            <w:proofErr w:type="spellEnd"/>
          </w:p>
        </w:tc>
        <w:tc>
          <w:tcPr>
            <w:tcW w:w="1844" w:type="dxa"/>
            <w:vAlign w:val="center"/>
          </w:tcPr>
          <w:p w14:paraId="484256C8" w14:textId="77777777" w:rsidR="2CEB9A34" w:rsidRDefault="2CEB9A34" w:rsidP="67CA3D42">
            <w:pPr>
              <w:pStyle w:val="ListParagraph"/>
              <w:spacing w:before="120" w:after="120" w:line="312" w:lineRule="auto"/>
              <w:ind w:left="0"/>
              <w:jc w:val="center"/>
              <w:rPr>
                <w:rFonts w:asciiTheme="majorHAnsi" w:hAnsiTheme="majorHAnsi" w:cstheme="majorBidi"/>
                <w:b/>
                <w:bCs/>
                <w:color w:val="000000" w:themeColor="text1"/>
              </w:rPr>
            </w:pPr>
            <w:proofErr w:type="spellStart"/>
            <w:r w:rsidRPr="67CA3D42">
              <w:rPr>
                <w:rFonts w:asciiTheme="majorHAnsi" w:hAnsiTheme="majorHAnsi" w:cstheme="majorBidi"/>
                <w:b/>
                <w:bCs/>
                <w:color w:val="000000" w:themeColor="text1"/>
              </w:rPr>
              <w:t>Kiểu</w:t>
            </w:r>
            <w:proofErr w:type="spellEnd"/>
            <w:r w:rsidRPr="67CA3D42">
              <w:rPr>
                <w:rFonts w:asciiTheme="majorHAnsi" w:hAnsiTheme="majorHAnsi" w:cstheme="majorBidi"/>
                <w:b/>
                <w:bCs/>
                <w:color w:val="000000" w:themeColor="text1"/>
              </w:rPr>
              <w:t xml:space="preserve"> </w:t>
            </w:r>
            <w:proofErr w:type="spellStart"/>
            <w:r w:rsidRPr="67CA3D42">
              <w:rPr>
                <w:rFonts w:asciiTheme="majorHAnsi" w:hAnsiTheme="majorHAnsi" w:cstheme="majorBidi"/>
                <w:b/>
                <w:bCs/>
                <w:color w:val="000000" w:themeColor="text1"/>
              </w:rPr>
              <w:t>dữ</w:t>
            </w:r>
            <w:proofErr w:type="spellEnd"/>
            <w:r w:rsidRPr="67CA3D42">
              <w:rPr>
                <w:rFonts w:asciiTheme="majorHAnsi" w:hAnsiTheme="majorHAnsi" w:cstheme="majorBidi"/>
                <w:b/>
                <w:bCs/>
                <w:color w:val="000000" w:themeColor="text1"/>
              </w:rPr>
              <w:t xml:space="preserve"> </w:t>
            </w:r>
            <w:proofErr w:type="spellStart"/>
            <w:r w:rsidRPr="67CA3D42">
              <w:rPr>
                <w:rFonts w:asciiTheme="majorHAnsi" w:hAnsiTheme="majorHAnsi" w:cstheme="majorBidi"/>
                <w:b/>
                <w:bCs/>
                <w:color w:val="000000" w:themeColor="text1"/>
              </w:rPr>
              <w:t>liệu</w:t>
            </w:r>
            <w:proofErr w:type="spellEnd"/>
          </w:p>
        </w:tc>
        <w:tc>
          <w:tcPr>
            <w:tcW w:w="1608" w:type="dxa"/>
            <w:vAlign w:val="center"/>
          </w:tcPr>
          <w:p w14:paraId="533BF3EC" w14:textId="77777777" w:rsidR="2CEB9A34" w:rsidRDefault="2CEB9A34" w:rsidP="67CA3D42">
            <w:pPr>
              <w:pStyle w:val="ListParagraph"/>
              <w:spacing w:before="120" w:after="120" w:line="312" w:lineRule="auto"/>
              <w:ind w:left="0"/>
              <w:jc w:val="center"/>
              <w:rPr>
                <w:rFonts w:asciiTheme="majorHAnsi" w:hAnsiTheme="majorHAnsi" w:cstheme="majorBidi"/>
                <w:b/>
                <w:bCs/>
                <w:color w:val="000000" w:themeColor="text1"/>
              </w:rPr>
            </w:pPr>
            <w:proofErr w:type="spellStart"/>
            <w:r w:rsidRPr="67CA3D42">
              <w:rPr>
                <w:rFonts w:asciiTheme="majorHAnsi" w:hAnsiTheme="majorHAnsi" w:cstheme="majorBidi"/>
                <w:b/>
                <w:bCs/>
                <w:color w:val="000000" w:themeColor="text1"/>
              </w:rPr>
              <w:t>Khóa</w:t>
            </w:r>
            <w:proofErr w:type="spellEnd"/>
            <w:r w:rsidRPr="67CA3D42">
              <w:rPr>
                <w:rFonts w:asciiTheme="majorHAnsi" w:hAnsiTheme="majorHAnsi" w:cstheme="majorBidi"/>
                <w:b/>
                <w:bCs/>
                <w:color w:val="000000" w:themeColor="text1"/>
              </w:rPr>
              <w:t xml:space="preserve"> </w:t>
            </w:r>
            <w:proofErr w:type="spellStart"/>
            <w:r w:rsidRPr="67CA3D42">
              <w:rPr>
                <w:rFonts w:asciiTheme="majorHAnsi" w:hAnsiTheme="majorHAnsi" w:cstheme="majorBidi"/>
                <w:b/>
                <w:bCs/>
                <w:color w:val="000000" w:themeColor="text1"/>
              </w:rPr>
              <w:t>chính</w:t>
            </w:r>
            <w:proofErr w:type="spellEnd"/>
          </w:p>
        </w:tc>
        <w:tc>
          <w:tcPr>
            <w:tcW w:w="1266" w:type="dxa"/>
            <w:vAlign w:val="center"/>
          </w:tcPr>
          <w:p w14:paraId="77FEFA1D" w14:textId="77777777" w:rsidR="2CEB9A34" w:rsidRDefault="2CEB9A34"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Not Null</w:t>
            </w:r>
          </w:p>
        </w:tc>
        <w:tc>
          <w:tcPr>
            <w:tcW w:w="1234" w:type="dxa"/>
            <w:vAlign w:val="center"/>
          </w:tcPr>
          <w:p w14:paraId="374179DD" w14:textId="77777777" w:rsidR="2CEB9A34" w:rsidRDefault="2CEB9A34" w:rsidP="67CA3D42">
            <w:pPr>
              <w:pStyle w:val="ListParagraph"/>
              <w:spacing w:before="120" w:after="120" w:line="312" w:lineRule="auto"/>
              <w:ind w:left="0"/>
              <w:jc w:val="center"/>
              <w:rPr>
                <w:rFonts w:asciiTheme="majorHAnsi" w:hAnsiTheme="majorHAnsi" w:cstheme="majorBidi"/>
                <w:b/>
                <w:bCs/>
                <w:color w:val="000000" w:themeColor="text1"/>
              </w:rPr>
            </w:pPr>
            <w:proofErr w:type="spellStart"/>
            <w:r w:rsidRPr="67CA3D42">
              <w:rPr>
                <w:rFonts w:asciiTheme="majorHAnsi" w:hAnsiTheme="majorHAnsi" w:cstheme="majorBidi"/>
                <w:b/>
                <w:bCs/>
                <w:color w:val="000000" w:themeColor="text1"/>
              </w:rPr>
              <w:t>Khóa</w:t>
            </w:r>
            <w:proofErr w:type="spellEnd"/>
            <w:r w:rsidRPr="67CA3D42">
              <w:rPr>
                <w:rFonts w:asciiTheme="majorHAnsi" w:hAnsiTheme="majorHAnsi" w:cstheme="majorBidi"/>
                <w:b/>
                <w:bCs/>
                <w:color w:val="000000" w:themeColor="text1"/>
              </w:rPr>
              <w:t xml:space="preserve"> </w:t>
            </w:r>
            <w:proofErr w:type="spellStart"/>
            <w:r w:rsidRPr="67CA3D42">
              <w:rPr>
                <w:rFonts w:asciiTheme="majorHAnsi" w:hAnsiTheme="majorHAnsi" w:cstheme="majorBidi"/>
                <w:b/>
                <w:bCs/>
                <w:color w:val="000000" w:themeColor="text1"/>
              </w:rPr>
              <w:t>ngoại</w:t>
            </w:r>
            <w:proofErr w:type="spellEnd"/>
          </w:p>
        </w:tc>
      </w:tr>
      <w:tr w:rsidR="67CA3D42" w14:paraId="53C16215" w14:textId="77777777" w:rsidTr="001F3F51">
        <w:trPr>
          <w:trHeight w:val="284"/>
        </w:trPr>
        <w:tc>
          <w:tcPr>
            <w:tcW w:w="720" w:type="dxa"/>
            <w:vAlign w:val="center"/>
          </w:tcPr>
          <w:p w14:paraId="24B04998" w14:textId="77777777" w:rsidR="2CEB9A34" w:rsidRDefault="2CEB9A34" w:rsidP="67CA3D42">
            <w:pPr>
              <w:pStyle w:val="ListParagraph"/>
              <w:spacing w:before="120" w:after="120" w:line="312" w:lineRule="auto"/>
              <w:ind w:left="0"/>
              <w:jc w:val="center"/>
              <w:rPr>
                <w:rFonts w:asciiTheme="majorHAnsi" w:hAnsiTheme="majorHAnsi" w:cstheme="majorBidi"/>
                <w:color w:val="000000" w:themeColor="text1"/>
              </w:rPr>
            </w:pPr>
            <w:r w:rsidRPr="67CA3D42">
              <w:rPr>
                <w:rFonts w:asciiTheme="majorHAnsi" w:hAnsiTheme="majorHAnsi" w:cstheme="majorBidi"/>
                <w:color w:val="000000" w:themeColor="text1"/>
              </w:rPr>
              <w:t>1</w:t>
            </w:r>
          </w:p>
        </w:tc>
        <w:tc>
          <w:tcPr>
            <w:tcW w:w="2304" w:type="dxa"/>
          </w:tcPr>
          <w:p w14:paraId="03329B50" w14:textId="43DF098D" w:rsidR="2CEB9A34" w:rsidRDefault="2CEB9A34" w:rsidP="67CA3D42">
            <w:pPr>
              <w:pStyle w:val="ListParagraph"/>
              <w:spacing w:before="120" w:after="120" w:line="312" w:lineRule="auto"/>
              <w:ind w:left="0"/>
              <w:rPr>
                <w:rFonts w:asciiTheme="majorHAnsi" w:hAnsiTheme="majorHAnsi" w:cstheme="majorBidi"/>
                <w:color w:val="000000" w:themeColor="text1"/>
              </w:rPr>
            </w:pPr>
            <w:r w:rsidRPr="67CA3D42">
              <w:rPr>
                <w:rFonts w:asciiTheme="majorHAnsi" w:hAnsiTheme="majorHAnsi" w:cstheme="majorBidi"/>
                <w:color w:val="000000" w:themeColor="text1"/>
              </w:rPr>
              <w:t>id</w:t>
            </w:r>
          </w:p>
        </w:tc>
        <w:tc>
          <w:tcPr>
            <w:tcW w:w="1844" w:type="dxa"/>
          </w:tcPr>
          <w:p w14:paraId="38936808" w14:textId="63003363" w:rsidR="2CEB9A34" w:rsidRDefault="2CEB9A34" w:rsidP="67CA3D42">
            <w:pPr>
              <w:pStyle w:val="ListParagraph"/>
              <w:spacing w:before="120" w:after="120" w:line="312" w:lineRule="auto"/>
              <w:ind w:left="0"/>
              <w:rPr>
                <w:rFonts w:asciiTheme="majorHAnsi" w:hAnsiTheme="majorHAnsi" w:cstheme="majorBidi"/>
                <w:color w:val="000000" w:themeColor="text1"/>
              </w:rPr>
            </w:pPr>
            <w:proofErr w:type="gramStart"/>
            <w:r w:rsidRPr="67CA3D42">
              <w:rPr>
                <w:rFonts w:asciiTheme="majorHAnsi" w:hAnsiTheme="majorHAnsi" w:cstheme="majorBidi"/>
                <w:color w:val="000000" w:themeColor="text1"/>
              </w:rPr>
              <w:t>int(</w:t>
            </w:r>
            <w:proofErr w:type="gramEnd"/>
            <w:r w:rsidRPr="67CA3D42">
              <w:rPr>
                <w:rFonts w:asciiTheme="majorHAnsi" w:hAnsiTheme="majorHAnsi" w:cstheme="majorBidi"/>
                <w:color w:val="000000" w:themeColor="text1"/>
              </w:rPr>
              <w:t>11)</w:t>
            </w:r>
            <w:r>
              <w:tab/>
            </w:r>
          </w:p>
        </w:tc>
        <w:tc>
          <w:tcPr>
            <w:tcW w:w="1608" w:type="dxa"/>
          </w:tcPr>
          <w:p w14:paraId="13BD7E46" w14:textId="77777777" w:rsidR="2CEB9A34" w:rsidRDefault="2CEB9A34"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X</w:t>
            </w:r>
          </w:p>
        </w:tc>
        <w:tc>
          <w:tcPr>
            <w:tcW w:w="1266" w:type="dxa"/>
          </w:tcPr>
          <w:p w14:paraId="147C7CBE" w14:textId="77777777" w:rsidR="2CEB9A34" w:rsidRDefault="2CEB9A34"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X</w:t>
            </w:r>
          </w:p>
        </w:tc>
        <w:tc>
          <w:tcPr>
            <w:tcW w:w="1234" w:type="dxa"/>
          </w:tcPr>
          <w:p w14:paraId="7551DF3F"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r>
      <w:tr w:rsidR="67CA3D42" w14:paraId="7EF9BCED" w14:textId="77777777" w:rsidTr="001F3F51">
        <w:trPr>
          <w:trHeight w:val="299"/>
        </w:trPr>
        <w:tc>
          <w:tcPr>
            <w:tcW w:w="720" w:type="dxa"/>
            <w:vAlign w:val="center"/>
          </w:tcPr>
          <w:p w14:paraId="6D8F2636" w14:textId="77777777" w:rsidR="2CEB9A34" w:rsidRDefault="2CEB9A34" w:rsidP="67CA3D42">
            <w:pPr>
              <w:pStyle w:val="ListParagraph"/>
              <w:spacing w:before="120" w:after="120" w:line="312" w:lineRule="auto"/>
              <w:ind w:left="0"/>
              <w:jc w:val="center"/>
              <w:rPr>
                <w:rFonts w:asciiTheme="majorHAnsi" w:hAnsiTheme="majorHAnsi" w:cstheme="majorBidi"/>
                <w:color w:val="000000" w:themeColor="text1"/>
              </w:rPr>
            </w:pPr>
            <w:r w:rsidRPr="67CA3D42">
              <w:rPr>
                <w:rFonts w:asciiTheme="majorHAnsi" w:hAnsiTheme="majorHAnsi" w:cstheme="majorBidi"/>
                <w:color w:val="000000" w:themeColor="text1"/>
              </w:rPr>
              <w:t>2</w:t>
            </w:r>
          </w:p>
        </w:tc>
        <w:tc>
          <w:tcPr>
            <w:tcW w:w="2304" w:type="dxa"/>
          </w:tcPr>
          <w:p w14:paraId="7244B691" w14:textId="13594861" w:rsidR="2CEB9A34" w:rsidRDefault="2CEB9A34" w:rsidP="67CA3D42">
            <w:pPr>
              <w:pStyle w:val="ListParagraph"/>
              <w:spacing w:before="120" w:after="120" w:line="312" w:lineRule="auto"/>
              <w:ind w:left="0"/>
              <w:rPr>
                <w:rFonts w:asciiTheme="majorHAnsi" w:hAnsiTheme="majorHAnsi" w:cstheme="majorBidi"/>
                <w:color w:val="000000" w:themeColor="text1"/>
              </w:rPr>
            </w:pPr>
            <w:proofErr w:type="spellStart"/>
            <w:r w:rsidRPr="67CA3D42">
              <w:rPr>
                <w:rFonts w:asciiTheme="majorHAnsi" w:hAnsiTheme="majorHAnsi" w:cstheme="majorBidi"/>
                <w:color w:val="000000" w:themeColor="text1"/>
              </w:rPr>
              <w:t>ip_address</w:t>
            </w:r>
            <w:proofErr w:type="spellEnd"/>
          </w:p>
        </w:tc>
        <w:tc>
          <w:tcPr>
            <w:tcW w:w="1844" w:type="dxa"/>
          </w:tcPr>
          <w:p w14:paraId="3A91D7CB" w14:textId="0DC76151" w:rsidR="2CEB9A34" w:rsidRDefault="2CEB9A34" w:rsidP="67CA3D42">
            <w:pPr>
              <w:pStyle w:val="ListParagraph"/>
              <w:spacing w:before="120" w:after="120" w:line="312" w:lineRule="auto"/>
              <w:ind w:left="0"/>
              <w:rPr>
                <w:rFonts w:asciiTheme="majorHAnsi" w:hAnsiTheme="majorHAnsi" w:cstheme="majorBidi"/>
                <w:color w:val="000000" w:themeColor="text1"/>
              </w:rPr>
            </w:pPr>
            <w:proofErr w:type="gramStart"/>
            <w:r w:rsidRPr="67CA3D42">
              <w:rPr>
                <w:rFonts w:asciiTheme="majorHAnsi" w:hAnsiTheme="majorHAnsi" w:cstheme="majorBidi"/>
                <w:color w:val="000000" w:themeColor="text1"/>
              </w:rPr>
              <w:t>varchar(</w:t>
            </w:r>
            <w:proofErr w:type="gramEnd"/>
            <w:r w:rsidRPr="67CA3D42">
              <w:rPr>
                <w:rFonts w:asciiTheme="majorHAnsi" w:hAnsiTheme="majorHAnsi" w:cstheme="majorBidi"/>
                <w:color w:val="000000" w:themeColor="text1"/>
              </w:rPr>
              <w:t>255)</w:t>
            </w:r>
            <w:r>
              <w:tab/>
            </w:r>
          </w:p>
        </w:tc>
        <w:tc>
          <w:tcPr>
            <w:tcW w:w="1608" w:type="dxa"/>
          </w:tcPr>
          <w:p w14:paraId="6D020B7E"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6114DED7" w14:textId="5D4D6A0E" w:rsidR="00434ACC" w:rsidRDefault="00434ACC"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X</w:t>
            </w:r>
          </w:p>
        </w:tc>
        <w:tc>
          <w:tcPr>
            <w:tcW w:w="1234" w:type="dxa"/>
          </w:tcPr>
          <w:p w14:paraId="65F91752"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r>
      <w:tr w:rsidR="67CA3D42" w14:paraId="3688B283" w14:textId="77777777" w:rsidTr="001F3F51">
        <w:trPr>
          <w:trHeight w:val="299"/>
        </w:trPr>
        <w:tc>
          <w:tcPr>
            <w:tcW w:w="720" w:type="dxa"/>
            <w:vAlign w:val="center"/>
          </w:tcPr>
          <w:p w14:paraId="4FE9E06F" w14:textId="77777777" w:rsidR="2CEB9A34" w:rsidRDefault="2CEB9A34" w:rsidP="67CA3D42">
            <w:pPr>
              <w:pStyle w:val="ListParagraph"/>
              <w:spacing w:before="120" w:after="120" w:line="312" w:lineRule="auto"/>
              <w:ind w:left="0"/>
              <w:jc w:val="center"/>
              <w:rPr>
                <w:rFonts w:asciiTheme="majorHAnsi" w:hAnsiTheme="majorHAnsi" w:cstheme="majorBidi"/>
                <w:color w:val="000000" w:themeColor="text1"/>
              </w:rPr>
            </w:pPr>
            <w:r w:rsidRPr="67CA3D42">
              <w:rPr>
                <w:rFonts w:asciiTheme="majorHAnsi" w:hAnsiTheme="majorHAnsi" w:cstheme="majorBidi"/>
                <w:color w:val="000000" w:themeColor="text1"/>
              </w:rPr>
              <w:t>3</w:t>
            </w:r>
          </w:p>
        </w:tc>
        <w:tc>
          <w:tcPr>
            <w:tcW w:w="2304" w:type="dxa"/>
          </w:tcPr>
          <w:p w14:paraId="17BAB748" w14:textId="41936475" w:rsidR="2CEB9A34" w:rsidRDefault="2CEB9A34" w:rsidP="67CA3D42">
            <w:pPr>
              <w:pStyle w:val="ListParagraph"/>
              <w:spacing w:before="120" w:after="120" w:line="312" w:lineRule="auto"/>
              <w:ind w:left="0"/>
              <w:rPr>
                <w:rFonts w:asciiTheme="majorHAnsi" w:hAnsiTheme="majorHAnsi" w:cstheme="majorBidi"/>
                <w:color w:val="000000" w:themeColor="text1"/>
              </w:rPr>
            </w:pPr>
            <w:r w:rsidRPr="67CA3D42">
              <w:rPr>
                <w:rFonts w:asciiTheme="majorHAnsi" w:hAnsiTheme="majorHAnsi" w:cstheme="majorBidi"/>
                <w:color w:val="000000" w:themeColor="text1"/>
              </w:rPr>
              <w:t>name</w:t>
            </w:r>
          </w:p>
        </w:tc>
        <w:tc>
          <w:tcPr>
            <w:tcW w:w="1844" w:type="dxa"/>
          </w:tcPr>
          <w:p w14:paraId="13D32FFF" w14:textId="10B960F6" w:rsidR="2CEB9A34" w:rsidRDefault="2CEB9A34" w:rsidP="67CA3D42">
            <w:pPr>
              <w:pStyle w:val="ListParagraph"/>
              <w:spacing w:before="120" w:after="120" w:line="312" w:lineRule="auto"/>
              <w:ind w:left="0"/>
              <w:rPr>
                <w:rFonts w:asciiTheme="majorHAnsi" w:hAnsiTheme="majorHAnsi" w:cstheme="majorBidi"/>
                <w:color w:val="000000" w:themeColor="text1"/>
              </w:rPr>
            </w:pPr>
            <w:r w:rsidRPr="67CA3D42">
              <w:rPr>
                <w:rFonts w:asciiTheme="majorHAnsi" w:hAnsiTheme="majorHAnsi" w:cstheme="majorBidi"/>
                <w:color w:val="000000" w:themeColor="text1"/>
              </w:rPr>
              <w:t>text</w:t>
            </w:r>
          </w:p>
        </w:tc>
        <w:tc>
          <w:tcPr>
            <w:tcW w:w="1608" w:type="dxa"/>
          </w:tcPr>
          <w:p w14:paraId="7F4E2267"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429FA5B7" w14:textId="7DEA827C" w:rsidR="00434ACC" w:rsidRDefault="00434ACC"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X</w:t>
            </w:r>
          </w:p>
        </w:tc>
        <w:tc>
          <w:tcPr>
            <w:tcW w:w="1234" w:type="dxa"/>
          </w:tcPr>
          <w:p w14:paraId="311498C2"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r>
      <w:tr w:rsidR="67CA3D42" w14:paraId="508A9F93" w14:textId="77777777" w:rsidTr="001F3F51">
        <w:trPr>
          <w:trHeight w:val="284"/>
        </w:trPr>
        <w:tc>
          <w:tcPr>
            <w:tcW w:w="720" w:type="dxa"/>
            <w:vAlign w:val="center"/>
          </w:tcPr>
          <w:p w14:paraId="3180226C" w14:textId="77777777" w:rsidR="2CEB9A34" w:rsidRDefault="2CEB9A34" w:rsidP="67CA3D42">
            <w:pPr>
              <w:pStyle w:val="ListParagraph"/>
              <w:spacing w:before="120" w:after="120" w:line="312" w:lineRule="auto"/>
              <w:ind w:left="0"/>
              <w:jc w:val="center"/>
              <w:rPr>
                <w:rFonts w:asciiTheme="majorHAnsi" w:hAnsiTheme="majorHAnsi" w:cstheme="majorBidi"/>
                <w:color w:val="000000" w:themeColor="text1"/>
              </w:rPr>
            </w:pPr>
            <w:r w:rsidRPr="67CA3D42">
              <w:rPr>
                <w:rFonts w:asciiTheme="majorHAnsi" w:hAnsiTheme="majorHAnsi" w:cstheme="majorBidi"/>
                <w:color w:val="000000" w:themeColor="text1"/>
              </w:rPr>
              <w:t>4</w:t>
            </w:r>
          </w:p>
        </w:tc>
        <w:tc>
          <w:tcPr>
            <w:tcW w:w="2304" w:type="dxa"/>
          </w:tcPr>
          <w:p w14:paraId="7C54BCBC" w14:textId="79E29CAE" w:rsidR="2CEB9A34" w:rsidRDefault="2CEB9A34" w:rsidP="67CA3D42">
            <w:pPr>
              <w:pStyle w:val="ListParagraph"/>
              <w:spacing w:before="120" w:after="120" w:line="312" w:lineRule="auto"/>
              <w:ind w:left="0"/>
              <w:rPr>
                <w:rFonts w:asciiTheme="majorHAnsi" w:hAnsiTheme="majorHAnsi" w:cstheme="majorBidi"/>
                <w:color w:val="000000" w:themeColor="text1"/>
              </w:rPr>
            </w:pPr>
            <w:r w:rsidRPr="67CA3D42">
              <w:rPr>
                <w:rFonts w:asciiTheme="majorHAnsi" w:hAnsiTheme="majorHAnsi" w:cstheme="majorBidi"/>
                <w:color w:val="000000" w:themeColor="text1"/>
              </w:rPr>
              <w:t>email</w:t>
            </w:r>
          </w:p>
        </w:tc>
        <w:tc>
          <w:tcPr>
            <w:tcW w:w="1844" w:type="dxa"/>
          </w:tcPr>
          <w:p w14:paraId="48488591" w14:textId="774B057F" w:rsidR="2CEB9A34" w:rsidRDefault="2CEB9A34" w:rsidP="67CA3D42">
            <w:pPr>
              <w:pStyle w:val="ListParagraph"/>
              <w:spacing w:before="120" w:after="120" w:line="312" w:lineRule="auto"/>
              <w:ind w:left="0"/>
              <w:rPr>
                <w:rFonts w:asciiTheme="majorHAnsi" w:hAnsiTheme="majorHAnsi" w:cstheme="majorBidi"/>
                <w:color w:val="000000" w:themeColor="text1"/>
              </w:rPr>
            </w:pPr>
            <w:proofErr w:type="gramStart"/>
            <w:r w:rsidRPr="67CA3D42">
              <w:rPr>
                <w:rFonts w:asciiTheme="majorHAnsi" w:hAnsiTheme="majorHAnsi" w:cstheme="majorBidi"/>
                <w:color w:val="000000" w:themeColor="text1"/>
              </w:rPr>
              <w:t>varchar(</w:t>
            </w:r>
            <w:proofErr w:type="gramEnd"/>
            <w:r w:rsidRPr="67CA3D42">
              <w:rPr>
                <w:rFonts w:asciiTheme="majorHAnsi" w:hAnsiTheme="majorHAnsi" w:cstheme="majorBidi"/>
                <w:color w:val="000000" w:themeColor="text1"/>
              </w:rPr>
              <w:t>255)</w:t>
            </w:r>
          </w:p>
        </w:tc>
        <w:tc>
          <w:tcPr>
            <w:tcW w:w="1608" w:type="dxa"/>
          </w:tcPr>
          <w:p w14:paraId="6C82D961"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353861EC" w14:textId="289CC25D" w:rsidR="00434ACC" w:rsidRDefault="00434ACC"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X</w:t>
            </w:r>
          </w:p>
        </w:tc>
        <w:tc>
          <w:tcPr>
            <w:tcW w:w="1234" w:type="dxa"/>
          </w:tcPr>
          <w:p w14:paraId="2B99C5E3"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r>
      <w:tr w:rsidR="67CA3D42" w14:paraId="19430409" w14:textId="77777777" w:rsidTr="001F3F51">
        <w:trPr>
          <w:trHeight w:val="284"/>
        </w:trPr>
        <w:tc>
          <w:tcPr>
            <w:tcW w:w="720" w:type="dxa"/>
            <w:vAlign w:val="center"/>
          </w:tcPr>
          <w:p w14:paraId="309E37F6" w14:textId="77777777" w:rsidR="2CEB9A34" w:rsidRDefault="2CEB9A34" w:rsidP="67CA3D42">
            <w:pPr>
              <w:pStyle w:val="ListParagraph"/>
              <w:spacing w:before="120" w:after="120" w:line="312" w:lineRule="auto"/>
              <w:ind w:left="0"/>
              <w:jc w:val="center"/>
              <w:rPr>
                <w:rFonts w:asciiTheme="majorHAnsi" w:hAnsiTheme="majorHAnsi" w:cstheme="majorBidi"/>
                <w:color w:val="000000" w:themeColor="text1"/>
              </w:rPr>
            </w:pPr>
            <w:r w:rsidRPr="67CA3D42">
              <w:rPr>
                <w:rFonts w:asciiTheme="majorHAnsi" w:hAnsiTheme="majorHAnsi" w:cstheme="majorBidi"/>
                <w:color w:val="000000" w:themeColor="text1"/>
              </w:rPr>
              <w:t>5</w:t>
            </w:r>
          </w:p>
        </w:tc>
        <w:tc>
          <w:tcPr>
            <w:tcW w:w="2304" w:type="dxa"/>
          </w:tcPr>
          <w:p w14:paraId="59A72F5C" w14:textId="7757428D" w:rsidR="67CA3D42" w:rsidRDefault="67CA3D42" w:rsidP="67CA3D42">
            <w:pPr>
              <w:pStyle w:val="ListParagraph"/>
              <w:spacing w:before="120" w:after="120" w:line="312" w:lineRule="auto"/>
              <w:ind w:left="0"/>
              <w:rPr>
                <w:rFonts w:asciiTheme="majorHAnsi" w:hAnsiTheme="majorHAnsi" w:cstheme="majorBidi"/>
                <w:color w:val="000000" w:themeColor="text1"/>
              </w:rPr>
            </w:pPr>
            <w:r w:rsidRPr="67CA3D42">
              <w:rPr>
                <w:rFonts w:asciiTheme="majorHAnsi" w:hAnsiTheme="majorHAnsi" w:cstheme="majorBidi"/>
                <w:color w:val="000000" w:themeColor="text1"/>
              </w:rPr>
              <w:t>phone</w:t>
            </w:r>
          </w:p>
        </w:tc>
        <w:tc>
          <w:tcPr>
            <w:tcW w:w="1844" w:type="dxa"/>
          </w:tcPr>
          <w:p w14:paraId="71844241" w14:textId="0BF7A6FA" w:rsidR="2CEB9A34" w:rsidRDefault="2CEB9A34" w:rsidP="67CA3D42">
            <w:pPr>
              <w:pStyle w:val="ListParagraph"/>
              <w:spacing w:before="120" w:after="120" w:line="312" w:lineRule="auto"/>
              <w:ind w:left="0"/>
              <w:rPr>
                <w:rFonts w:asciiTheme="majorHAnsi" w:hAnsiTheme="majorHAnsi" w:cstheme="majorBidi"/>
                <w:color w:val="000000" w:themeColor="text1"/>
              </w:rPr>
            </w:pPr>
            <w:proofErr w:type="gramStart"/>
            <w:r w:rsidRPr="67CA3D42">
              <w:rPr>
                <w:rFonts w:asciiTheme="majorHAnsi" w:hAnsiTheme="majorHAnsi" w:cstheme="majorBidi"/>
                <w:color w:val="000000" w:themeColor="text1"/>
              </w:rPr>
              <w:t>varchar(</w:t>
            </w:r>
            <w:proofErr w:type="gramEnd"/>
            <w:r w:rsidRPr="67CA3D42">
              <w:rPr>
                <w:rFonts w:asciiTheme="majorHAnsi" w:hAnsiTheme="majorHAnsi" w:cstheme="majorBidi"/>
                <w:color w:val="000000" w:themeColor="text1"/>
              </w:rPr>
              <w:t>100)</w:t>
            </w:r>
          </w:p>
        </w:tc>
        <w:tc>
          <w:tcPr>
            <w:tcW w:w="1608" w:type="dxa"/>
          </w:tcPr>
          <w:p w14:paraId="5D158083" w14:textId="4722D9DF"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05D0FBD2" w14:textId="20D9323E" w:rsidR="00434ACC" w:rsidRDefault="00434ACC"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X</w:t>
            </w:r>
          </w:p>
        </w:tc>
        <w:tc>
          <w:tcPr>
            <w:tcW w:w="1234" w:type="dxa"/>
          </w:tcPr>
          <w:p w14:paraId="57C5FE83"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r>
      <w:tr w:rsidR="67CA3D42" w14:paraId="0D21B51B" w14:textId="77777777" w:rsidTr="001F3F51">
        <w:trPr>
          <w:trHeight w:val="284"/>
        </w:trPr>
        <w:tc>
          <w:tcPr>
            <w:tcW w:w="720" w:type="dxa"/>
            <w:vAlign w:val="center"/>
          </w:tcPr>
          <w:p w14:paraId="6A0C7055" w14:textId="77777777" w:rsidR="2CEB9A34" w:rsidRDefault="2CEB9A34" w:rsidP="67CA3D42">
            <w:pPr>
              <w:pStyle w:val="ListParagraph"/>
              <w:spacing w:before="120" w:after="120" w:line="312" w:lineRule="auto"/>
              <w:ind w:left="0"/>
              <w:jc w:val="center"/>
              <w:rPr>
                <w:rFonts w:asciiTheme="majorHAnsi" w:hAnsiTheme="majorHAnsi" w:cstheme="majorBidi"/>
                <w:color w:val="000000" w:themeColor="text1"/>
              </w:rPr>
            </w:pPr>
            <w:r w:rsidRPr="67CA3D42">
              <w:rPr>
                <w:rFonts w:asciiTheme="majorHAnsi" w:hAnsiTheme="majorHAnsi" w:cstheme="majorBidi"/>
                <w:color w:val="000000" w:themeColor="text1"/>
              </w:rPr>
              <w:t>6</w:t>
            </w:r>
          </w:p>
        </w:tc>
        <w:tc>
          <w:tcPr>
            <w:tcW w:w="2304" w:type="dxa"/>
          </w:tcPr>
          <w:p w14:paraId="678236F4" w14:textId="5F9D80F0" w:rsidR="2CEB9A34" w:rsidRDefault="2CEB9A34" w:rsidP="67CA3D42">
            <w:pPr>
              <w:pStyle w:val="ListParagraph"/>
              <w:spacing w:before="120" w:after="120" w:line="312" w:lineRule="auto"/>
              <w:ind w:left="0"/>
              <w:rPr>
                <w:rFonts w:asciiTheme="majorHAnsi" w:hAnsiTheme="majorHAnsi" w:cstheme="majorBidi"/>
                <w:color w:val="000000" w:themeColor="text1"/>
              </w:rPr>
            </w:pPr>
            <w:r w:rsidRPr="67CA3D42">
              <w:rPr>
                <w:rFonts w:asciiTheme="majorHAnsi" w:hAnsiTheme="majorHAnsi" w:cstheme="majorBidi"/>
                <w:color w:val="000000" w:themeColor="text1"/>
              </w:rPr>
              <w:t>country</w:t>
            </w:r>
          </w:p>
        </w:tc>
        <w:tc>
          <w:tcPr>
            <w:tcW w:w="1844" w:type="dxa"/>
          </w:tcPr>
          <w:p w14:paraId="580D59B8" w14:textId="7BDC29A4" w:rsidR="2CEB9A34" w:rsidRDefault="2CEB9A34" w:rsidP="67CA3D42">
            <w:pPr>
              <w:pStyle w:val="ListParagraph"/>
              <w:spacing w:before="120" w:after="120" w:line="312" w:lineRule="auto"/>
              <w:ind w:left="0"/>
              <w:rPr>
                <w:rFonts w:asciiTheme="majorHAnsi" w:hAnsiTheme="majorHAnsi" w:cstheme="majorBidi"/>
                <w:color w:val="000000" w:themeColor="text1"/>
              </w:rPr>
            </w:pPr>
            <w:r w:rsidRPr="67CA3D42">
              <w:rPr>
                <w:rFonts w:asciiTheme="majorHAnsi" w:hAnsiTheme="majorHAnsi" w:cstheme="majorBidi"/>
                <w:color w:val="000000" w:themeColor="text1"/>
              </w:rPr>
              <w:t>text</w:t>
            </w:r>
          </w:p>
        </w:tc>
        <w:tc>
          <w:tcPr>
            <w:tcW w:w="1608" w:type="dxa"/>
          </w:tcPr>
          <w:p w14:paraId="32B90A6A"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33C951A1" w14:textId="476940CD" w:rsidR="00434ACC" w:rsidRDefault="00434ACC" w:rsidP="67CA3D42">
            <w:pPr>
              <w:pStyle w:val="ListParagraph"/>
              <w:spacing w:before="120" w:after="120" w:line="312" w:lineRule="auto"/>
              <w:ind w:left="0"/>
              <w:jc w:val="center"/>
              <w:rPr>
                <w:rFonts w:asciiTheme="majorHAnsi" w:hAnsiTheme="majorHAnsi" w:cstheme="majorBidi"/>
                <w:b/>
                <w:bCs/>
                <w:color w:val="000000" w:themeColor="text1"/>
              </w:rPr>
            </w:pPr>
            <w:r w:rsidRPr="67CA3D42">
              <w:rPr>
                <w:rFonts w:asciiTheme="majorHAnsi" w:hAnsiTheme="majorHAnsi" w:cstheme="majorBidi"/>
                <w:b/>
                <w:bCs/>
                <w:color w:val="000000" w:themeColor="text1"/>
              </w:rPr>
              <w:t>X</w:t>
            </w:r>
          </w:p>
        </w:tc>
        <w:tc>
          <w:tcPr>
            <w:tcW w:w="1234" w:type="dxa"/>
          </w:tcPr>
          <w:p w14:paraId="35DD7412" w14:textId="77777777" w:rsidR="67CA3D42" w:rsidRDefault="67CA3D42" w:rsidP="67CA3D42">
            <w:pPr>
              <w:pStyle w:val="ListParagraph"/>
              <w:spacing w:before="120" w:after="120" w:line="312" w:lineRule="auto"/>
              <w:ind w:left="0"/>
              <w:jc w:val="center"/>
              <w:rPr>
                <w:rFonts w:asciiTheme="majorHAnsi" w:hAnsiTheme="majorHAnsi" w:cstheme="majorBidi"/>
                <w:b/>
                <w:bCs/>
                <w:color w:val="000000" w:themeColor="text1"/>
              </w:rPr>
            </w:pPr>
          </w:p>
        </w:tc>
      </w:tr>
    </w:tbl>
    <w:p w14:paraId="6B6A99F3" w14:textId="23E38570" w:rsidR="67CA3D42" w:rsidRPr="001F3F51" w:rsidRDefault="001F3F51" w:rsidP="001F3F51">
      <w:pPr>
        <w:pStyle w:val="Caption"/>
        <w:jc w:val="center"/>
        <w:rPr>
          <w:sz w:val="26"/>
          <w:szCs w:val="26"/>
        </w:rPr>
      </w:pPr>
      <w:bookmarkStart w:id="434" w:name="_Toc104936151"/>
      <w:proofErr w:type="spellStart"/>
      <w:r w:rsidRPr="001F3F51">
        <w:rPr>
          <w:sz w:val="26"/>
          <w:szCs w:val="26"/>
        </w:rPr>
        <w:t>Bảng</w:t>
      </w:r>
      <w:proofErr w:type="spellEnd"/>
      <w:r w:rsidRPr="001F3F51">
        <w:rPr>
          <w:sz w:val="26"/>
          <w:szCs w:val="26"/>
        </w:rPr>
        <w:t xml:space="preserve"> </w:t>
      </w:r>
      <w:r w:rsidRPr="001F3F51">
        <w:rPr>
          <w:sz w:val="26"/>
          <w:szCs w:val="26"/>
        </w:rPr>
        <w:fldChar w:fldCharType="begin"/>
      </w:r>
      <w:r w:rsidRPr="001F3F51">
        <w:rPr>
          <w:sz w:val="26"/>
          <w:szCs w:val="26"/>
        </w:rPr>
        <w:instrText xml:space="preserve"> SEQ Bảng \* ARABIC </w:instrText>
      </w:r>
      <w:r w:rsidRPr="001F3F51">
        <w:rPr>
          <w:sz w:val="26"/>
          <w:szCs w:val="26"/>
        </w:rPr>
        <w:fldChar w:fldCharType="separate"/>
      </w:r>
      <w:r>
        <w:rPr>
          <w:noProof/>
          <w:sz w:val="26"/>
          <w:szCs w:val="26"/>
        </w:rPr>
        <w:t>8</w:t>
      </w:r>
      <w:r w:rsidRPr="001F3F51">
        <w:rPr>
          <w:sz w:val="26"/>
          <w:szCs w:val="26"/>
        </w:rPr>
        <w:fldChar w:fldCharType="end"/>
      </w:r>
      <w:r w:rsidRPr="001F3F51">
        <w:rPr>
          <w:color w:val="000000" w:themeColor="text1"/>
          <w:sz w:val="26"/>
          <w:szCs w:val="26"/>
        </w:rPr>
        <w:t xml:space="preserve">: </w:t>
      </w:r>
      <w:proofErr w:type="spellStart"/>
      <w:r w:rsidRPr="001F3F51">
        <w:rPr>
          <w:color w:val="000000" w:themeColor="text1"/>
          <w:sz w:val="26"/>
          <w:szCs w:val="26"/>
        </w:rPr>
        <w:t>Lịch</w:t>
      </w:r>
      <w:proofErr w:type="spellEnd"/>
      <w:r w:rsidRPr="001F3F51">
        <w:rPr>
          <w:color w:val="000000" w:themeColor="text1"/>
          <w:sz w:val="26"/>
          <w:szCs w:val="26"/>
        </w:rPr>
        <w:t xml:space="preserve"> </w:t>
      </w:r>
      <w:proofErr w:type="spellStart"/>
      <w:r w:rsidRPr="001F3F51">
        <w:rPr>
          <w:color w:val="000000" w:themeColor="text1"/>
          <w:sz w:val="26"/>
          <w:szCs w:val="26"/>
        </w:rPr>
        <w:t>sử</w:t>
      </w:r>
      <w:proofErr w:type="spellEnd"/>
      <w:r w:rsidRPr="001F3F51">
        <w:rPr>
          <w:color w:val="000000" w:themeColor="text1"/>
          <w:sz w:val="26"/>
          <w:szCs w:val="26"/>
        </w:rPr>
        <w:t xml:space="preserve"> </w:t>
      </w:r>
      <w:proofErr w:type="spellStart"/>
      <w:r w:rsidRPr="001F3F51">
        <w:rPr>
          <w:color w:val="000000" w:themeColor="text1"/>
          <w:sz w:val="26"/>
          <w:szCs w:val="26"/>
        </w:rPr>
        <w:t>mua</w:t>
      </w:r>
      <w:proofErr w:type="spellEnd"/>
      <w:r w:rsidRPr="001F3F51">
        <w:rPr>
          <w:color w:val="000000" w:themeColor="text1"/>
          <w:sz w:val="26"/>
          <w:szCs w:val="26"/>
        </w:rPr>
        <w:t xml:space="preserve"> </w:t>
      </w:r>
      <w:proofErr w:type="spellStart"/>
      <w:r w:rsidRPr="001F3F51">
        <w:rPr>
          <w:color w:val="000000" w:themeColor="text1"/>
          <w:sz w:val="26"/>
          <w:szCs w:val="26"/>
        </w:rPr>
        <w:t>hàng</w:t>
      </w:r>
      <w:bookmarkEnd w:id="434"/>
      <w:proofErr w:type="spellEnd"/>
    </w:p>
    <w:tbl>
      <w:tblPr>
        <w:tblStyle w:val="TableGrid"/>
        <w:tblW w:w="0" w:type="auto"/>
        <w:tblInd w:w="85" w:type="dxa"/>
        <w:tblLook w:val="04A0" w:firstRow="1" w:lastRow="0" w:firstColumn="1" w:lastColumn="0" w:noHBand="0" w:noVBand="1"/>
      </w:tblPr>
      <w:tblGrid>
        <w:gridCol w:w="720"/>
        <w:gridCol w:w="2304"/>
        <w:gridCol w:w="1844"/>
        <w:gridCol w:w="1608"/>
        <w:gridCol w:w="1266"/>
        <w:gridCol w:w="1234"/>
      </w:tblGrid>
      <w:tr w:rsidR="20620E4A" w14:paraId="55476568" w14:textId="77777777" w:rsidTr="069EE11C">
        <w:trPr>
          <w:trHeight w:val="598"/>
        </w:trPr>
        <w:tc>
          <w:tcPr>
            <w:tcW w:w="8976" w:type="dxa"/>
            <w:gridSpan w:val="6"/>
            <w:vAlign w:val="center"/>
          </w:tcPr>
          <w:p w14:paraId="538AA549" w14:textId="3A4591B0" w:rsidR="20620E4A" w:rsidRDefault="20620E4A" w:rsidP="069EE11C">
            <w:pPr>
              <w:pStyle w:val="ListParagraph"/>
              <w:spacing w:before="120" w:after="120" w:line="312" w:lineRule="auto"/>
              <w:ind w:left="0"/>
              <w:jc w:val="center"/>
              <w:rPr>
                <w:rFonts w:asciiTheme="majorHAnsi" w:hAnsiTheme="majorHAnsi" w:cstheme="majorBidi"/>
                <w:b/>
                <w:bCs/>
                <w:color w:val="000000" w:themeColor="text1"/>
              </w:rPr>
            </w:pPr>
            <w:r w:rsidRPr="069EE11C">
              <w:rPr>
                <w:rFonts w:asciiTheme="majorHAnsi" w:hAnsiTheme="majorHAnsi" w:cstheme="majorBidi"/>
                <w:b/>
                <w:bCs/>
                <w:color w:val="000000" w:themeColor="text1"/>
              </w:rPr>
              <w:t>comm</w:t>
            </w:r>
            <w:r w:rsidR="069EE11C" w:rsidRPr="069EE11C">
              <w:rPr>
                <w:rFonts w:asciiTheme="majorHAnsi" w:hAnsiTheme="majorHAnsi" w:cstheme="majorBidi"/>
                <w:b/>
                <w:bCs/>
                <w:color w:val="000000" w:themeColor="text1"/>
              </w:rPr>
              <w:t>ent</w:t>
            </w:r>
          </w:p>
        </w:tc>
      </w:tr>
      <w:tr w:rsidR="20620E4A" w14:paraId="0CA2FFC7" w14:textId="77777777" w:rsidTr="069EE11C">
        <w:trPr>
          <w:trHeight w:val="598"/>
        </w:trPr>
        <w:tc>
          <w:tcPr>
            <w:tcW w:w="720" w:type="dxa"/>
            <w:vAlign w:val="center"/>
          </w:tcPr>
          <w:p w14:paraId="0465B52A" w14:textId="77777777" w:rsidR="796A9041" w:rsidRDefault="796A9041" w:rsidP="20620E4A">
            <w:pPr>
              <w:pStyle w:val="ListParagraph"/>
              <w:spacing w:before="120" w:after="120" w:line="312" w:lineRule="auto"/>
              <w:ind w:left="0"/>
              <w:jc w:val="center"/>
              <w:rPr>
                <w:rFonts w:asciiTheme="majorHAnsi" w:hAnsiTheme="majorHAnsi" w:cstheme="majorBidi"/>
                <w:b/>
                <w:bCs/>
                <w:color w:val="000000" w:themeColor="text1"/>
              </w:rPr>
            </w:pPr>
            <w:r w:rsidRPr="20620E4A">
              <w:rPr>
                <w:rFonts w:asciiTheme="majorHAnsi" w:hAnsiTheme="majorHAnsi" w:cstheme="majorBidi"/>
                <w:b/>
                <w:bCs/>
                <w:color w:val="000000" w:themeColor="text1"/>
              </w:rPr>
              <w:t>STT</w:t>
            </w:r>
          </w:p>
        </w:tc>
        <w:tc>
          <w:tcPr>
            <w:tcW w:w="2304" w:type="dxa"/>
            <w:vAlign w:val="center"/>
          </w:tcPr>
          <w:p w14:paraId="0883E0CC" w14:textId="77777777" w:rsidR="796A9041" w:rsidRDefault="796A9041" w:rsidP="20620E4A">
            <w:pPr>
              <w:pStyle w:val="ListParagraph"/>
              <w:spacing w:before="120" w:after="120" w:line="312" w:lineRule="auto"/>
              <w:ind w:left="0"/>
              <w:jc w:val="center"/>
              <w:rPr>
                <w:rFonts w:asciiTheme="majorHAnsi" w:hAnsiTheme="majorHAnsi" w:cstheme="majorBidi"/>
                <w:b/>
                <w:bCs/>
                <w:color w:val="000000" w:themeColor="text1"/>
              </w:rPr>
            </w:pPr>
            <w:proofErr w:type="spellStart"/>
            <w:r w:rsidRPr="20620E4A">
              <w:rPr>
                <w:rFonts w:asciiTheme="majorHAnsi" w:hAnsiTheme="majorHAnsi" w:cstheme="majorBidi"/>
                <w:b/>
                <w:bCs/>
                <w:color w:val="000000" w:themeColor="text1"/>
              </w:rPr>
              <w:t>Tên</w:t>
            </w:r>
            <w:proofErr w:type="spellEnd"/>
            <w:r w:rsidRPr="20620E4A">
              <w:rPr>
                <w:rFonts w:asciiTheme="majorHAnsi" w:hAnsiTheme="majorHAnsi" w:cstheme="majorBidi"/>
                <w:b/>
                <w:bCs/>
                <w:color w:val="000000" w:themeColor="text1"/>
              </w:rPr>
              <w:t xml:space="preserve"> </w:t>
            </w:r>
            <w:proofErr w:type="spellStart"/>
            <w:r w:rsidRPr="20620E4A">
              <w:rPr>
                <w:rFonts w:asciiTheme="majorHAnsi" w:hAnsiTheme="majorHAnsi" w:cstheme="majorBidi"/>
                <w:b/>
                <w:bCs/>
                <w:color w:val="000000" w:themeColor="text1"/>
              </w:rPr>
              <w:t>thuộc</w:t>
            </w:r>
            <w:proofErr w:type="spellEnd"/>
            <w:r w:rsidRPr="20620E4A">
              <w:rPr>
                <w:rFonts w:asciiTheme="majorHAnsi" w:hAnsiTheme="majorHAnsi" w:cstheme="majorBidi"/>
                <w:b/>
                <w:bCs/>
                <w:color w:val="000000" w:themeColor="text1"/>
              </w:rPr>
              <w:t xml:space="preserve"> </w:t>
            </w:r>
            <w:proofErr w:type="spellStart"/>
            <w:r w:rsidRPr="20620E4A">
              <w:rPr>
                <w:rFonts w:asciiTheme="majorHAnsi" w:hAnsiTheme="majorHAnsi" w:cstheme="majorBidi"/>
                <w:b/>
                <w:bCs/>
                <w:color w:val="000000" w:themeColor="text1"/>
              </w:rPr>
              <w:t>tính</w:t>
            </w:r>
            <w:proofErr w:type="spellEnd"/>
          </w:p>
        </w:tc>
        <w:tc>
          <w:tcPr>
            <w:tcW w:w="1844" w:type="dxa"/>
            <w:vAlign w:val="center"/>
          </w:tcPr>
          <w:p w14:paraId="5030582C" w14:textId="77777777" w:rsidR="796A9041" w:rsidRDefault="796A9041" w:rsidP="20620E4A">
            <w:pPr>
              <w:pStyle w:val="ListParagraph"/>
              <w:spacing w:before="120" w:after="120" w:line="312" w:lineRule="auto"/>
              <w:ind w:left="0"/>
              <w:jc w:val="center"/>
              <w:rPr>
                <w:rFonts w:asciiTheme="majorHAnsi" w:hAnsiTheme="majorHAnsi" w:cstheme="majorBidi"/>
                <w:b/>
                <w:bCs/>
                <w:color w:val="000000" w:themeColor="text1"/>
              </w:rPr>
            </w:pPr>
            <w:proofErr w:type="spellStart"/>
            <w:r w:rsidRPr="20620E4A">
              <w:rPr>
                <w:rFonts w:asciiTheme="majorHAnsi" w:hAnsiTheme="majorHAnsi" w:cstheme="majorBidi"/>
                <w:b/>
                <w:bCs/>
                <w:color w:val="000000" w:themeColor="text1"/>
              </w:rPr>
              <w:t>Kiểu</w:t>
            </w:r>
            <w:proofErr w:type="spellEnd"/>
            <w:r w:rsidRPr="20620E4A">
              <w:rPr>
                <w:rFonts w:asciiTheme="majorHAnsi" w:hAnsiTheme="majorHAnsi" w:cstheme="majorBidi"/>
                <w:b/>
                <w:bCs/>
                <w:color w:val="000000" w:themeColor="text1"/>
              </w:rPr>
              <w:t xml:space="preserve"> </w:t>
            </w:r>
            <w:proofErr w:type="spellStart"/>
            <w:r w:rsidRPr="20620E4A">
              <w:rPr>
                <w:rFonts w:asciiTheme="majorHAnsi" w:hAnsiTheme="majorHAnsi" w:cstheme="majorBidi"/>
                <w:b/>
                <w:bCs/>
                <w:color w:val="000000" w:themeColor="text1"/>
              </w:rPr>
              <w:t>dữ</w:t>
            </w:r>
            <w:proofErr w:type="spellEnd"/>
            <w:r w:rsidRPr="20620E4A">
              <w:rPr>
                <w:rFonts w:asciiTheme="majorHAnsi" w:hAnsiTheme="majorHAnsi" w:cstheme="majorBidi"/>
                <w:b/>
                <w:bCs/>
                <w:color w:val="000000" w:themeColor="text1"/>
              </w:rPr>
              <w:t xml:space="preserve"> </w:t>
            </w:r>
            <w:proofErr w:type="spellStart"/>
            <w:r w:rsidRPr="20620E4A">
              <w:rPr>
                <w:rFonts w:asciiTheme="majorHAnsi" w:hAnsiTheme="majorHAnsi" w:cstheme="majorBidi"/>
                <w:b/>
                <w:bCs/>
                <w:color w:val="000000" w:themeColor="text1"/>
              </w:rPr>
              <w:t>liệu</w:t>
            </w:r>
            <w:proofErr w:type="spellEnd"/>
          </w:p>
        </w:tc>
        <w:tc>
          <w:tcPr>
            <w:tcW w:w="1608" w:type="dxa"/>
            <w:vAlign w:val="center"/>
          </w:tcPr>
          <w:p w14:paraId="43851BCF" w14:textId="77777777" w:rsidR="796A9041" w:rsidRDefault="796A9041" w:rsidP="20620E4A">
            <w:pPr>
              <w:pStyle w:val="ListParagraph"/>
              <w:spacing w:before="120" w:after="120" w:line="312" w:lineRule="auto"/>
              <w:ind w:left="0"/>
              <w:jc w:val="center"/>
              <w:rPr>
                <w:rFonts w:asciiTheme="majorHAnsi" w:hAnsiTheme="majorHAnsi" w:cstheme="majorBidi"/>
                <w:b/>
                <w:bCs/>
                <w:color w:val="000000" w:themeColor="text1"/>
              </w:rPr>
            </w:pPr>
            <w:proofErr w:type="spellStart"/>
            <w:r w:rsidRPr="20620E4A">
              <w:rPr>
                <w:rFonts w:asciiTheme="majorHAnsi" w:hAnsiTheme="majorHAnsi" w:cstheme="majorBidi"/>
                <w:b/>
                <w:bCs/>
                <w:color w:val="000000" w:themeColor="text1"/>
              </w:rPr>
              <w:t>Khóa</w:t>
            </w:r>
            <w:proofErr w:type="spellEnd"/>
            <w:r w:rsidRPr="20620E4A">
              <w:rPr>
                <w:rFonts w:asciiTheme="majorHAnsi" w:hAnsiTheme="majorHAnsi" w:cstheme="majorBidi"/>
                <w:b/>
                <w:bCs/>
                <w:color w:val="000000" w:themeColor="text1"/>
              </w:rPr>
              <w:t xml:space="preserve"> </w:t>
            </w:r>
            <w:proofErr w:type="spellStart"/>
            <w:r w:rsidRPr="20620E4A">
              <w:rPr>
                <w:rFonts w:asciiTheme="majorHAnsi" w:hAnsiTheme="majorHAnsi" w:cstheme="majorBidi"/>
                <w:b/>
                <w:bCs/>
                <w:color w:val="000000" w:themeColor="text1"/>
              </w:rPr>
              <w:t>chính</w:t>
            </w:r>
            <w:proofErr w:type="spellEnd"/>
          </w:p>
        </w:tc>
        <w:tc>
          <w:tcPr>
            <w:tcW w:w="1266" w:type="dxa"/>
            <w:vAlign w:val="center"/>
          </w:tcPr>
          <w:p w14:paraId="117362A6" w14:textId="77777777" w:rsidR="796A9041" w:rsidRDefault="796A9041" w:rsidP="20620E4A">
            <w:pPr>
              <w:pStyle w:val="ListParagraph"/>
              <w:spacing w:before="120" w:after="120" w:line="312" w:lineRule="auto"/>
              <w:ind w:left="0"/>
              <w:jc w:val="center"/>
              <w:rPr>
                <w:rFonts w:asciiTheme="majorHAnsi" w:hAnsiTheme="majorHAnsi" w:cstheme="majorBidi"/>
                <w:b/>
                <w:bCs/>
                <w:color w:val="000000" w:themeColor="text1"/>
              </w:rPr>
            </w:pPr>
            <w:r w:rsidRPr="20620E4A">
              <w:rPr>
                <w:rFonts w:asciiTheme="majorHAnsi" w:hAnsiTheme="majorHAnsi" w:cstheme="majorBidi"/>
                <w:b/>
                <w:bCs/>
                <w:color w:val="000000" w:themeColor="text1"/>
              </w:rPr>
              <w:t>Not Null</w:t>
            </w:r>
          </w:p>
        </w:tc>
        <w:tc>
          <w:tcPr>
            <w:tcW w:w="1234" w:type="dxa"/>
            <w:vAlign w:val="center"/>
          </w:tcPr>
          <w:p w14:paraId="6252704A" w14:textId="77777777" w:rsidR="796A9041" w:rsidRDefault="796A9041" w:rsidP="20620E4A">
            <w:pPr>
              <w:pStyle w:val="ListParagraph"/>
              <w:spacing w:before="120" w:after="120" w:line="312" w:lineRule="auto"/>
              <w:ind w:left="0"/>
              <w:jc w:val="center"/>
              <w:rPr>
                <w:rFonts w:asciiTheme="majorHAnsi" w:hAnsiTheme="majorHAnsi" w:cstheme="majorBidi"/>
                <w:b/>
                <w:bCs/>
                <w:color w:val="000000" w:themeColor="text1"/>
              </w:rPr>
            </w:pPr>
            <w:proofErr w:type="spellStart"/>
            <w:r w:rsidRPr="20620E4A">
              <w:rPr>
                <w:rFonts w:asciiTheme="majorHAnsi" w:hAnsiTheme="majorHAnsi" w:cstheme="majorBidi"/>
                <w:b/>
                <w:bCs/>
                <w:color w:val="000000" w:themeColor="text1"/>
              </w:rPr>
              <w:t>Khóa</w:t>
            </w:r>
            <w:proofErr w:type="spellEnd"/>
            <w:r w:rsidRPr="20620E4A">
              <w:rPr>
                <w:rFonts w:asciiTheme="majorHAnsi" w:hAnsiTheme="majorHAnsi" w:cstheme="majorBidi"/>
                <w:b/>
                <w:bCs/>
                <w:color w:val="000000" w:themeColor="text1"/>
              </w:rPr>
              <w:t xml:space="preserve"> </w:t>
            </w:r>
            <w:proofErr w:type="spellStart"/>
            <w:r w:rsidRPr="20620E4A">
              <w:rPr>
                <w:rFonts w:asciiTheme="majorHAnsi" w:hAnsiTheme="majorHAnsi" w:cstheme="majorBidi"/>
                <w:b/>
                <w:bCs/>
                <w:color w:val="000000" w:themeColor="text1"/>
              </w:rPr>
              <w:t>ngoại</w:t>
            </w:r>
            <w:proofErr w:type="spellEnd"/>
          </w:p>
        </w:tc>
      </w:tr>
      <w:tr w:rsidR="20620E4A" w14:paraId="20C8F10F" w14:textId="77777777" w:rsidTr="069EE11C">
        <w:trPr>
          <w:trHeight w:val="284"/>
        </w:trPr>
        <w:tc>
          <w:tcPr>
            <w:tcW w:w="720" w:type="dxa"/>
            <w:vAlign w:val="center"/>
          </w:tcPr>
          <w:p w14:paraId="53D60608" w14:textId="77777777" w:rsidR="796A9041" w:rsidRDefault="796A9041" w:rsidP="20620E4A">
            <w:pPr>
              <w:pStyle w:val="ListParagraph"/>
              <w:spacing w:before="120" w:after="120" w:line="312" w:lineRule="auto"/>
              <w:ind w:left="0"/>
              <w:jc w:val="center"/>
              <w:rPr>
                <w:rFonts w:asciiTheme="majorHAnsi" w:hAnsiTheme="majorHAnsi" w:cstheme="majorBidi"/>
                <w:color w:val="000000" w:themeColor="text1"/>
              </w:rPr>
            </w:pPr>
            <w:r w:rsidRPr="20620E4A">
              <w:rPr>
                <w:rFonts w:asciiTheme="majorHAnsi" w:hAnsiTheme="majorHAnsi" w:cstheme="majorBidi"/>
                <w:color w:val="000000" w:themeColor="text1"/>
              </w:rPr>
              <w:t>1</w:t>
            </w:r>
          </w:p>
        </w:tc>
        <w:tc>
          <w:tcPr>
            <w:tcW w:w="2304" w:type="dxa"/>
          </w:tcPr>
          <w:p w14:paraId="3C8965D5" w14:textId="43DF098D" w:rsidR="796A9041" w:rsidRDefault="796A9041" w:rsidP="20620E4A">
            <w:pPr>
              <w:pStyle w:val="ListParagraph"/>
              <w:spacing w:before="120" w:after="120" w:line="312" w:lineRule="auto"/>
              <w:ind w:left="0"/>
              <w:rPr>
                <w:rFonts w:asciiTheme="majorHAnsi" w:hAnsiTheme="majorHAnsi" w:cstheme="majorBidi"/>
                <w:color w:val="000000" w:themeColor="text1"/>
              </w:rPr>
            </w:pPr>
            <w:r w:rsidRPr="20620E4A">
              <w:rPr>
                <w:rFonts w:asciiTheme="majorHAnsi" w:hAnsiTheme="majorHAnsi" w:cstheme="majorBidi"/>
                <w:color w:val="000000" w:themeColor="text1"/>
              </w:rPr>
              <w:t>id</w:t>
            </w:r>
          </w:p>
        </w:tc>
        <w:tc>
          <w:tcPr>
            <w:tcW w:w="1844" w:type="dxa"/>
          </w:tcPr>
          <w:p w14:paraId="4C796E8F" w14:textId="63003363" w:rsidR="796A9041" w:rsidRDefault="796A9041" w:rsidP="20620E4A">
            <w:pPr>
              <w:pStyle w:val="ListParagraph"/>
              <w:spacing w:before="120" w:after="120" w:line="312" w:lineRule="auto"/>
              <w:ind w:left="0"/>
              <w:rPr>
                <w:rFonts w:asciiTheme="majorHAnsi" w:hAnsiTheme="majorHAnsi" w:cstheme="majorBidi"/>
                <w:color w:val="000000" w:themeColor="text1"/>
              </w:rPr>
            </w:pPr>
            <w:proofErr w:type="gramStart"/>
            <w:r w:rsidRPr="20620E4A">
              <w:rPr>
                <w:rFonts w:asciiTheme="majorHAnsi" w:hAnsiTheme="majorHAnsi" w:cstheme="majorBidi"/>
                <w:color w:val="000000" w:themeColor="text1"/>
              </w:rPr>
              <w:t>int(</w:t>
            </w:r>
            <w:proofErr w:type="gramEnd"/>
            <w:r w:rsidRPr="20620E4A">
              <w:rPr>
                <w:rFonts w:asciiTheme="majorHAnsi" w:hAnsiTheme="majorHAnsi" w:cstheme="majorBidi"/>
                <w:color w:val="000000" w:themeColor="text1"/>
              </w:rPr>
              <w:t>11)</w:t>
            </w:r>
            <w:r>
              <w:tab/>
            </w:r>
          </w:p>
        </w:tc>
        <w:tc>
          <w:tcPr>
            <w:tcW w:w="1608" w:type="dxa"/>
          </w:tcPr>
          <w:p w14:paraId="75638248" w14:textId="77777777" w:rsidR="796A9041" w:rsidRDefault="796A9041" w:rsidP="20620E4A">
            <w:pPr>
              <w:pStyle w:val="ListParagraph"/>
              <w:spacing w:before="120" w:after="120" w:line="312" w:lineRule="auto"/>
              <w:ind w:left="0"/>
              <w:jc w:val="center"/>
              <w:rPr>
                <w:rFonts w:asciiTheme="majorHAnsi" w:hAnsiTheme="majorHAnsi" w:cstheme="majorBidi"/>
                <w:b/>
                <w:bCs/>
                <w:color w:val="000000" w:themeColor="text1"/>
              </w:rPr>
            </w:pPr>
            <w:r w:rsidRPr="20620E4A">
              <w:rPr>
                <w:rFonts w:asciiTheme="majorHAnsi" w:hAnsiTheme="majorHAnsi" w:cstheme="majorBidi"/>
                <w:b/>
                <w:bCs/>
                <w:color w:val="000000" w:themeColor="text1"/>
              </w:rPr>
              <w:t>X</w:t>
            </w:r>
          </w:p>
        </w:tc>
        <w:tc>
          <w:tcPr>
            <w:tcW w:w="1266" w:type="dxa"/>
          </w:tcPr>
          <w:p w14:paraId="3433EBA5" w14:textId="77777777" w:rsidR="796A9041" w:rsidRDefault="796A9041" w:rsidP="20620E4A">
            <w:pPr>
              <w:pStyle w:val="ListParagraph"/>
              <w:spacing w:before="120" w:after="120" w:line="312" w:lineRule="auto"/>
              <w:ind w:left="0"/>
              <w:jc w:val="center"/>
              <w:rPr>
                <w:rFonts w:asciiTheme="majorHAnsi" w:hAnsiTheme="majorHAnsi" w:cstheme="majorBidi"/>
                <w:b/>
                <w:bCs/>
                <w:color w:val="000000" w:themeColor="text1"/>
              </w:rPr>
            </w:pPr>
            <w:r w:rsidRPr="20620E4A">
              <w:rPr>
                <w:rFonts w:asciiTheme="majorHAnsi" w:hAnsiTheme="majorHAnsi" w:cstheme="majorBidi"/>
                <w:b/>
                <w:bCs/>
                <w:color w:val="000000" w:themeColor="text1"/>
              </w:rPr>
              <w:t>X</w:t>
            </w:r>
          </w:p>
        </w:tc>
        <w:tc>
          <w:tcPr>
            <w:tcW w:w="1234" w:type="dxa"/>
          </w:tcPr>
          <w:p w14:paraId="37F009B0" w14:textId="77777777"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r>
      <w:tr w:rsidR="20620E4A" w14:paraId="3A1E9009" w14:textId="77777777" w:rsidTr="069EE11C">
        <w:trPr>
          <w:trHeight w:val="299"/>
        </w:trPr>
        <w:tc>
          <w:tcPr>
            <w:tcW w:w="720" w:type="dxa"/>
            <w:vAlign w:val="center"/>
          </w:tcPr>
          <w:p w14:paraId="7C1592F1" w14:textId="77777777" w:rsidR="796A9041" w:rsidRDefault="796A9041" w:rsidP="20620E4A">
            <w:pPr>
              <w:pStyle w:val="ListParagraph"/>
              <w:spacing w:before="120" w:after="120" w:line="312" w:lineRule="auto"/>
              <w:ind w:left="0"/>
              <w:jc w:val="center"/>
              <w:rPr>
                <w:rFonts w:asciiTheme="majorHAnsi" w:hAnsiTheme="majorHAnsi" w:cstheme="majorBidi"/>
                <w:color w:val="000000" w:themeColor="text1"/>
              </w:rPr>
            </w:pPr>
            <w:r w:rsidRPr="20620E4A">
              <w:rPr>
                <w:rFonts w:asciiTheme="majorHAnsi" w:hAnsiTheme="majorHAnsi" w:cstheme="majorBidi"/>
                <w:color w:val="000000" w:themeColor="text1"/>
              </w:rPr>
              <w:t>2</w:t>
            </w:r>
          </w:p>
        </w:tc>
        <w:tc>
          <w:tcPr>
            <w:tcW w:w="2304" w:type="dxa"/>
          </w:tcPr>
          <w:p w14:paraId="204823ED" w14:textId="13594861" w:rsidR="796A9041" w:rsidRDefault="796A9041" w:rsidP="20620E4A">
            <w:pPr>
              <w:pStyle w:val="ListParagraph"/>
              <w:spacing w:before="120" w:after="120" w:line="312" w:lineRule="auto"/>
              <w:ind w:left="0"/>
              <w:rPr>
                <w:rFonts w:asciiTheme="majorHAnsi" w:hAnsiTheme="majorHAnsi" w:cstheme="majorBidi"/>
                <w:color w:val="000000" w:themeColor="text1"/>
              </w:rPr>
            </w:pPr>
            <w:proofErr w:type="spellStart"/>
            <w:r w:rsidRPr="20620E4A">
              <w:rPr>
                <w:rFonts w:asciiTheme="majorHAnsi" w:hAnsiTheme="majorHAnsi" w:cstheme="majorBidi"/>
                <w:color w:val="000000" w:themeColor="text1"/>
              </w:rPr>
              <w:t>ip_address</w:t>
            </w:r>
            <w:proofErr w:type="spellEnd"/>
          </w:p>
        </w:tc>
        <w:tc>
          <w:tcPr>
            <w:tcW w:w="1844" w:type="dxa"/>
          </w:tcPr>
          <w:p w14:paraId="796DA0C7" w14:textId="0DC76151" w:rsidR="796A9041" w:rsidRDefault="796A9041" w:rsidP="20620E4A">
            <w:pPr>
              <w:pStyle w:val="ListParagraph"/>
              <w:spacing w:before="120" w:after="120" w:line="312" w:lineRule="auto"/>
              <w:ind w:left="0"/>
              <w:rPr>
                <w:rFonts w:asciiTheme="majorHAnsi" w:hAnsiTheme="majorHAnsi" w:cstheme="majorBidi"/>
                <w:color w:val="000000" w:themeColor="text1"/>
              </w:rPr>
            </w:pPr>
            <w:proofErr w:type="gramStart"/>
            <w:r w:rsidRPr="20620E4A">
              <w:rPr>
                <w:rFonts w:asciiTheme="majorHAnsi" w:hAnsiTheme="majorHAnsi" w:cstheme="majorBidi"/>
                <w:color w:val="000000" w:themeColor="text1"/>
              </w:rPr>
              <w:t>varchar(</w:t>
            </w:r>
            <w:proofErr w:type="gramEnd"/>
            <w:r w:rsidRPr="20620E4A">
              <w:rPr>
                <w:rFonts w:asciiTheme="majorHAnsi" w:hAnsiTheme="majorHAnsi" w:cstheme="majorBidi"/>
                <w:color w:val="000000" w:themeColor="text1"/>
              </w:rPr>
              <w:t>255)</w:t>
            </w:r>
            <w:r>
              <w:tab/>
            </w:r>
          </w:p>
        </w:tc>
        <w:tc>
          <w:tcPr>
            <w:tcW w:w="1608" w:type="dxa"/>
          </w:tcPr>
          <w:p w14:paraId="389C3902" w14:textId="77777777"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4273B21D" w14:textId="5D4D6A0E" w:rsidR="7718EC4B" w:rsidRDefault="7718EC4B" w:rsidP="20620E4A">
            <w:pPr>
              <w:pStyle w:val="ListParagraph"/>
              <w:spacing w:before="120" w:after="120" w:line="312" w:lineRule="auto"/>
              <w:ind w:left="0"/>
              <w:jc w:val="center"/>
              <w:rPr>
                <w:rFonts w:asciiTheme="majorHAnsi" w:hAnsiTheme="majorHAnsi" w:cstheme="majorBidi"/>
                <w:b/>
                <w:bCs/>
                <w:color w:val="000000" w:themeColor="text1"/>
              </w:rPr>
            </w:pPr>
            <w:r w:rsidRPr="20620E4A">
              <w:rPr>
                <w:rFonts w:asciiTheme="majorHAnsi" w:hAnsiTheme="majorHAnsi" w:cstheme="majorBidi"/>
                <w:b/>
                <w:bCs/>
                <w:color w:val="000000" w:themeColor="text1"/>
              </w:rPr>
              <w:t>X</w:t>
            </w:r>
          </w:p>
        </w:tc>
        <w:tc>
          <w:tcPr>
            <w:tcW w:w="1234" w:type="dxa"/>
          </w:tcPr>
          <w:p w14:paraId="7B8F43E5" w14:textId="77777777"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r>
      <w:tr w:rsidR="20620E4A" w14:paraId="59E62A5F" w14:textId="77777777" w:rsidTr="069EE11C">
        <w:trPr>
          <w:trHeight w:val="299"/>
        </w:trPr>
        <w:tc>
          <w:tcPr>
            <w:tcW w:w="720" w:type="dxa"/>
            <w:vAlign w:val="center"/>
          </w:tcPr>
          <w:p w14:paraId="630A214F" w14:textId="77777777" w:rsidR="796A9041" w:rsidRDefault="796A9041" w:rsidP="20620E4A">
            <w:pPr>
              <w:pStyle w:val="ListParagraph"/>
              <w:spacing w:before="120" w:after="120" w:line="312" w:lineRule="auto"/>
              <w:ind w:left="0"/>
              <w:jc w:val="center"/>
              <w:rPr>
                <w:rFonts w:asciiTheme="majorHAnsi" w:hAnsiTheme="majorHAnsi" w:cstheme="majorBidi"/>
                <w:color w:val="000000" w:themeColor="text1"/>
              </w:rPr>
            </w:pPr>
            <w:r w:rsidRPr="20620E4A">
              <w:rPr>
                <w:rFonts w:asciiTheme="majorHAnsi" w:hAnsiTheme="majorHAnsi" w:cstheme="majorBidi"/>
                <w:color w:val="000000" w:themeColor="text1"/>
              </w:rPr>
              <w:t>3</w:t>
            </w:r>
          </w:p>
        </w:tc>
        <w:tc>
          <w:tcPr>
            <w:tcW w:w="2304" w:type="dxa"/>
          </w:tcPr>
          <w:p w14:paraId="6247CA90" w14:textId="41936475" w:rsidR="796A9041" w:rsidRDefault="796A9041" w:rsidP="20620E4A">
            <w:pPr>
              <w:pStyle w:val="ListParagraph"/>
              <w:spacing w:before="120" w:after="120" w:line="312" w:lineRule="auto"/>
              <w:ind w:left="0"/>
              <w:rPr>
                <w:rFonts w:asciiTheme="majorHAnsi" w:hAnsiTheme="majorHAnsi" w:cstheme="majorBidi"/>
                <w:color w:val="000000" w:themeColor="text1"/>
              </w:rPr>
            </w:pPr>
            <w:r w:rsidRPr="20620E4A">
              <w:rPr>
                <w:rFonts w:asciiTheme="majorHAnsi" w:hAnsiTheme="majorHAnsi" w:cstheme="majorBidi"/>
                <w:color w:val="000000" w:themeColor="text1"/>
              </w:rPr>
              <w:t>name</w:t>
            </w:r>
          </w:p>
        </w:tc>
        <w:tc>
          <w:tcPr>
            <w:tcW w:w="1844" w:type="dxa"/>
          </w:tcPr>
          <w:p w14:paraId="2EF8D660" w14:textId="10B960F6" w:rsidR="796A9041" w:rsidRDefault="796A9041" w:rsidP="20620E4A">
            <w:pPr>
              <w:pStyle w:val="ListParagraph"/>
              <w:spacing w:before="120" w:after="120" w:line="312" w:lineRule="auto"/>
              <w:ind w:left="0"/>
              <w:rPr>
                <w:rFonts w:asciiTheme="majorHAnsi" w:hAnsiTheme="majorHAnsi" w:cstheme="majorBidi"/>
                <w:color w:val="000000" w:themeColor="text1"/>
              </w:rPr>
            </w:pPr>
            <w:r w:rsidRPr="20620E4A">
              <w:rPr>
                <w:rFonts w:asciiTheme="majorHAnsi" w:hAnsiTheme="majorHAnsi" w:cstheme="majorBidi"/>
                <w:color w:val="000000" w:themeColor="text1"/>
              </w:rPr>
              <w:t>text</w:t>
            </w:r>
          </w:p>
        </w:tc>
        <w:tc>
          <w:tcPr>
            <w:tcW w:w="1608" w:type="dxa"/>
          </w:tcPr>
          <w:p w14:paraId="474FBD41" w14:textId="77777777"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51F2F46D" w14:textId="7DEA827C" w:rsidR="7718EC4B" w:rsidRDefault="7718EC4B" w:rsidP="20620E4A">
            <w:pPr>
              <w:pStyle w:val="ListParagraph"/>
              <w:spacing w:before="120" w:after="120" w:line="312" w:lineRule="auto"/>
              <w:ind w:left="0"/>
              <w:jc w:val="center"/>
              <w:rPr>
                <w:rFonts w:asciiTheme="majorHAnsi" w:hAnsiTheme="majorHAnsi" w:cstheme="majorBidi"/>
                <w:b/>
                <w:bCs/>
                <w:color w:val="000000" w:themeColor="text1"/>
              </w:rPr>
            </w:pPr>
            <w:r w:rsidRPr="20620E4A">
              <w:rPr>
                <w:rFonts w:asciiTheme="majorHAnsi" w:hAnsiTheme="majorHAnsi" w:cstheme="majorBidi"/>
                <w:b/>
                <w:bCs/>
                <w:color w:val="000000" w:themeColor="text1"/>
              </w:rPr>
              <w:t>X</w:t>
            </w:r>
          </w:p>
        </w:tc>
        <w:tc>
          <w:tcPr>
            <w:tcW w:w="1234" w:type="dxa"/>
          </w:tcPr>
          <w:p w14:paraId="6F3748CC" w14:textId="77777777"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r>
      <w:tr w:rsidR="20620E4A" w14:paraId="67ECAC35" w14:textId="77777777" w:rsidTr="069EE11C">
        <w:trPr>
          <w:trHeight w:val="284"/>
        </w:trPr>
        <w:tc>
          <w:tcPr>
            <w:tcW w:w="720" w:type="dxa"/>
            <w:vAlign w:val="center"/>
          </w:tcPr>
          <w:p w14:paraId="0E73131B" w14:textId="77777777" w:rsidR="796A9041" w:rsidRDefault="796A9041" w:rsidP="20620E4A">
            <w:pPr>
              <w:pStyle w:val="ListParagraph"/>
              <w:spacing w:before="120" w:after="120" w:line="312" w:lineRule="auto"/>
              <w:ind w:left="0"/>
              <w:jc w:val="center"/>
              <w:rPr>
                <w:rFonts w:asciiTheme="majorHAnsi" w:hAnsiTheme="majorHAnsi" w:cstheme="majorBidi"/>
                <w:color w:val="000000" w:themeColor="text1"/>
              </w:rPr>
            </w:pPr>
            <w:r w:rsidRPr="20620E4A">
              <w:rPr>
                <w:rFonts w:asciiTheme="majorHAnsi" w:hAnsiTheme="majorHAnsi" w:cstheme="majorBidi"/>
                <w:color w:val="000000" w:themeColor="text1"/>
              </w:rPr>
              <w:t>4</w:t>
            </w:r>
          </w:p>
        </w:tc>
        <w:tc>
          <w:tcPr>
            <w:tcW w:w="2304" w:type="dxa"/>
          </w:tcPr>
          <w:p w14:paraId="003656AC" w14:textId="04CB5E89" w:rsidR="796A9041" w:rsidRDefault="069EE11C" w:rsidP="069EE11C">
            <w:pPr>
              <w:pStyle w:val="ListParagraph"/>
              <w:spacing w:before="120" w:after="120" w:line="312" w:lineRule="auto"/>
              <w:ind w:left="0"/>
              <w:rPr>
                <w:rFonts w:asciiTheme="majorHAnsi" w:hAnsiTheme="majorHAnsi" w:cstheme="majorBidi"/>
                <w:color w:val="000000" w:themeColor="text1"/>
              </w:rPr>
            </w:pPr>
            <w:r w:rsidRPr="069EE11C">
              <w:rPr>
                <w:rFonts w:asciiTheme="majorHAnsi" w:hAnsiTheme="majorHAnsi" w:cstheme="majorBidi"/>
                <w:color w:val="000000" w:themeColor="text1"/>
              </w:rPr>
              <w:t>content</w:t>
            </w:r>
          </w:p>
        </w:tc>
        <w:tc>
          <w:tcPr>
            <w:tcW w:w="1844" w:type="dxa"/>
          </w:tcPr>
          <w:p w14:paraId="27280E86" w14:textId="774B057F" w:rsidR="796A9041" w:rsidRDefault="796A9041" w:rsidP="20620E4A">
            <w:pPr>
              <w:pStyle w:val="ListParagraph"/>
              <w:spacing w:before="120" w:after="120" w:line="312" w:lineRule="auto"/>
              <w:ind w:left="0"/>
              <w:rPr>
                <w:rFonts w:asciiTheme="majorHAnsi" w:hAnsiTheme="majorHAnsi" w:cstheme="majorBidi"/>
                <w:color w:val="000000" w:themeColor="text1"/>
              </w:rPr>
            </w:pPr>
            <w:proofErr w:type="gramStart"/>
            <w:r w:rsidRPr="20620E4A">
              <w:rPr>
                <w:rFonts w:asciiTheme="majorHAnsi" w:hAnsiTheme="majorHAnsi" w:cstheme="majorBidi"/>
                <w:color w:val="000000" w:themeColor="text1"/>
              </w:rPr>
              <w:t>varchar(</w:t>
            </w:r>
            <w:proofErr w:type="gramEnd"/>
            <w:r w:rsidRPr="20620E4A">
              <w:rPr>
                <w:rFonts w:asciiTheme="majorHAnsi" w:hAnsiTheme="majorHAnsi" w:cstheme="majorBidi"/>
                <w:color w:val="000000" w:themeColor="text1"/>
              </w:rPr>
              <w:t>255)</w:t>
            </w:r>
          </w:p>
        </w:tc>
        <w:tc>
          <w:tcPr>
            <w:tcW w:w="1608" w:type="dxa"/>
          </w:tcPr>
          <w:p w14:paraId="05DE3DF8" w14:textId="77777777"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021A1DB9" w14:textId="289CC25D" w:rsidR="7718EC4B" w:rsidRDefault="7718EC4B" w:rsidP="20620E4A">
            <w:pPr>
              <w:pStyle w:val="ListParagraph"/>
              <w:spacing w:before="120" w:after="120" w:line="312" w:lineRule="auto"/>
              <w:ind w:left="0"/>
              <w:jc w:val="center"/>
              <w:rPr>
                <w:rFonts w:asciiTheme="majorHAnsi" w:hAnsiTheme="majorHAnsi" w:cstheme="majorBidi"/>
                <w:b/>
                <w:bCs/>
                <w:color w:val="000000" w:themeColor="text1"/>
              </w:rPr>
            </w:pPr>
            <w:r w:rsidRPr="20620E4A">
              <w:rPr>
                <w:rFonts w:asciiTheme="majorHAnsi" w:hAnsiTheme="majorHAnsi" w:cstheme="majorBidi"/>
                <w:b/>
                <w:bCs/>
                <w:color w:val="000000" w:themeColor="text1"/>
              </w:rPr>
              <w:t>X</w:t>
            </w:r>
          </w:p>
        </w:tc>
        <w:tc>
          <w:tcPr>
            <w:tcW w:w="1234" w:type="dxa"/>
          </w:tcPr>
          <w:p w14:paraId="249E1C73" w14:textId="77777777"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r>
      <w:tr w:rsidR="20620E4A" w14:paraId="30CADF15" w14:textId="77777777" w:rsidTr="069EE11C">
        <w:trPr>
          <w:trHeight w:val="284"/>
        </w:trPr>
        <w:tc>
          <w:tcPr>
            <w:tcW w:w="720" w:type="dxa"/>
            <w:vAlign w:val="center"/>
          </w:tcPr>
          <w:p w14:paraId="080AEEA1" w14:textId="77777777" w:rsidR="796A9041" w:rsidRDefault="796A9041" w:rsidP="20620E4A">
            <w:pPr>
              <w:pStyle w:val="ListParagraph"/>
              <w:spacing w:before="120" w:after="120" w:line="312" w:lineRule="auto"/>
              <w:ind w:left="0"/>
              <w:jc w:val="center"/>
              <w:rPr>
                <w:rFonts w:asciiTheme="majorHAnsi" w:hAnsiTheme="majorHAnsi" w:cstheme="majorBidi"/>
                <w:color w:val="000000" w:themeColor="text1"/>
              </w:rPr>
            </w:pPr>
            <w:r w:rsidRPr="20620E4A">
              <w:rPr>
                <w:rFonts w:asciiTheme="majorHAnsi" w:hAnsiTheme="majorHAnsi" w:cstheme="majorBidi"/>
                <w:color w:val="000000" w:themeColor="text1"/>
              </w:rPr>
              <w:t>5</w:t>
            </w:r>
          </w:p>
        </w:tc>
        <w:tc>
          <w:tcPr>
            <w:tcW w:w="2304" w:type="dxa"/>
          </w:tcPr>
          <w:p w14:paraId="344799BC" w14:textId="667E0D9D" w:rsidR="31C01023" w:rsidRDefault="069EE11C" w:rsidP="069EE11C">
            <w:pPr>
              <w:pStyle w:val="ListParagraph"/>
              <w:spacing w:before="120" w:after="120" w:line="312" w:lineRule="auto"/>
              <w:ind w:left="0"/>
              <w:rPr>
                <w:rFonts w:asciiTheme="majorHAnsi" w:hAnsiTheme="majorHAnsi" w:cstheme="majorBidi"/>
                <w:color w:val="000000" w:themeColor="text1"/>
              </w:rPr>
            </w:pPr>
            <w:r w:rsidRPr="069EE11C">
              <w:rPr>
                <w:rFonts w:asciiTheme="majorHAnsi" w:hAnsiTheme="majorHAnsi" w:cstheme="majorBidi"/>
                <w:color w:val="000000" w:themeColor="text1"/>
              </w:rPr>
              <w:t>avatar</w:t>
            </w:r>
          </w:p>
        </w:tc>
        <w:tc>
          <w:tcPr>
            <w:tcW w:w="1844" w:type="dxa"/>
          </w:tcPr>
          <w:p w14:paraId="490FDF96" w14:textId="0BF7A6FA" w:rsidR="796A9041" w:rsidRDefault="796A9041" w:rsidP="20620E4A">
            <w:pPr>
              <w:pStyle w:val="ListParagraph"/>
              <w:spacing w:before="120" w:after="120" w:line="312" w:lineRule="auto"/>
              <w:ind w:left="0"/>
              <w:rPr>
                <w:rFonts w:asciiTheme="majorHAnsi" w:hAnsiTheme="majorHAnsi" w:cstheme="majorBidi"/>
                <w:color w:val="000000" w:themeColor="text1"/>
              </w:rPr>
            </w:pPr>
            <w:proofErr w:type="gramStart"/>
            <w:r w:rsidRPr="20620E4A">
              <w:rPr>
                <w:rFonts w:asciiTheme="majorHAnsi" w:hAnsiTheme="majorHAnsi" w:cstheme="majorBidi"/>
                <w:color w:val="000000" w:themeColor="text1"/>
              </w:rPr>
              <w:t>varchar(</w:t>
            </w:r>
            <w:proofErr w:type="gramEnd"/>
            <w:r w:rsidRPr="20620E4A">
              <w:rPr>
                <w:rFonts w:asciiTheme="majorHAnsi" w:hAnsiTheme="majorHAnsi" w:cstheme="majorBidi"/>
                <w:color w:val="000000" w:themeColor="text1"/>
              </w:rPr>
              <w:t>100)</w:t>
            </w:r>
          </w:p>
        </w:tc>
        <w:tc>
          <w:tcPr>
            <w:tcW w:w="1608" w:type="dxa"/>
          </w:tcPr>
          <w:p w14:paraId="7064D244" w14:textId="4722D9DF"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0E693284" w14:textId="20D9323E" w:rsidR="7718EC4B" w:rsidRDefault="7718EC4B" w:rsidP="20620E4A">
            <w:pPr>
              <w:pStyle w:val="ListParagraph"/>
              <w:spacing w:before="120" w:after="120" w:line="312" w:lineRule="auto"/>
              <w:ind w:left="0"/>
              <w:jc w:val="center"/>
              <w:rPr>
                <w:rFonts w:asciiTheme="majorHAnsi" w:hAnsiTheme="majorHAnsi" w:cstheme="majorBidi"/>
                <w:b/>
                <w:bCs/>
                <w:color w:val="000000" w:themeColor="text1"/>
              </w:rPr>
            </w:pPr>
            <w:r w:rsidRPr="20620E4A">
              <w:rPr>
                <w:rFonts w:asciiTheme="majorHAnsi" w:hAnsiTheme="majorHAnsi" w:cstheme="majorBidi"/>
                <w:b/>
                <w:bCs/>
                <w:color w:val="000000" w:themeColor="text1"/>
              </w:rPr>
              <w:t>X</w:t>
            </w:r>
          </w:p>
        </w:tc>
        <w:tc>
          <w:tcPr>
            <w:tcW w:w="1234" w:type="dxa"/>
          </w:tcPr>
          <w:p w14:paraId="339469F0" w14:textId="77777777" w:rsidR="20620E4A" w:rsidRDefault="20620E4A" w:rsidP="20620E4A">
            <w:pPr>
              <w:pStyle w:val="ListParagraph"/>
              <w:spacing w:before="120" w:after="120" w:line="312" w:lineRule="auto"/>
              <w:ind w:left="0"/>
              <w:jc w:val="center"/>
              <w:rPr>
                <w:rFonts w:asciiTheme="majorHAnsi" w:hAnsiTheme="majorHAnsi" w:cstheme="majorBidi"/>
                <w:b/>
                <w:bCs/>
                <w:color w:val="000000" w:themeColor="text1"/>
              </w:rPr>
            </w:pPr>
          </w:p>
        </w:tc>
      </w:tr>
    </w:tbl>
    <w:p w14:paraId="7BDF6088" w14:textId="3F754567" w:rsidR="00D77CA8" w:rsidRPr="001F3F51" w:rsidRDefault="001F3F51" w:rsidP="001F3F51">
      <w:pPr>
        <w:pStyle w:val="Caption"/>
        <w:jc w:val="center"/>
        <w:rPr>
          <w:color w:val="000000" w:themeColor="text1"/>
          <w:sz w:val="26"/>
          <w:szCs w:val="26"/>
        </w:rPr>
      </w:pPr>
      <w:bookmarkStart w:id="435" w:name="_Toc104936152"/>
      <w:proofErr w:type="spellStart"/>
      <w:r w:rsidRPr="001F3F51">
        <w:rPr>
          <w:sz w:val="26"/>
          <w:szCs w:val="26"/>
        </w:rPr>
        <w:t>Bảng</w:t>
      </w:r>
      <w:proofErr w:type="spellEnd"/>
      <w:r w:rsidRPr="001F3F51">
        <w:rPr>
          <w:sz w:val="26"/>
          <w:szCs w:val="26"/>
        </w:rPr>
        <w:t xml:space="preserve"> </w:t>
      </w:r>
      <w:r w:rsidRPr="001F3F51">
        <w:rPr>
          <w:sz w:val="26"/>
          <w:szCs w:val="26"/>
        </w:rPr>
        <w:fldChar w:fldCharType="begin"/>
      </w:r>
      <w:r w:rsidRPr="001F3F51">
        <w:rPr>
          <w:sz w:val="26"/>
          <w:szCs w:val="26"/>
        </w:rPr>
        <w:instrText xml:space="preserve"> SEQ Bảng \* ARABIC </w:instrText>
      </w:r>
      <w:r w:rsidRPr="001F3F51">
        <w:rPr>
          <w:sz w:val="26"/>
          <w:szCs w:val="26"/>
        </w:rPr>
        <w:fldChar w:fldCharType="separate"/>
      </w:r>
      <w:r>
        <w:rPr>
          <w:noProof/>
          <w:sz w:val="26"/>
          <w:szCs w:val="26"/>
        </w:rPr>
        <w:t>9</w:t>
      </w:r>
      <w:r w:rsidRPr="001F3F51">
        <w:rPr>
          <w:sz w:val="26"/>
          <w:szCs w:val="26"/>
        </w:rPr>
        <w:fldChar w:fldCharType="end"/>
      </w:r>
      <w:r w:rsidRPr="001F3F51">
        <w:rPr>
          <w:color w:val="000000" w:themeColor="text1"/>
          <w:sz w:val="26"/>
          <w:szCs w:val="26"/>
        </w:rPr>
        <w:t xml:space="preserve">: </w:t>
      </w:r>
      <w:proofErr w:type="spellStart"/>
      <w:r w:rsidRPr="001F3F51">
        <w:rPr>
          <w:color w:val="000000" w:themeColor="text1"/>
          <w:sz w:val="26"/>
          <w:szCs w:val="26"/>
        </w:rPr>
        <w:t>Thực</w:t>
      </w:r>
      <w:proofErr w:type="spellEnd"/>
      <w:r w:rsidRPr="001F3F51">
        <w:rPr>
          <w:color w:val="000000" w:themeColor="text1"/>
          <w:sz w:val="26"/>
          <w:szCs w:val="26"/>
        </w:rPr>
        <w:t xml:space="preserve"> </w:t>
      </w:r>
      <w:proofErr w:type="spellStart"/>
      <w:r w:rsidRPr="001F3F51">
        <w:rPr>
          <w:color w:val="000000" w:themeColor="text1"/>
          <w:sz w:val="26"/>
          <w:szCs w:val="26"/>
        </w:rPr>
        <w:t>thể</w:t>
      </w:r>
      <w:proofErr w:type="spellEnd"/>
      <w:r w:rsidRPr="001F3F51">
        <w:rPr>
          <w:color w:val="000000" w:themeColor="text1"/>
          <w:sz w:val="26"/>
          <w:szCs w:val="26"/>
        </w:rPr>
        <w:t xml:space="preserve"> </w:t>
      </w:r>
      <w:proofErr w:type="spellStart"/>
      <w:r w:rsidRPr="001F3F51">
        <w:rPr>
          <w:color w:val="000000" w:themeColor="text1"/>
          <w:sz w:val="26"/>
          <w:szCs w:val="26"/>
        </w:rPr>
        <w:t>bảng</w:t>
      </w:r>
      <w:proofErr w:type="spellEnd"/>
      <w:r w:rsidRPr="001F3F51">
        <w:rPr>
          <w:color w:val="000000" w:themeColor="text1"/>
          <w:sz w:val="26"/>
          <w:szCs w:val="26"/>
        </w:rPr>
        <w:t xml:space="preserve"> comment</w:t>
      </w:r>
      <w:bookmarkEnd w:id="435"/>
    </w:p>
    <w:tbl>
      <w:tblPr>
        <w:tblStyle w:val="TableGrid"/>
        <w:tblW w:w="0" w:type="auto"/>
        <w:tblLook w:val="04A0" w:firstRow="1" w:lastRow="0" w:firstColumn="1" w:lastColumn="0" w:noHBand="0" w:noVBand="1"/>
      </w:tblPr>
      <w:tblGrid>
        <w:gridCol w:w="715"/>
        <w:gridCol w:w="2705"/>
        <w:gridCol w:w="1620"/>
        <w:gridCol w:w="1530"/>
        <w:gridCol w:w="1165"/>
        <w:gridCol w:w="1170"/>
      </w:tblGrid>
      <w:tr w:rsidR="7A269CBB" w14:paraId="061D0459" w14:textId="77777777" w:rsidTr="7A269CBB">
        <w:trPr>
          <w:trHeight w:val="633"/>
        </w:trPr>
        <w:tc>
          <w:tcPr>
            <w:tcW w:w="8905" w:type="dxa"/>
            <w:gridSpan w:val="6"/>
            <w:vAlign w:val="center"/>
          </w:tcPr>
          <w:p w14:paraId="05CA2C68" w14:textId="4D7AB110" w:rsidR="54F57D00" w:rsidRDefault="59F4C581" w:rsidP="7A269CBB">
            <w:pPr>
              <w:spacing w:before="120" w:after="120" w:line="312" w:lineRule="auto"/>
              <w:contextualSpacing/>
              <w:jc w:val="center"/>
              <w:rPr>
                <w:rFonts w:asciiTheme="majorHAnsi" w:eastAsia="Calibri" w:hAnsiTheme="majorHAnsi" w:cstheme="majorBidi"/>
                <w:b/>
                <w:bCs/>
                <w:color w:val="000000" w:themeColor="text1"/>
                <w:sz w:val="26"/>
                <w:szCs w:val="26"/>
              </w:rPr>
            </w:pPr>
            <w:r w:rsidRPr="59F4C581">
              <w:rPr>
                <w:rFonts w:asciiTheme="majorHAnsi" w:eastAsia="Calibri" w:hAnsiTheme="majorHAnsi" w:cstheme="majorBidi"/>
                <w:b/>
                <w:bCs/>
                <w:color w:val="000000" w:themeColor="text1"/>
                <w:sz w:val="26"/>
                <w:szCs w:val="26"/>
              </w:rPr>
              <w:t>c</w:t>
            </w:r>
            <w:r w:rsidR="00D72BB4">
              <w:rPr>
                <w:rFonts w:asciiTheme="majorHAnsi" w:eastAsia="Calibri" w:hAnsiTheme="majorHAnsi" w:cstheme="majorBidi"/>
                <w:b/>
                <w:bCs/>
                <w:color w:val="000000" w:themeColor="text1"/>
                <w:sz w:val="26"/>
                <w:szCs w:val="26"/>
              </w:rPr>
              <w:t>oun</w:t>
            </w:r>
            <w:r w:rsidRPr="59F4C581">
              <w:rPr>
                <w:rFonts w:asciiTheme="majorHAnsi" w:eastAsia="Calibri" w:hAnsiTheme="majorHAnsi" w:cstheme="majorBidi"/>
                <w:b/>
                <w:bCs/>
                <w:color w:val="000000" w:themeColor="text1"/>
                <w:sz w:val="26"/>
                <w:szCs w:val="26"/>
              </w:rPr>
              <w:t>try</w:t>
            </w:r>
          </w:p>
        </w:tc>
      </w:tr>
      <w:tr w:rsidR="7A269CBB" w14:paraId="468611C6" w14:textId="77777777" w:rsidTr="7A269CBB">
        <w:trPr>
          <w:trHeight w:val="633"/>
        </w:trPr>
        <w:tc>
          <w:tcPr>
            <w:tcW w:w="715" w:type="dxa"/>
            <w:vAlign w:val="center"/>
          </w:tcPr>
          <w:p w14:paraId="53B60644" w14:textId="77777777" w:rsidR="45C33BC0" w:rsidRDefault="45C33BC0" w:rsidP="7A269CBB">
            <w:pPr>
              <w:spacing w:before="120" w:after="120" w:line="312" w:lineRule="auto"/>
              <w:contextualSpacing/>
              <w:jc w:val="center"/>
              <w:rPr>
                <w:rFonts w:asciiTheme="majorHAnsi" w:eastAsia="Calibri" w:hAnsiTheme="majorHAnsi" w:cstheme="majorBidi"/>
                <w:b/>
                <w:bCs/>
                <w:color w:val="000000" w:themeColor="text1"/>
                <w:sz w:val="26"/>
                <w:szCs w:val="26"/>
              </w:rPr>
            </w:pPr>
            <w:r w:rsidRPr="7A269CBB">
              <w:rPr>
                <w:rFonts w:asciiTheme="majorHAnsi" w:eastAsia="Calibri" w:hAnsiTheme="majorHAnsi" w:cstheme="majorBidi"/>
                <w:b/>
                <w:bCs/>
                <w:color w:val="000000" w:themeColor="text1"/>
                <w:sz w:val="26"/>
                <w:szCs w:val="26"/>
              </w:rPr>
              <w:t>STT</w:t>
            </w:r>
          </w:p>
        </w:tc>
        <w:tc>
          <w:tcPr>
            <w:tcW w:w="2705" w:type="dxa"/>
            <w:vAlign w:val="center"/>
          </w:tcPr>
          <w:p w14:paraId="5B2E83CB" w14:textId="77777777" w:rsidR="45C33BC0" w:rsidRDefault="45C33BC0" w:rsidP="7A269CBB">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7A269CBB">
              <w:rPr>
                <w:rFonts w:asciiTheme="majorHAnsi" w:eastAsia="Calibri" w:hAnsiTheme="majorHAnsi" w:cstheme="majorBidi"/>
                <w:b/>
                <w:bCs/>
                <w:color w:val="000000" w:themeColor="text1"/>
                <w:sz w:val="26"/>
                <w:szCs w:val="26"/>
              </w:rPr>
              <w:t>Tên</w:t>
            </w:r>
            <w:proofErr w:type="spellEnd"/>
            <w:r w:rsidRPr="7A269CBB">
              <w:rPr>
                <w:rFonts w:asciiTheme="majorHAnsi" w:eastAsia="Calibri" w:hAnsiTheme="majorHAnsi" w:cstheme="majorBidi"/>
                <w:b/>
                <w:bCs/>
                <w:color w:val="000000" w:themeColor="text1"/>
                <w:sz w:val="26"/>
                <w:szCs w:val="26"/>
              </w:rPr>
              <w:t xml:space="preserve"> </w:t>
            </w:r>
            <w:proofErr w:type="spellStart"/>
            <w:r w:rsidRPr="7A269CBB">
              <w:rPr>
                <w:rFonts w:asciiTheme="majorHAnsi" w:eastAsia="Calibri" w:hAnsiTheme="majorHAnsi" w:cstheme="majorBidi"/>
                <w:b/>
                <w:bCs/>
                <w:color w:val="000000" w:themeColor="text1"/>
                <w:sz w:val="26"/>
                <w:szCs w:val="26"/>
              </w:rPr>
              <w:t>thuộc</w:t>
            </w:r>
            <w:proofErr w:type="spellEnd"/>
            <w:r w:rsidRPr="7A269CBB">
              <w:rPr>
                <w:rFonts w:asciiTheme="majorHAnsi" w:eastAsia="Calibri" w:hAnsiTheme="majorHAnsi" w:cstheme="majorBidi"/>
                <w:b/>
                <w:bCs/>
                <w:color w:val="000000" w:themeColor="text1"/>
                <w:sz w:val="26"/>
                <w:szCs w:val="26"/>
              </w:rPr>
              <w:t xml:space="preserve"> </w:t>
            </w:r>
            <w:proofErr w:type="spellStart"/>
            <w:r w:rsidRPr="7A269CBB">
              <w:rPr>
                <w:rFonts w:asciiTheme="majorHAnsi" w:eastAsia="Calibri" w:hAnsiTheme="majorHAnsi" w:cstheme="majorBidi"/>
                <w:b/>
                <w:bCs/>
                <w:color w:val="000000" w:themeColor="text1"/>
                <w:sz w:val="26"/>
                <w:szCs w:val="26"/>
              </w:rPr>
              <w:t>tính</w:t>
            </w:r>
            <w:proofErr w:type="spellEnd"/>
          </w:p>
        </w:tc>
        <w:tc>
          <w:tcPr>
            <w:tcW w:w="1620" w:type="dxa"/>
            <w:vAlign w:val="center"/>
          </w:tcPr>
          <w:p w14:paraId="6855D831" w14:textId="77777777" w:rsidR="45C33BC0" w:rsidRDefault="45C33BC0" w:rsidP="7A269CBB">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7A269CBB">
              <w:rPr>
                <w:rFonts w:asciiTheme="majorHAnsi" w:eastAsia="Calibri" w:hAnsiTheme="majorHAnsi" w:cstheme="majorBidi"/>
                <w:b/>
                <w:bCs/>
                <w:color w:val="000000" w:themeColor="text1"/>
                <w:sz w:val="26"/>
                <w:szCs w:val="26"/>
              </w:rPr>
              <w:t>Kiểu</w:t>
            </w:r>
            <w:proofErr w:type="spellEnd"/>
            <w:r w:rsidRPr="7A269CBB">
              <w:rPr>
                <w:rFonts w:asciiTheme="majorHAnsi" w:eastAsia="Calibri" w:hAnsiTheme="majorHAnsi" w:cstheme="majorBidi"/>
                <w:b/>
                <w:bCs/>
                <w:color w:val="000000" w:themeColor="text1"/>
                <w:sz w:val="26"/>
                <w:szCs w:val="26"/>
              </w:rPr>
              <w:t xml:space="preserve"> </w:t>
            </w:r>
            <w:proofErr w:type="spellStart"/>
            <w:r w:rsidRPr="7A269CBB">
              <w:rPr>
                <w:rFonts w:asciiTheme="majorHAnsi" w:eastAsia="Calibri" w:hAnsiTheme="majorHAnsi" w:cstheme="majorBidi"/>
                <w:b/>
                <w:bCs/>
                <w:color w:val="000000" w:themeColor="text1"/>
                <w:sz w:val="26"/>
                <w:szCs w:val="26"/>
              </w:rPr>
              <w:t>dữ</w:t>
            </w:r>
            <w:proofErr w:type="spellEnd"/>
            <w:r w:rsidRPr="7A269CBB">
              <w:rPr>
                <w:rFonts w:asciiTheme="majorHAnsi" w:eastAsia="Calibri" w:hAnsiTheme="majorHAnsi" w:cstheme="majorBidi"/>
                <w:b/>
                <w:bCs/>
                <w:color w:val="000000" w:themeColor="text1"/>
                <w:sz w:val="26"/>
                <w:szCs w:val="26"/>
              </w:rPr>
              <w:t xml:space="preserve"> </w:t>
            </w:r>
            <w:proofErr w:type="spellStart"/>
            <w:r w:rsidRPr="7A269CBB">
              <w:rPr>
                <w:rFonts w:asciiTheme="majorHAnsi" w:eastAsia="Calibri" w:hAnsiTheme="majorHAnsi" w:cstheme="majorBidi"/>
                <w:b/>
                <w:bCs/>
                <w:color w:val="000000" w:themeColor="text1"/>
                <w:sz w:val="26"/>
                <w:szCs w:val="26"/>
              </w:rPr>
              <w:t>liệu</w:t>
            </w:r>
            <w:proofErr w:type="spellEnd"/>
          </w:p>
        </w:tc>
        <w:tc>
          <w:tcPr>
            <w:tcW w:w="1530" w:type="dxa"/>
            <w:vAlign w:val="center"/>
          </w:tcPr>
          <w:p w14:paraId="7DA0F423" w14:textId="77777777" w:rsidR="45C33BC0" w:rsidRDefault="45C33BC0" w:rsidP="7A269CBB">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7A269CBB">
              <w:rPr>
                <w:rFonts w:asciiTheme="majorHAnsi" w:eastAsia="Calibri" w:hAnsiTheme="majorHAnsi" w:cstheme="majorBidi"/>
                <w:b/>
                <w:bCs/>
                <w:color w:val="000000" w:themeColor="text1"/>
                <w:sz w:val="26"/>
                <w:szCs w:val="26"/>
              </w:rPr>
              <w:t>Khóa</w:t>
            </w:r>
            <w:proofErr w:type="spellEnd"/>
            <w:r w:rsidRPr="7A269CBB">
              <w:rPr>
                <w:rFonts w:asciiTheme="majorHAnsi" w:eastAsia="Calibri" w:hAnsiTheme="majorHAnsi" w:cstheme="majorBidi"/>
                <w:b/>
                <w:bCs/>
                <w:color w:val="000000" w:themeColor="text1"/>
                <w:sz w:val="26"/>
                <w:szCs w:val="26"/>
              </w:rPr>
              <w:t xml:space="preserve"> </w:t>
            </w:r>
            <w:proofErr w:type="spellStart"/>
            <w:r w:rsidRPr="7A269CBB">
              <w:rPr>
                <w:rFonts w:asciiTheme="majorHAnsi" w:eastAsia="Calibri" w:hAnsiTheme="majorHAnsi" w:cstheme="majorBidi"/>
                <w:b/>
                <w:bCs/>
                <w:color w:val="000000" w:themeColor="text1"/>
                <w:sz w:val="26"/>
                <w:szCs w:val="26"/>
              </w:rPr>
              <w:t>chính</w:t>
            </w:r>
            <w:proofErr w:type="spellEnd"/>
          </w:p>
        </w:tc>
        <w:tc>
          <w:tcPr>
            <w:tcW w:w="1165" w:type="dxa"/>
            <w:vAlign w:val="center"/>
          </w:tcPr>
          <w:p w14:paraId="2BA6F9C3" w14:textId="77777777" w:rsidR="45C33BC0" w:rsidRDefault="45C33BC0" w:rsidP="7A269CBB">
            <w:pPr>
              <w:spacing w:before="120" w:after="120" w:line="312" w:lineRule="auto"/>
              <w:contextualSpacing/>
              <w:jc w:val="center"/>
              <w:rPr>
                <w:rFonts w:asciiTheme="majorHAnsi" w:eastAsia="Calibri" w:hAnsiTheme="majorHAnsi" w:cstheme="majorBidi"/>
                <w:b/>
                <w:bCs/>
                <w:color w:val="000000" w:themeColor="text1"/>
                <w:sz w:val="26"/>
                <w:szCs w:val="26"/>
              </w:rPr>
            </w:pPr>
            <w:r w:rsidRPr="7A269CBB">
              <w:rPr>
                <w:rFonts w:asciiTheme="majorHAnsi" w:eastAsia="Calibri" w:hAnsiTheme="majorHAnsi" w:cstheme="majorBidi"/>
                <w:b/>
                <w:bCs/>
                <w:color w:val="000000" w:themeColor="text1"/>
                <w:sz w:val="26"/>
                <w:szCs w:val="26"/>
              </w:rPr>
              <w:t>Not Null</w:t>
            </w:r>
          </w:p>
        </w:tc>
        <w:tc>
          <w:tcPr>
            <w:tcW w:w="1170" w:type="dxa"/>
            <w:vAlign w:val="center"/>
          </w:tcPr>
          <w:p w14:paraId="14CF20D9" w14:textId="77777777" w:rsidR="45C33BC0" w:rsidRDefault="45C33BC0" w:rsidP="7A269CBB">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7A269CBB">
              <w:rPr>
                <w:rFonts w:asciiTheme="majorHAnsi" w:eastAsia="Calibri" w:hAnsiTheme="majorHAnsi" w:cstheme="majorBidi"/>
                <w:b/>
                <w:bCs/>
                <w:color w:val="000000" w:themeColor="text1"/>
                <w:sz w:val="26"/>
                <w:szCs w:val="26"/>
              </w:rPr>
              <w:t>Khóa</w:t>
            </w:r>
            <w:proofErr w:type="spellEnd"/>
            <w:r w:rsidRPr="7A269CBB">
              <w:rPr>
                <w:rFonts w:asciiTheme="majorHAnsi" w:eastAsia="Calibri" w:hAnsiTheme="majorHAnsi" w:cstheme="majorBidi"/>
                <w:b/>
                <w:bCs/>
                <w:color w:val="000000" w:themeColor="text1"/>
                <w:sz w:val="26"/>
                <w:szCs w:val="26"/>
              </w:rPr>
              <w:t xml:space="preserve"> </w:t>
            </w:r>
            <w:proofErr w:type="spellStart"/>
            <w:r w:rsidRPr="7A269CBB">
              <w:rPr>
                <w:rFonts w:asciiTheme="majorHAnsi" w:eastAsia="Calibri" w:hAnsiTheme="majorHAnsi" w:cstheme="majorBidi"/>
                <w:b/>
                <w:bCs/>
                <w:color w:val="000000" w:themeColor="text1"/>
                <w:sz w:val="26"/>
                <w:szCs w:val="26"/>
              </w:rPr>
              <w:t>ngoại</w:t>
            </w:r>
            <w:proofErr w:type="spellEnd"/>
          </w:p>
        </w:tc>
      </w:tr>
      <w:tr w:rsidR="7A269CBB" w14:paraId="08288EF2" w14:textId="77777777" w:rsidTr="7A269CBB">
        <w:trPr>
          <w:trHeight w:val="301"/>
        </w:trPr>
        <w:tc>
          <w:tcPr>
            <w:tcW w:w="715" w:type="dxa"/>
            <w:vAlign w:val="center"/>
          </w:tcPr>
          <w:p w14:paraId="635A5EEC" w14:textId="77777777" w:rsidR="45C33BC0" w:rsidRDefault="45C33BC0" w:rsidP="7A269CBB">
            <w:pPr>
              <w:spacing w:before="120" w:after="120" w:line="312" w:lineRule="auto"/>
              <w:jc w:val="center"/>
              <w:rPr>
                <w:rFonts w:asciiTheme="majorHAnsi" w:eastAsia="Calibri" w:hAnsiTheme="majorHAnsi" w:cstheme="majorBidi"/>
                <w:color w:val="000000" w:themeColor="text1"/>
                <w:sz w:val="26"/>
                <w:szCs w:val="26"/>
              </w:rPr>
            </w:pPr>
            <w:r w:rsidRPr="7A269CBB">
              <w:rPr>
                <w:rFonts w:asciiTheme="majorHAnsi" w:eastAsia="Calibri" w:hAnsiTheme="majorHAnsi" w:cstheme="majorBidi"/>
                <w:color w:val="000000" w:themeColor="text1"/>
                <w:sz w:val="26"/>
                <w:szCs w:val="26"/>
              </w:rPr>
              <w:lastRenderedPageBreak/>
              <w:t>1</w:t>
            </w:r>
          </w:p>
        </w:tc>
        <w:tc>
          <w:tcPr>
            <w:tcW w:w="2705" w:type="dxa"/>
          </w:tcPr>
          <w:p w14:paraId="69C9A550" w14:textId="40908229" w:rsidR="54F57D00" w:rsidRDefault="54F57D00" w:rsidP="7A269CBB">
            <w:pPr>
              <w:spacing w:before="120" w:after="120" w:line="312" w:lineRule="auto"/>
              <w:rPr>
                <w:rFonts w:asciiTheme="majorHAnsi" w:eastAsia="Calibri" w:hAnsiTheme="majorHAnsi" w:cstheme="majorBidi"/>
                <w:color w:val="000000" w:themeColor="text1"/>
                <w:sz w:val="26"/>
                <w:szCs w:val="26"/>
              </w:rPr>
            </w:pPr>
            <w:proofErr w:type="spellStart"/>
            <w:r w:rsidRPr="7A269CBB">
              <w:rPr>
                <w:rFonts w:asciiTheme="majorHAnsi" w:eastAsia="Calibri" w:hAnsiTheme="majorHAnsi" w:cstheme="majorBidi"/>
                <w:color w:val="000000" w:themeColor="text1"/>
                <w:sz w:val="26"/>
                <w:szCs w:val="26"/>
              </w:rPr>
              <w:t>brand_id</w:t>
            </w:r>
            <w:proofErr w:type="spellEnd"/>
          </w:p>
        </w:tc>
        <w:tc>
          <w:tcPr>
            <w:tcW w:w="1620" w:type="dxa"/>
          </w:tcPr>
          <w:p w14:paraId="0A7FF30F" w14:textId="77777777" w:rsidR="45C33BC0" w:rsidRDefault="45C33BC0" w:rsidP="7A269CBB">
            <w:pPr>
              <w:spacing w:before="120" w:after="120" w:line="312" w:lineRule="auto"/>
              <w:rPr>
                <w:rFonts w:asciiTheme="majorHAnsi" w:eastAsia="Calibri" w:hAnsiTheme="majorHAnsi" w:cstheme="majorBidi"/>
                <w:color w:val="000000" w:themeColor="text1"/>
                <w:sz w:val="26"/>
                <w:szCs w:val="26"/>
              </w:rPr>
            </w:pPr>
            <w:proofErr w:type="gramStart"/>
            <w:r w:rsidRPr="7A269CBB">
              <w:rPr>
                <w:rFonts w:asciiTheme="majorHAnsi" w:eastAsia="Calibri" w:hAnsiTheme="majorHAnsi" w:cstheme="majorBidi"/>
                <w:color w:val="000000" w:themeColor="text1"/>
                <w:sz w:val="26"/>
                <w:szCs w:val="26"/>
              </w:rPr>
              <w:t>int(</w:t>
            </w:r>
            <w:proofErr w:type="gramEnd"/>
            <w:r w:rsidRPr="7A269CBB">
              <w:rPr>
                <w:rFonts w:asciiTheme="majorHAnsi" w:eastAsia="Calibri" w:hAnsiTheme="majorHAnsi" w:cstheme="majorBidi"/>
                <w:color w:val="000000" w:themeColor="text1"/>
                <w:sz w:val="26"/>
                <w:szCs w:val="26"/>
              </w:rPr>
              <w:t>100)</w:t>
            </w:r>
          </w:p>
        </w:tc>
        <w:tc>
          <w:tcPr>
            <w:tcW w:w="1530" w:type="dxa"/>
          </w:tcPr>
          <w:p w14:paraId="2BB5E3C5" w14:textId="77777777" w:rsidR="45C33BC0" w:rsidRDefault="45C33BC0" w:rsidP="7A269CBB">
            <w:pPr>
              <w:spacing w:before="120" w:after="120" w:line="312" w:lineRule="auto"/>
              <w:jc w:val="center"/>
              <w:rPr>
                <w:rFonts w:asciiTheme="majorHAnsi" w:eastAsia="Calibri" w:hAnsiTheme="majorHAnsi" w:cstheme="majorBidi"/>
                <w:color w:val="000000" w:themeColor="text1"/>
                <w:sz w:val="26"/>
                <w:szCs w:val="26"/>
              </w:rPr>
            </w:pPr>
            <w:r w:rsidRPr="7A269CBB">
              <w:rPr>
                <w:rFonts w:asciiTheme="majorHAnsi" w:eastAsia="Calibri" w:hAnsiTheme="majorHAnsi" w:cstheme="majorBidi"/>
                <w:color w:val="000000" w:themeColor="text1"/>
                <w:sz w:val="26"/>
                <w:szCs w:val="26"/>
              </w:rPr>
              <w:t>X</w:t>
            </w:r>
          </w:p>
        </w:tc>
        <w:tc>
          <w:tcPr>
            <w:tcW w:w="1165" w:type="dxa"/>
          </w:tcPr>
          <w:p w14:paraId="63B621F0" w14:textId="77777777" w:rsidR="45C33BC0" w:rsidRDefault="45C33BC0" w:rsidP="7A269CBB">
            <w:pPr>
              <w:spacing w:before="120" w:after="120" w:line="312" w:lineRule="auto"/>
              <w:jc w:val="center"/>
              <w:rPr>
                <w:rFonts w:asciiTheme="majorHAnsi" w:eastAsia="Calibri" w:hAnsiTheme="majorHAnsi" w:cstheme="majorBidi"/>
                <w:color w:val="000000" w:themeColor="text1"/>
                <w:sz w:val="26"/>
                <w:szCs w:val="26"/>
              </w:rPr>
            </w:pPr>
            <w:r w:rsidRPr="7A269CBB">
              <w:rPr>
                <w:rFonts w:asciiTheme="majorHAnsi" w:eastAsia="Calibri" w:hAnsiTheme="majorHAnsi" w:cstheme="majorBidi"/>
                <w:color w:val="000000" w:themeColor="text1"/>
                <w:sz w:val="26"/>
                <w:szCs w:val="26"/>
              </w:rPr>
              <w:t>X</w:t>
            </w:r>
          </w:p>
        </w:tc>
        <w:tc>
          <w:tcPr>
            <w:tcW w:w="1170" w:type="dxa"/>
          </w:tcPr>
          <w:p w14:paraId="3212189F" w14:textId="77777777" w:rsidR="7A269CBB" w:rsidRDefault="7A269CBB" w:rsidP="7A269CBB">
            <w:pPr>
              <w:spacing w:before="120" w:after="120" w:line="312" w:lineRule="auto"/>
              <w:jc w:val="center"/>
              <w:rPr>
                <w:rFonts w:asciiTheme="majorHAnsi" w:eastAsia="Calibri" w:hAnsiTheme="majorHAnsi" w:cstheme="majorBidi"/>
                <w:color w:val="000000" w:themeColor="text1"/>
                <w:sz w:val="26"/>
                <w:szCs w:val="26"/>
              </w:rPr>
            </w:pPr>
          </w:p>
        </w:tc>
      </w:tr>
      <w:tr w:rsidR="7A269CBB" w14:paraId="04538C14" w14:textId="77777777" w:rsidTr="7A269CBB">
        <w:trPr>
          <w:trHeight w:val="317"/>
        </w:trPr>
        <w:tc>
          <w:tcPr>
            <w:tcW w:w="715" w:type="dxa"/>
            <w:vAlign w:val="center"/>
          </w:tcPr>
          <w:p w14:paraId="0003519D" w14:textId="77777777" w:rsidR="45C33BC0" w:rsidRDefault="45C33BC0" w:rsidP="7A269CBB">
            <w:pPr>
              <w:spacing w:before="120" w:after="120" w:line="312" w:lineRule="auto"/>
              <w:jc w:val="center"/>
              <w:rPr>
                <w:rFonts w:asciiTheme="majorHAnsi" w:eastAsia="Calibri" w:hAnsiTheme="majorHAnsi" w:cstheme="majorBidi"/>
                <w:color w:val="000000" w:themeColor="text1"/>
                <w:sz w:val="26"/>
                <w:szCs w:val="26"/>
              </w:rPr>
            </w:pPr>
            <w:r w:rsidRPr="7A269CBB">
              <w:rPr>
                <w:rFonts w:asciiTheme="majorHAnsi" w:eastAsia="Calibri" w:hAnsiTheme="majorHAnsi" w:cstheme="majorBidi"/>
                <w:color w:val="000000" w:themeColor="text1"/>
                <w:sz w:val="26"/>
                <w:szCs w:val="26"/>
              </w:rPr>
              <w:t>2</w:t>
            </w:r>
          </w:p>
        </w:tc>
        <w:tc>
          <w:tcPr>
            <w:tcW w:w="2705" w:type="dxa"/>
          </w:tcPr>
          <w:p w14:paraId="619F5FA3" w14:textId="64708B0A" w:rsidR="54F57D00" w:rsidRDefault="54F57D00" w:rsidP="7A269CBB">
            <w:pPr>
              <w:spacing w:before="120" w:after="120" w:line="312" w:lineRule="auto"/>
              <w:rPr>
                <w:rFonts w:asciiTheme="majorHAnsi" w:eastAsia="Calibri" w:hAnsiTheme="majorHAnsi" w:cstheme="majorBidi"/>
                <w:color w:val="000000" w:themeColor="text1"/>
                <w:sz w:val="26"/>
                <w:szCs w:val="26"/>
              </w:rPr>
            </w:pPr>
            <w:proofErr w:type="spellStart"/>
            <w:r w:rsidRPr="7A269CBB">
              <w:rPr>
                <w:rFonts w:asciiTheme="majorHAnsi" w:eastAsia="Calibri" w:hAnsiTheme="majorHAnsi" w:cstheme="majorBidi"/>
                <w:color w:val="000000" w:themeColor="text1"/>
                <w:sz w:val="26"/>
                <w:szCs w:val="26"/>
              </w:rPr>
              <w:t>brand_title</w:t>
            </w:r>
            <w:proofErr w:type="spellEnd"/>
          </w:p>
        </w:tc>
        <w:tc>
          <w:tcPr>
            <w:tcW w:w="1620" w:type="dxa"/>
          </w:tcPr>
          <w:p w14:paraId="4174EA8B" w14:textId="74EFFCCC" w:rsidR="45C33BC0" w:rsidRDefault="45C33BC0" w:rsidP="7A269CBB">
            <w:pPr>
              <w:spacing w:before="120" w:after="120" w:line="312" w:lineRule="auto"/>
              <w:rPr>
                <w:rFonts w:asciiTheme="majorHAnsi" w:eastAsia="Calibri" w:hAnsiTheme="majorHAnsi" w:cstheme="majorBidi"/>
                <w:color w:val="000000" w:themeColor="text1"/>
                <w:sz w:val="26"/>
                <w:szCs w:val="26"/>
              </w:rPr>
            </w:pPr>
            <w:proofErr w:type="gramStart"/>
            <w:r w:rsidRPr="7A269CBB">
              <w:rPr>
                <w:rFonts w:asciiTheme="majorHAnsi" w:eastAsia="Calibri" w:hAnsiTheme="majorHAnsi" w:cstheme="majorBidi"/>
                <w:color w:val="000000" w:themeColor="text1"/>
                <w:sz w:val="26"/>
                <w:szCs w:val="26"/>
              </w:rPr>
              <w:t>varchar(</w:t>
            </w:r>
            <w:proofErr w:type="gramEnd"/>
            <w:r w:rsidRPr="7A269CBB">
              <w:rPr>
                <w:rFonts w:asciiTheme="majorHAnsi" w:eastAsia="Calibri" w:hAnsiTheme="majorHAnsi" w:cstheme="majorBidi"/>
                <w:color w:val="000000" w:themeColor="text1"/>
                <w:sz w:val="26"/>
                <w:szCs w:val="26"/>
              </w:rPr>
              <w:t>100)</w:t>
            </w:r>
          </w:p>
        </w:tc>
        <w:tc>
          <w:tcPr>
            <w:tcW w:w="1530" w:type="dxa"/>
          </w:tcPr>
          <w:p w14:paraId="244A3FFD" w14:textId="77777777" w:rsidR="7A269CBB" w:rsidRDefault="7A269CBB" w:rsidP="7A269CBB">
            <w:pPr>
              <w:spacing w:before="120" w:after="120" w:line="312" w:lineRule="auto"/>
              <w:jc w:val="center"/>
              <w:rPr>
                <w:rFonts w:asciiTheme="majorHAnsi" w:eastAsia="Calibri" w:hAnsiTheme="majorHAnsi" w:cstheme="majorBidi"/>
                <w:color w:val="000000" w:themeColor="text1"/>
                <w:sz w:val="26"/>
                <w:szCs w:val="26"/>
              </w:rPr>
            </w:pPr>
          </w:p>
        </w:tc>
        <w:tc>
          <w:tcPr>
            <w:tcW w:w="1165" w:type="dxa"/>
          </w:tcPr>
          <w:p w14:paraId="393999B4" w14:textId="77777777" w:rsidR="45C33BC0" w:rsidRDefault="45C33BC0" w:rsidP="7A269CBB">
            <w:pPr>
              <w:spacing w:before="120" w:after="120" w:line="312" w:lineRule="auto"/>
              <w:jc w:val="center"/>
              <w:rPr>
                <w:rFonts w:asciiTheme="majorHAnsi" w:eastAsia="Calibri" w:hAnsiTheme="majorHAnsi" w:cstheme="majorBidi"/>
                <w:color w:val="000000" w:themeColor="text1"/>
                <w:sz w:val="26"/>
                <w:szCs w:val="26"/>
              </w:rPr>
            </w:pPr>
            <w:r w:rsidRPr="7A269CBB">
              <w:rPr>
                <w:rFonts w:asciiTheme="majorHAnsi" w:eastAsia="Calibri" w:hAnsiTheme="majorHAnsi" w:cstheme="majorBidi"/>
                <w:color w:val="000000" w:themeColor="text1"/>
                <w:sz w:val="26"/>
                <w:szCs w:val="26"/>
              </w:rPr>
              <w:t>X</w:t>
            </w:r>
          </w:p>
        </w:tc>
        <w:tc>
          <w:tcPr>
            <w:tcW w:w="1170" w:type="dxa"/>
          </w:tcPr>
          <w:p w14:paraId="55F44E88" w14:textId="77777777" w:rsidR="7A269CBB" w:rsidRDefault="7A269CBB" w:rsidP="7A269CBB">
            <w:pPr>
              <w:spacing w:before="120" w:after="120" w:line="312" w:lineRule="auto"/>
              <w:jc w:val="center"/>
              <w:rPr>
                <w:rFonts w:asciiTheme="majorHAnsi" w:eastAsia="Calibri" w:hAnsiTheme="majorHAnsi" w:cstheme="majorBidi"/>
                <w:color w:val="000000" w:themeColor="text1"/>
                <w:sz w:val="26"/>
                <w:szCs w:val="26"/>
              </w:rPr>
            </w:pPr>
          </w:p>
        </w:tc>
      </w:tr>
      <w:tr w:rsidR="76BF6DC6" w14:paraId="5558ED39" w14:textId="77777777" w:rsidTr="76BF6DC6">
        <w:trPr>
          <w:trHeight w:val="317"/>
        </w:trPr>
        <w:tc>
          <w:tcPr>
            <w:tcW w:w="715" w:type="dxa"/>
            <w:vAlign w:val="center"/>
          </w:tcPr>
          <w:p w14:paraId="6CFBCEA6" w14:textId="0B108241" w:rsidR="76BF6DC6" w:rsidRDefault="32CAEDD5" w:rsidP="76BF6DC6">
            <w:pPr>
              <w:spacing w:line="312" w:lineRule="auto"/>
              <w:jc w:val="center"/>
              <w:rPr>
                <w:rFonts w:asciiTheme="majorHAnsi" w:eastAsia="Calibri" w:hAnsiTheme="majorHAnsi" w:cstheme="majorBidi"/>
                <w:color w:val="000000" w:themeColor="text1"/>
                <w:sz w:val="26"/>
                <w:szCs w:val="26"/>
              </w:rPr>
            </w:pPr>
            <w:r w:rsidRPr="32CAEDD5">
              <w:rPr>
                <w:rFonts w:asciiTheme="majorHAnsi" w:eastAsia="Calibri" w:hAnsiTheme="majorHAnsi" w:cstheme="majorBidi"/>
                <w:color w:val="000000" w:themeColor="text1"/>
                <w:sz w:val="26"/>
                <w:szCs w:val="26"/>
              </w:rPr>
              <w:t>3</w:t>
            </w:r>
          </w:p>
        </w:tc>
        <w:tc>
          <w:tcPr>
            <w:tcW w:w="2705" w:type="dxa"/>
          </w:tcPr>
          <w:p w14:paraId="0BBEB456" w14:textId="05D7F26E" w:rsidR="76BF6DC6" w:rsidRDefault="3BD1E209" w:rsidP="76BF6DC6">
            <w:pPr>
              <w:spacing w:line="312" w:lineRule="auto"/>
              <w:rPr>
                <w:rFonts w:asciiTheme="majorHAnsi" w:eastAsia="Calibri" w:hAnsiTheme="majorHAnsi" w:cstheme="majorBidi"/>
                <w:color w:val="000000" w:themeColor="text1"/>
                <w:sz w:val="26"/>
                <w:szCs w:val="26"/>
              </w:rPr>
            </w:pPr>
            <w:r w:rsidRPr="3BD1E209">
              <w:rPr>
                <w:rFonts w:asciiTheme="majorHAnsi" w:eastAsia="Calibri" w:hAnsiTheme="majorHAnsi" w:cstheme="majorBidi"/>
                <w:color w:val="000000" w:themeColor="text1"/>
                <w:sz w:val="26"/>
                <w:szCs w:val="26"/>
              </w:rPr>
              <w:t>name</w:t>
            </w:r>
          </w:p>
        </w:tc>
        <w:tc>
          <w:tcPr>
            <w:tcW w:w="1620" w:type="dxa"/>
          </w:tcPr>
          <w:p w14:paraId="3F4B9474" w14:textId="0628A717" w:rsidR="76BF6DC6" w:rsidRDefault="052B7E51" w:rsidP="2DC1958B">
            <w:pPr>
              <w:pStyle w:val="ListParagraph"/>
              <w:spacing w:before="120" w:after="120" w:line="312" w:lineRule="auto"/>
              <w:ind w:left="0"/>
              <w:rPr>
                <w:rFonts w:asciiTheme="majorHAnsi" w:hAnsiTheme="majorHAnsi" w:cstheme="majorBidi"/>
                <w:color w:val="000000" w:themeColor="text1"/>
              </w:rPr>
            </w:pPr>
            <w:r w:rsidRPr="2DC1958B">
              <w:rPr>
                <w:rFonts w:asciiTheme="majorHAnsi" w:hAnsiTheme="majorHAnsi" w:cstheme="majorBidi"/>
                <w:color w:val="000000" w:themeColor="text1"/>
              </w:rPr>
              <w:t>text</w:t>
            </w:r>
          </w:p>
        </w:tc>
        <w:tc>
          <w:tcPr>
            <w:tcW w:w="1530" w:type="dxa"/>
          </w:tcPr>
          <w:p w14:paraId="10837E2C" w14:textId="2F1501B4" w:rsidR="76BF6DC6" w:rsidRDefault="76BF6DC6" w:rsidP="76BF6DC6">
            <w:pPr>
              <w:spacing w:line="312" w:lineRule="auto"/>
              <w:jc w:val="center"/>
              <w:rPr>
                <w:rFonts w:asciiTheme="majorHAnsi" w:eastAsia="Calibri" w:hAnsiTheme="majorHAnsi" w:cstheme="majorBidi"/>
                <w:color w:val="000000" w:themeColor="text1"/>
                <w:sz w:val="26"/>
                <w:szCs w:val="26"/>
              </w:rPr>
            </w:pPr>
          </w:p>
        </w:tc>
        <w:tc>
          <w:tcPr>
            <w:tcW w:w="1165" w:type="dxa"/>
          </w:tcPr>
          <w:p w14:paraId="1C86FC8F" w14:textId="3C50248C" w:rsidR="76BF6DC6" w:rsidRDefault="2DC1958B" w:rsidP="76BF6DC6">
            <w:pPr>
              <w:spacing w:line="312" w:lineRule="auto"/>
              <w:jc w:val="center"/>
              <w:rPr>
                <w:rFonts w:asciiTheme="majorHAnsi" w:eastAsia="Calibri" w:hAnsiTheme="majorHAnsi" w:cstheme="majorBidi"/>
                <w:color w:val="000000" w:themeColor="text1"/>
                <w:sz w:val="26"/>
                <w:szCs w:val="26"/>
              </w:rPr>
            </w:pPr>
            <w:r w:rsidRPr="2DC1958B">
              <w:rPr>
                <w:rFonts w:asciiTheme="majorHAnsi" w:eastAsia="Calibri" w:hAnsiTheme="majorHAnsi" w:cstheme="majorBidi"/>
                <w:color w:val="000000" w:themeColor="text1"/>
                <w:sz w:val="26"/>
                <w:szCs w:val="26"/>
              </w:rPr>
              <w:t>X</w:t>
            </w:r>
          </w:p>
        </w:tc>
        <w:tc>
          <w:tcPr>
            <w:tcW w:w="1170" w:type="dxa"/>
          </w:tcPr>
          <w:p w14:paraId="2F4B7842" w14:textId="65FF7915" w:rsidR="76BF6DC6" w:rsidRDefault="76BF6DC6" w:rsidP="76BF6DC6">
            <w:pPr>
              <w:spacing w:line="312" w:lineRule="auto"/>
              <w:jc w:val="center"/>
              <w:rPr>
                <w:rFonts w:asciiTheme="majorHAnsi" w:eastAsia="Calibri" w:hAnsiTheme="majorHAnsi" w:cstheme="majorBidi"/>
                <w:color w:val="000000" w:themeColor="text1"/>
                <w:sz w:val="26"/>
                <w:szCs w:val="26"/>
              </w:rPr>
            </w:pPr>
          </w:p>
        </w:tc>
      </w:tr>
    </w:tbl>
    <w:p w14:paraId="747091F7" w14:textId="59B7C38D" w:rsidR="5F95EC81" w:rsidRPr="001F3F51" w:rsidRDefault="001F3F51" w:rsidP="001F3F51">
      <w:pPr>
        <w:pStyle w:val="Caption"/>
        <w:jc w:val="center"/>
        <w:rPr>
          <w:color w:val="000000" w:themeColor="text1"/>
          <w:sz w:val="26"/>
          <w:szCs w:val="26"/>
        </w:rPr>
      </w:pPr>
      <w:bookmarkStart w:id="436" w:name="_Toc104936153"/>
      <w:proofErr w:type="spellStart"/>
      <w:r w:rsidRPr="001F3F51">
        <w:rPr>
          <w:sz w:val="26"/>
          <w:szCs w:val="26"/>
        </w:rPr>
        <w:t>Bảng</w:t>
      </w:r>
      <w:proofErr w:type="spellEnd"/>
      <w:r w:rsidRPr="001F3F51">
        <w:rPr>
          <w:sz w:val="26"/>
          <w:szCs w:val="26"/>
        </w:rPr>
        <w:t xml:space="preserve"> </w:t>
      </w:r>
      <w:r w:rsidRPr="001F3F51">
        <w:rPr>
          <w:sz w:val="26"/>
          <w:szCs w:val="26"/>
        </w:rPr>
        <w:fldChar w:fldCharType="begin"/>
      </w:r>
      <w:r w:rsidRPr="001F3F51">
        <w:rPr>
          <w:sz w:val="26"/>
          <w:szCs w:val="26"/>
        </w:rPr>
        <w:instrText xml:space="preserve"> SEQ Bảng \* ARABIC </w:instrText>
      </w:r>
      <w:r w:rsidRPr="001F3F51">
        <w:rPr>
          <w:sz w:val="26"/>
          <w:szCs w:val="26"/>
        </w:rPr>
        <w:fldChar w:fldCharType="separate"/>
      </w:r>
      <w:r>
        <w:rPr>
          <w:noProof/>
          <w:sz w:val="26"/>
          <w:szCs w:val="26"/>
        </w:rPr>
        <w:t>10</w:t>
      </w:r>
      <w:r w:rsidRPr="001F3F51">
        <w:rPr>
          <w:sz w:val="26"/>
          <w:szCs w:val="26"/>
        </w:rPr>
        <w:fldChar w:fldCharType="end"/>
      </w:r>
      <w:r w:rsidRPr="001F3F51">
        <w:rPr>
          <w:color w:val="000000" w:themeColor="text1"/>
          <w:sz w:val="26"/>
          <w:szCs w:val="26"/>
        </w:rPr>
        <w:t xml:space="preserve">: </w:t>
      </w:r>
      <w:proofErr w:type="spellStart"/>
      <w:r w:rsidRPr="001F3F51">
        <w:rPr>
          <w:color w:val="000000" w:themeColor="text1"/>
          <w:sz w:val="26"/>
          <w:szCs w:val="26"/>
        </w:rPr>
        <w:t>Thực</w:t>
      </w:r>
      <w:proofErr w:type="spellEnd"/>
      <w:r w:rsidRPr="001F3F51">
        <w:rPr>
          <w:color w:val="000000" w:themeColor="text1"/>
          <w:sz w:val="26"/>
          <w:szCs w:val="26"/>
        </w:rPr>
        <w:t xml:space="preserve"> </w:t>
      </w:r>
      <w:proofErr w:type="spellStart"/>
      <w:r w:rsidRPr="001F3F51">
        <w:rPr>
          <w:color w:val="000000" w:themeColor="text1"/>
          <w:sz w:val="26"/>
          <w:szCs w:val="26"/>
        </w:rPr>
        <w:t>thể</w:t>
      </w:r>
      <w:proofErr w:type="spellEnd"/>
      <w:r w:rsidRPr="001F3F51">
        <w:rPr>
          <w:color w:val="000000" w:themeColor="text1"/>
          <w:sz w:val="26"/>
          <w:szCs w:val="26"/>
        </w:rPr>
        <w:t xml:space="preserve"> </w:t>
      </w:r>
      <w:proofErr w:type="spellStart"/>
      <w:r w:rsidRPr="001F3F51">
        <w:rPr>
          <w:color w:val="000000" w:themeColor="text1"/>
          <w:sz w:val="26"/>
          <w:szCs w:val="26"/>
        </w:rPr>
        <w:t>bảng</w:t>
      </w:r>
      <w:proofErr w:type="spellEnd"/>
      <w:r w:rsidRPr="001F3F51">
        <w:rPr>
          <w:color w:val="000000" w:themeColor="text1"/>
          <w:sz w:val="26"/>
          <w:szCs w:val="26"/>
        </w:rPr>
        <w:t xml:space="preserve"> Country</w:t>
      </w:r>
      <w:bookmarkEnd w:id="436"/>
    </w:p>
    <w:tbl>
      <w:tblPr>
        <w:tblStyle w:val="TableGrid"/>
        <w:tblW w:w="0" w:type="auto"/>
        <w:tblInd w:w="85" w:type="dxa"/>
        <w:tblLook w:val="04A0" w:firstRow="1" w:lastRow="0" w:firstColumn="1" w:lastColumn="0" w:noHBand="0" w:noVBand="1"/>
      </w:tblPr>
      <w:tblGrid>
        <w:gridCol w:w="720"/>
        <w:gridCol w:w="2304"/>
        <w:gridCol w:w="1844"/>
        <w:gridCol w:w="1608"/>
        <w:gridCol w:w="1266"/>
        <w:gridCol w:w="1234"/>
      </w:tblGrid>
      <w:tr w:rsidR="66687755" w14:paraId="2DC25905" w14:textId="77777777" w:rsidTr="00684946">
        <w:trPr>
          <w:trHeight w:val="598"/>
        </w:trPr>
        <w:tc>
          <w:tcPr>
            <w:tcW w:w="8976" w:type="dxa"/>
            <w:gridSpan w:val="6"/>
            <w:vAlign w:val="center"/>
          </w:tcPr>
          <w:p w14:paraId="1857EA32" w14:textId="4F6D52E7" w:rsidR="29BF64BC" w:rsidRDefault="00684946" w:rsidP="00684946">
            <w:pPr>
              <w:pStyle w:val="ListParagraph"/>
              <w:spacing w:before="120" w:after="120" w:line="312" w:lineRule="auto"/>
              <w:ind w:left="0"/>
              <w:jc w:val="center"/>
              <w:rPr>
                <w:rFonts w:asciiTheme="majorHAnsi" w:hAnsiTheme="majorHAnsi" w:cstheme="majorBidi"/>
                <w:b/>
                <w:bCs/>
                <w:color w:val="000000" w:themeColor="text1"/>
              </w:rPr>
            </w:pPr>
            <w:r w:rsidRPr="00684946">
              <w:rPr>
                <w:rFonts w:asciiTheme="majorHAnsi" w:hAnsiTheme="majorHAnsi" w:cstheme="majorBidi"/>
                <w:b/>
                <w:bCs/>
                <w:color w:val="000000" w:themeColor="text1"/>
              </w:rPr>
              <w:t>Blog</w:t>
            </w:r>
          </w:p>
        </w:tc>
      </w:tr>
      <w:tr w:rsidR="66687755" w14:paraId="5C7F8C54" w14:textId="77777777" w:rsidTr="00684946">
        <w:trPr>
          <w:trHeight w:val="598"/>
        </w:trPr>
        <w:tc>
          <w:tcPr>
            <w:tcW w:w="720" w:type="dxa"/>
            <w:vAlign w:val="center"/>
          </w:tcPr>
          <w:p w14:paraId="6BFD04E2" w14:textId="77777777" w:rsidR="296DB1C6" w:rsidRDefault="296DB1C6"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STT</w:t>
            </w:r>
          </w:p>
        </w:tc>
        <w:tc>
          <w:tcPr>
            <w:tcW w:w="2304" w:type="dxa"/>
            <w:vAlign w:val="center"/>
          </w:tcPr>
          <w:p w14:paraId="3CE7E8AF" w14:textId="77777777" w:rsidR="296DB1C6" w:rsidRDefault="296DB1C6" w:rsidP="66687755">
            <w:pPr>
              <w:pStyle w:val="ListParagraph"/>
              <w:spacing w:before="120" w:after="120" w:line="312" w:lineRule="auto"/>
              <w:ind w:left="0"/>
              <w:jc w:val="center"/>
              <w:rPr>
                <w:rFonts w:asciiTheme="majorHAnsi" w:hAnsiTheme="majorHAnsi" w:cstheme="majorBidi"/>
                <w:b/>
                <w:bCs/>
                <w:color w:val="000000" w:themeColor="text1"/>
              </w:rPr>
            </w:pPr>
            <w:proofErr w:type="spellStart"/>
            <w:r w:rsidRPr="66687755">
              <w:rPr>
                <w:rFonts w:asciiTheme="majorHAnsi" w:hAnsiTheme="majorHAnsi" w:cstheme="majorBidi"/>
                <w:b/>
                <w:bCs/>
                <w:color w:val="000000" w:themeColor="text1"/>
              </w:rPr>
              <w:t>Tên</w:t>
            </w:r>
            <w:proofErr w:type="spellEnd"/>
            <w:r w:rsidRPr="66687755">
              <w:rPr>
                <w:rFonts w:asciiTheme="majorHAnsi" w:hAnsiTheme="majorHAnsi" w:cstheme="majorBidi"/>
                <w:b/>
                <w:bCs/>
                <w:color w:val="000000" w:themeColor="text1"/>
              </w:rPr>
              <w:t xml:space="preserve"> </w:t>
            </w:r>
            <w:proofErr w:type="spellStart"/>
            <w:r w:rsidRPr="66687755">
              <w:rPr>
                <w:rFonts w:asciiTheme="majorHAnsi" w:hAnsiTheme="majorHAnsi" w:cstheme="majorBidi"/>
                <w:b/>
                <w:bCs/>
                <w:color w:val="000000" w:themeColor="text1"/>
              </w:rPr>
              <w:t>thuộc</w:t>
            </w:r>
            <w:proofErr w:type="spellEnd"/>
            <w:r w:rsidRPr="66687755">
              <w:rPr>
                <w:rFonts w:asciiTheme="majorHAnsi" w:hAnsiTheme="majorHAnsi" w:cstheme="majorBidi"/>
                <w:b/>
                <w:bCs/>
                <w:color w:val="000000" w:themeColor="text1"/>
              </w:rPr>
              <w:t xml:space="preserve"> </w:t>
            </w:r>
            <w:proofErr w:type="spellStart"/>
            <w:r w:rsidRPr="66687755">
              <w:rPr>
                <w:rFonts w:asciiTheme="majorHAnsi" w:hAnsiTheme="majorHAnsi" w:cstheme="majorBidi"/>
                <w:b/>
                <w:bCs/>
                <w:color w:val="000000" w:themeColor="text1"/>
              </w:rPr>
              <w:t>tính</w:t>
            </w:r>
            <w:proofErr w:type="spellEnd"/>
          </w:p>
        </w:tc>
        <w:tc>
          <w:tcPr>
            <w:tcW w:w="1844" w:type="dxa"/>
            <w:vAlign w:val="center"/>
          </w:tcPr>
          <w:p w14:paraId="73860C90" w14:textId="77777777" w:rsidR="296DB1C6" w:rsidRDefault="296DB1C6" w:rsidP="66687755">
            <w:pPr>
              <w:pStyle w:val="ListParagraph"/>
              <w:spacing w:before="120" w:after="120" w:line="312" w:lineRule="auto"/>
              <w:ind w:left="0"/>
              <w:jc w:val="center"/>
              <w:rPr>
                <w:rFonts w:asciiTheme="majorHAnsi" w:hAnsiTheme="majorHAnsi" w:cstheme="majorBidi"/>
                <w:b/>
                <w:bCs/>
                <w:color w:val="000000" w:themeColor="text1"/>
              </w:rPr>
            </w:pPr>
            <w:proofErr w:type="spellStart"/>
            <w:r w:rsidRPr="66687755">
              <w:rPr>
                <w:rFonts w:asciiTheme="majorHAnsi" w:hAnsiTheme="majorHAnsi" w:cstheme="majorBidi"/>
                <w:b/>
                <w:bCs/>
                <w:color w:val="000000" w:themeColor="text1"/>
              </w:rPr>
              <w:t>Kiểu</w:t>
            </w:r>
            <w:proofErr w:type="spellEnd"/>
            <w:r w:rsidRPr="66687755">
              <w:rPr>
                <w:rFonts w:asciiTheme="majorHAnsi" w:hAnsiTheme="majorHAnsi" w:cstheme="majorBidi"/>
                <w:b/>
                <w:bCs/>
                <w:color w:val="000000" w:themeColor="text1"/>
              </w:rPr>
              <w:t xml:space="preserve"> </w:t>
            </w:r>
            <w:proofErr w:type="spellStart"/>
            <w:r w:rsidRPr="66687755">
              <w:rPr>
                <w:rFonts w:asciiTheme="majorHAnsi" w:hAnsiTheme="majorHAnsi" w:cstheme="majorBidi"/>
                <w:b/>
                <w:bCs/>
                <w:color w:val="000000" w:themeColor="text1"/>
              </w:rPr>
              <w:t>dữ</w:t>
            </w:r>
            <w:proofErr w:type="spellEnd"/>
            <w:r w:rsidRPr="66687755">
              <w:rPr>
                <w:rFonts w:asciiTheme="majorHAnsi" w:hAnsiTheme="majorHAnsi" w:cstheme="majorBidi"/>
                <w:b/>
                <w:bCs/>
                <w:color w:val="000000" w:themeColor="text1"/>
              </w:rPr>
              <w:t xml:space="preserve"> </w:t>
            </w:r>
            <w:proofErr w:type="spellStart"/>
            <w:r w:rsidRPr="66687755">
              <w:rPr>
                <w:rFonts w:asciiTheme="majorHAnsi" w:hAnsiTheme="majorHAnsi" w:cstheme="majorBidi"/>
                <w:b/>
                <w:bCs/>
                <w:color w:val="000000" w:themeColor="text1"/>
              </w:rPr>
              <w:t>liệu</w:t>
            </w:r>
            <w:proofErr w:type="spellEnd"/>
          </w:p>
        </w:tc>
        <w:tc>
          <w:tcPr>
            <w:tcW w:w="1608" w:type="dxa"/>
            <w:vAlign w:val="center"/>
          </w:tcPr>
          <w:p w14:paraId="77A0BDAC" w14:textId="77777777" w:rsidR="296DB1C6" w:rsidRDefault="296DB1C6" w:rsidP="66687755">
            <w:pPr>
              <w:pStyle w:val="ListParagraph"/>
              <w:spacing w:before="120" w:after="120" w:line="312" w:lineRule="auto"/>
              <w:ind w:left="0"/>
              <w:jc w:val="center"/>
              <w:rPr>
                <w:rFonts w:asciiTheme="majorHAnsi" w:hAnsiTheme="majorHAnsi" w:cstheme="majorBidi"/>
                <w:b/>
                <w:bCs/>
                <w:color w:val="000000" w:themeColor="text1"/>
              </w:rPr>
            </w:pPr>
            <w:proofErr w:type="spellStart"/>
            <w:r w:rsidRPr="66687755">
              <w:rPr>
                <w:rFonts w:asciiTheme="majorHAnsi" w:hAnsiTheme="majorHAnsi" w:cstheme="majorBidi"/>
                <w:b/>
                <w:bCs/>
                <w:color w:val="000000" w:themeColor="text1"/>
              </w:rPr>
              <w:t>Khóa</w:t>
            </w:r>
            <w:proofErr w:type="spellEnd"/>
            <w:r w:rsidRPr="66687755">
              <w:rPr>
                <w:rFonts w:asciiTheme="majorHAnsi" w:hAnsiTheme="majorHAnsi" w:cstheme="majorBidi"/>
                <w:b/>
                <w:bCs/>
                <w:color w:val="000000" w:themeColor="text1"/>
              </w:rPr>
              <w:t xml:space="preserve"> </w:t>
            </w:r>
            <w:proofErr w:type="spellStart"/>
            <w:r w:rsidRPr="66687755">
              <w:rPr>
                <w:rFonts w:asciiTheme="majorHAnsi" w:hAnsiTheme="majorHAnsi" w:cstheme="majorBidi"/>
                <w:b/>
                <w:bCs/>
                <w:color w:val="000000" w:themeColor="text1"/>
              </w:rPr>
              <w:t>chính</w:t>
            </w:r>
            <w:proofErr w:type="spellEnd"/>
          </w:p>
        </w:tc>
        <w:tc>
          <w:tcPr>
            <w:tcW w:w="1266" w:type="dxa"/>
            <w:vAlign w:val="center"/>
          </w:tcPr>
          <w:p w14:paraId="26739640" w14:textId="77777777" w:rsidR="296DB1C6" w:rsidRDefault="296DB1C6"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Not Null</w:t>
            </w:r>
          </w:p>
        </w:tc>
        <w:tc>
          <w:tcPr>
            <w:tcW w:w="1234" w:type="dxa"/>
            <w:vAlign w:val="center"/>
          </w:tcPr>
          <w:p w14:paraId="7C65BB6F" w14:textId="77777777" w:rsidR="296DB1C6" w:rsidRDefault="296DB1C6" w:rsidP="66687755">
            <w:pPr>
              <w:pStyle w:val="ListParagraph"/>
              <w:spacing w:before="120" w:after="120" w:line="312" w:lineRule="auto"/>
              <w:ind w:left="0"/>
              <w:jc w:val="center"/>
              <w:rPr>
                <w:rFonts w:asciiTheme="majorHAnsi" w:hAnsiTheme="majorHAnsi" w:cstheme="majorBidi"/>
                <w:b/>
                <w:bCs/>
                <w:color w:val="000000" w:themeColor="text1"/>
              </w:rPr>
            </w:pPr>
            <w:proofErr w:type="spellStart"/>
            <w:r w:rsidRPr="66687755">
              <w:rPr>
                <w:rFonts w:asciiTheme="majorHAnsi" w:hAnsiTheme="majorHAnsi" w:cstheme="majorBidi"/>
                <w:b/>
                <w:bCs/>
                <w:color w:val="000000" w:themeColor="text1"/>
              </w:rPr>
              <w:t>Khóa</w:t>
            </w:r>
            <w:proofErr w:type="spellEnd"/>
            <w:r w:rsidRPr="66687755">
              <w:rPr>
                <w:rFonts w:asciiTheme="majorHAnsi" w:hAnsiTheme="majorHAnsi" w:cstheme="majorBidi"/>
                <w:b/>
                <w:bCs/>
                <w:color w:val="000000" w:themeColor="text1"/>
              </w:rPr>
              <w:t xml:space="preserve"> </w:t>
            </w:r>
            <w:proofErr w:type="spellStart"/>
            <w:r w:rsidRPr="66687755">
              <w:rPr>
                <w:rFonts w:asciiTheme="majorHAnsi" w:hAnsiTheme="majorHAnsi" w:cstheme="majorBidi"/>
                <w:b/>
                <w:bCs/>
                <w:color w:val="000000" w:themeColor="text1"/>
              </w:rPr>
              <w:t>ngoại</w:t>
            </w:r>
            <w:proofErr w:type="spellEnd"/>
          </w:p>
        </w:tc>
      </w:tr>
      <w:tr w:rsidR="66687755" w14:paraId="2987EE7D" w14:textId="77777777" w:rsidTr="00684946">
        <w:trPr>
          <w:trHeight w:val="284"/>
        </w:trPr>
        <w:tc>
          <w:tcPr>
            <w:tcW w:w="720" w:type="dxa"/>
            <w:vAlign w:val="center"/>
          </w:tcPr>
          <w:p w14:paraId="2C5263D4" w14:textId="77777777" w:rsidR="296DB1C6" w:rsidRDefault="296DB1C6" w:rsidP="66687755">
            <w:pPr>
              <w:pStyle w:val="ListParagraph"/>
              <w:spacing w:before="120" w:after="120" w:line="312" w:lineRule="auto"/>
              <w:ind w:left="0"/>
              <w:jc w:val="center"/>
              <w:rPr>
                <w:rFonts w:asciiTheme="majorHAnsi" w:hAnsiTheme="majorHAnsi" w:cstheme="majorBidi"/>
                <w:color w:val="000000" w:themeColor="text1"/>
              </w:rPr>
            </w:pPr>
            <w:r w:rsidRPr="66687755">
              <w:rPr>
                <w:rFonts w:asciiTheme="majorHAnsi" w:hAnsiTheme="majorHAnsi" w:cstheme="majorBidi"/>
                <w:color w:val="000000" w:themeColor="text1"/>
              </w:rPr>
              <w:t>1</w:t>
            </w:r>
          </w:p>
        </w:tc>
        <w:tc>
          <w:tcPr>
            <w:tcW w:w="2304" w:type="dxa"/>
          </w:tcPr>
          <w:p w14:paraId="634FA601" w14:textId="43DF098D" w:rsidR="296DB1C6" w:rsidRDefault="296DB1C6" w:rsidP="66687755">
            <w:pPr>
              <w:pStyle w:val="ListParagraph"/>
              <w:spacing w:before="120" w:after="120" w:line="312" w:lineRule="auto"/>
              <w:ind w:left="0"/>
              <w:rPr>
                <w:rFonts w:asciiTheme="majorHAnsi" w:hAnsiTheme="majorHAnsi" w:cstheme="majorBidi"/>
                <w:color w:val="000000" w:themeColor="text1"/>
              </w:rPr>
            </w:pPr>
            <w:r w:rsidRPr="66687755">
              <w:rPr>
                <w:rFonts w:asciiTheme="majorHAnsi" w:hAnsiTheme="majorHAnsi" w:cstheme="majorBidi"/>
                <w:color w:val="000000" w:themeColor="text1"/>
              </w:rPr>
              <w:t>id</w:t>
            </w:r>
          </w:p>
        </w:tc>
        <w:tc>
          <w:tcPr>
            <w:tcW w:w="1844" w:type="dxa"/>
          </w:tcPr>
          <w:p w14:paraId="548153F6" w14:textId="63003363" w:rsidR="296DB1C6" w:rsidRDefault="296DB1C6" w:rsidP="66687755">
            <w:pPr>
              <w:pStyle w:val="ListParagraph"/>
              <w:spacing w:before="120" w:after="120" w:line="312" w:lineRule="auto"/>
              <w:ind w:left="0"/>
              <w:rPr>
                <w:rFonts w:asciiTheme="majorHAnsi" w:hAnsiTheme="majorHAnsi" w:cstheme="majorBidi"/>
                <w:color w:val="000000" w:themeColor="text1"/>
              </w:rPr>
            </w:pPr>
            <w:proofErr w:type="gramStart"/>
            <w:r w:rsidRPr="66687755">
              <w:rPr>
                <w:rFonts w:asciiTheme="majorHAnsi" w:hAnsiTheme="majorHAnsi" w:cstheme="majorBidi"/>
                <w:color w:val="000000" w:themeColor="text1"/>
              </w:rPr>
              <w:t>int(</w:t>
            </w:r>
            <w:proofErr w:type="gramEnd"/>
            <w:r w:rsidRPr="66687755">
              <w:rPr>
                <w:rFonts w:asciiTheme="majorHAnsi" w:hAnsiTheme="majorHAnsi" w:cstheme="majorBidi"/>
                <w:color w:val="000000" w:themeColor="text1"/>
              </w:rPr>
              <w:t>11)</w:t>
            </w:r>
            <w:r>
              <w:tab/>
            </w:r>
          </w:p>
        </w:tc>
        <w:tc>
          <w:tcPr>
            <w:tcW w:w="1608" w:type="dxa"/>
          </w:tcPr>
          <w:p w14:paraId="5E4B9F7D" w14:textId="77777777" w:rsidR="296DB1C6" w:rsidRDefault="296DB1C6"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X</w:t>
            </w:r>
          </w:p>
        </w:tc>
        <w:tc>
          <w:tcPr>
            <w:tcW w:w="1266" w:type="dxa"/>
          </w:tcPr>
          <w:p w14:paraId="5AE90F5F" w14:textId="77777777" w:rsidR="296DB1C6" w:rsidRDefault="296DB1C6"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X</w:t>
            </w:r>
          </w:p>
        </w:tc>
        <w:tc>
          <w:tcPr>
            <w:tcW w:w="1234" w:type="dxa"/>
          </w:tcPr>
          <w:p w14:paraId="070B4A38"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r>
      <w:tr w:rsidR="66687755" w14:paraId="17DF15FE" w14:textId="77777777" w:rsidTr="00684946">
        <w:trPr>
          <w:trHeight w:val="299"/>
        </w:trPr>
        <w:tc>
          <w:tcPr>
            <w:tcW w:w="720" w:type="dxa"/>
            <w:vAlign w:val="center"/>
          </w:tcPr>
          <w:p w14:paraId="37D28E11" w14:textId="77777777" w:rsidR="296DB1C6" w:rsidRDefault="296DB1C6" w:rsidP="66687755">
            <w:pPr>
              <w:pStyle w:val="ListParagraph"/>
              <w:spacing w:before="120" w:after="120" w:line="312" w:lineRule="auto"/>
              <w:ind w:left="0"/>
              <w:jc w:val="center"/>
              <w:rPr>
                <w:rFonts w:asciiTheme="majorHAnsi" w:hAnsiTheme="majorHAnsi" w:cstheme="majorBidi"/>
                <w:color w:val="000000" w:themeColor="text1"/>
              </w:rPr>
            </w:pPr>
            <w:r w:rsidRPr="66687755">
              <w:rPr>
                <w:rFonts w:asciiTheme="majorHAnsi" w:hAnsiTheme="majorHAnsi" w:cstheme="majorBidi"/>
                <w:color w:val="000000" w:themeColor="text1"/>
              </w:rPr>
              <w:t>2</w:t>
            </w:r>
          </w:p>
        </w:tc>
        <w:tc>
          <w:tcPr>
            <w:tcW w:w="2304" w:type="dxa"/>
          </w:tcPr>
          <w:p w14:paraId="2CB7D3B5" w14:textId="13594861" w:rsidR="296DB1C6" w:rsidRDefault="296DB1C6" w:rsidP="66687755">
            <w:pPr>
              <w:pStyle w:val="ListParagraph"/>
              <w:spacing w:before="120" w:after="120" w:line="312" w:lineRule="auto"/>
              <w:ind w:left="0"/>
              <w:rPr>
                <w:rFonts w:asciiTheme="majorHAnsi" w:hAnsiTheme="majorHAnsi" w:cstheme="majorBidi"/>
                <w:color w:val="000000" w:themeColor="text1"/>
              </w:rPr>
            </w:pPr>
            <w:proofErr w:type="spellStart"/>
            <w:r w:rsidRPr="66687755">
              <w:rPr>
                <w:rFonts w:asciiTheme="majorHAnsi" w:hAnsiTheme="majorHAnsi" w:cstheme="majorBidi"/>
                <w:color w:val="000000" w:themeColor="text1"/>
              </w:rPr>
              <w:t>ip_address</w:t>
            </w:r>
            <w:proofErr w:type="spellEnd"/>
          </w:p>
        </w:tc>
        <w:tc>
          <w:tcPr>
            <w:tcW w:w="1844" w:type="dxa"/>
          </w:tcPr>
          <w:p w14:paraId="14489091" w14:textId="0DC76151" w:rsidR="296DB1C6" w:rsidRDefault="296DB1C6" w:rsidP="66687755">
            <w:pPr>
              <w:pStyle w:val="ListParagraph"/>
              <w:spacing w:before="120" w:after="120" w:line="312" w:lineRule="auto"/>
              <w:ind w:left="0"/>
              <w:rPr>
                <w:rFonts w:asciiTheme="majorHAnsi" w:hAnsiTheme="majorHAnsi" w:cstheme="majorBidi"/>
                <w:color w:val="000000" w:themeColor="text1"/>
              </w:rPr>
            </w:pPr>
            <w:proofErr w:type="gramStart"/>
            <w:r w:rsidRPr="66687755">
              <w:rPr>
                <w:rFonts w:asciiTheme="majorHAnsi" w:hAnsiTheme="majorHAnsi" w:cstheme="majorBidi"/>
                <w:color w:val="000000" w:themeColor="text1"/>
              </w:rPr>
              <w:t>varchar(</w:t>
            </w:r>
            <w:proofErr w:type="gramEnd"/>
            <w:r w:rsidRPr="66687755">
              <w:rPr>
                <w:rFonts w:asciiTheme="majorHAnsi" w:hAnsiTheme="majorHAnsi" w:cstheme="majorBidi"/>
                <w:color w:val="000000" w:themeColor="text1"/>
              </w:rPr>
              <w:t>255)</w:t>
            </w:r>
            <w:r>
              <w:tab/>
            </w:r>
          </w:p>
        </w:tc>
        <w:tc>
          <w:tcPr>
            <w:tcW w:w="1608" w:type="dxa"/>
          </w:tcPr>
          <w:p w14:paraId="41788610"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27921644" w14:textId="5D4D6A0E" w:rsidR="78DE204C" w:rsidRDefault="78DE204C"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X</w:t>
            </w:r>
          </w:p>
        </w:tc>
        <w:tc>
          <w:tcPr>
            <w:tcW w:w="1234" w:type="dxa"/>
          </w:tcPr>
          <w:p w14:paraId="49EB088C"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r>
      <w:tr w:rsidR="66687755" w14:paraId="090CADA5" w14:textId="77777777" w:rsidTr="00684946">
        <w:trPr>
          <w:trHeight w:val="299"/>
        </w:trPr>
        <w:tc>
          <w:tcPr>
            <w:tcW w:w="720" w:type="dxa"/>
            <w:vAlign w:val="center"/>
          </w:tcPr>
          <w:p w14:paraId="049B3ED9" w14:textId="77777777" w:rsidR="296DB1C6" w:rsidRDefault="296DB1C6" w:rsidP="66687755">
            <w:pPr>
              <w:pStyle w:val="ListParagraph"/>
              <w:spacing w:before="120" w:after="120" w:line="312" w:lineRule="auto"/>
              <w:ind w:left="0"/>
              <w:jc w:val="center"/>
              <w:rPr>
                <w:rFonts w:asciiTheme="majorHAnsi" w:hAnsiTheme="majorHAnsi" w:cstheme="majorBidi"/>
                <w:color w:val="000000" w:themeColor="text1"/>
              </w:rPr>
            </w:pPr>
            <w:r w:rsidRPr="66687755">
              <w:rPr>
                <w:rFonts w:asciiTheme="majorHAnsi" w:hAnsiTheme="majorHAnsi" w:cstheme="majorBidi"/>
                <w:color w:val="000000" w:themeColor="text1"/>
              </w:rPr>
              <w:t>3</w:t>
            </w:r>
          </w:p>
        </w:tc>
        <w:tc>
          <w:tcPr>
            <w:tcW w:w="2304" w:type="dxa"/>
          </w:tcPr>
          <w:p w14:paraId="7B208789" w14:textId="759B732D" w:rsidR="296DB1C6" w:rsidRDefault="06818ADA" w:rsidP="00684946">
            <w:pPr>
              <w:pStyle w:val="ListParagraph"/>
              <w:spacing w:before="120" w:after="120" w:line="312" w:lineRule="auto"/>
              <w:ind w:left="0"/>
              <w:rPr>
                <w:rFonts w:asciiTheme="majorHAnsi" w:hAnsiTheme="majorHAnsi" w:cstheme="majorBidi"/>
                <w:color w:val="000000" w:themeColor="text1"/>
              </w:rPr>
            </w:pPr>
            <w:proofErr w:type="spellStart"/>
            <w:r w:rsidRPr="06818ADA">
              <w:rPr>
                <w:rFonts w:asciiTheme="majorHAnsi" w:hAnsiTheme="majorHAnsi" w:cstheme="majorBidi"/>
                <w:color w:val="000000" w:themeColor="text1"/>
              </w:rPr>
              <w:t>Blog_</w:t>
            </w:r>
            <w:r w:rsidR="00684946" w:rsidRPr="00684946">
              <w:rPr>
                <w:rFonts w:asciiTheme="majorHAnsi" w:hAnsiTheme="majorHAnsi" w:cstheme="majorBidi"/>
                <w:color w:val="000000" w:themeColor="text1"/>
              </w:rPr>
              <w:t>title</w:t>
            </w:r>
            <w:proofErr w:type="spellEnd"/>
          </w:p>
        </w:tc>
        <w:tc>
          <w:tcPr>
            <w:tcW w:w="1844" w:type="dxa"/>
          </w:tcPr>
          <w:p w14:paraId="7D3D11D9" w14:textId="2C423C63" w:rsidR="296DB1C6" w:rsidRDefault="004D706D" w:rsidP="06818ADA">
            <w:pPr>
              <w:spacing w:before="120" w:after="120" w:line="312" w:lineRule="auto"/>
              <w:rPr>
                <w:rFonts w:asciiTheme="majorHAnsi" w:eastAsia="Calibri" w:hAnsiTheme="majorHAnsi" w:cstheme="majorBidi"/>
                <w:color w:val="000000" w:themeColor="text1"/>
                <w:sz w:val="26"/>
                <w:szCs w:val="26"/>
              </w:rPr>
            </w:pPr>
            <w:proofErr w:type="gramStart"/>
            <w:r w:rsidRPr="69F948D2">
              <w:rPr>
                <w:rFonts w:asciiTheme="majorHAnsi" w:eastAsia="Calibri" w:hAnsiTheme="majorHAnsi" w:cstheme="majorBidi"/>
                <w:color w:val="000000" w:themeColor="text1"/>
                <w:sz w:val="26"/>
                <w:szCs w:val="26"/>
              </w:rPr>
              <w:t>varchar(</w:t>
            </w:r>
            <w:proofErr w:type="gramEnd"/>
            <w:r w:rsidRPr="69F948D2">
              <w:rPr>
                <w:rFonts w:asciiTheme="majorHAnsi" w:eastAsia="Calibri" w:hAnsiTheme="majorHAnsi" w:cstheme="majorBidi"/>
                <w:color w:val="000000" w:themeColor="text1"/>
                <w:sz w:val="26"/>
                <w:szCs w:val="26"/>
              </w:rPr>
              <w:t>100)</w:t>
            </w:r>
          </w:p>
        </w:tc>
        <w:tc>
          <w:tcPr>
            <w:tcW w:w="1608" w:type="dxa"/>
          </w:tcPr>
          <w:p w14:paraId="68789730"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69C10334" w14:textId="7DEA827C" w:rsidR="78DE204C" w:rsidRDefault="78DE204C"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X</w:t>
            </w:r>
          </w:p>
        </w:tc>
        <w:tc>
          <w:tcPr>
            <w:tcW w:w="1234" w:type="dxa"/>
          </w:tcPr>
          <w:p w14:paraId="70A1A8CC"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r>
      <w:tr w:rsidR="66687755" w14:paraId="5D43C3A5" w14:textId="77777777" w:rsidTr="00684946">
        <w:trPr>
          <w:trHeight w:val="284"/>
        </w:trPr>
        <w:tc>
          <w:tcPr>
            <w:tcW w:w="720" w:type="dxa"/>
            <w:vAlign w:val="center"/>
          </w:tcPr>
          <w:p w14:paraId="412D1457" w14:textId="77777777" w:rsidR="296DB1C6" w:rsidRDefault="296DB1C6" w:rsidP="66687755">
            <w:pPr>
              <w:pStyle w:val="ListParagraph"/>
              <w:spacing w:before="120" w:after="120" w:line="312" w:lineRule="auto"/>
              <w:ind w:left="0"/>
              <w:jc w:val="center"/>
              <w:rPr>
                <w:rFonts w:asciiTheme="majorHAnsi" w:hAnsiTheme="majorHAnsi" w:cstheme="majorBidi"/>
                <w:color w:val="000000" w:themeColor="text1"/>
              </w:rPr>
            </w:pPr>
            <w:r w:rsidRPr="66687755">
              <w:rPr>
                <w:rFonts w:asciiTheme="majorHAnsi" w:hAnsiTheme="majorHAnsi" w:cstheme="majorBidi"/>
                <w:color w:val="000000" w:themeColor="text1"/>
              </w:rPr>
              <w:t>4</w:t>
            </w:r>
          </w:p>
        </w:tc>
        <w:tc>
          <w:tcPr>
            <w:tcW w:w="2304" w:type="dxa"/>
          </w:tcPr>
          <w:p w14:paraId="66F56EDA" w14:textId="3B754A44" w:rsidR="296DB1C6" w:rsidRDefault="06818ADA" w:rsidP="66687755">
            <w:pPr>
              <w:pStyle w:val="ListParagraph"/>
              <w:spacing w:before="120" w:after="120" w:line="312" w:lineRule="auto"/>
              <w:ind w:left="0"/>
              <w:rPr>
                <w:rFonts w:asciiTheme="majorHAnsi" w:hAnsiTheme="majorHAnsi" w:cstheme="majorBidi"/>
                <w:color w:val="000000" w:themeColor="text1"/>
              </w:rPr>
            </w:pPr>
            <w:r w:rsidRPr="06818ADA">
              <w:rPr>
                <w:rFonts w:asciiTheme="majorHAnsi" w:hAnsiTheme="majorHAnsi" w:cstheme="majorBidi"/>
                <w:color w:val="000000" w:themeColor="text1"/>
              </w:rPr>
              <w:t>image</w:t>
            </w:r>
          </w:p>
        </w:tc>
        <w:tc>
          <w:tcPr>
            <w:tcW w:w="1844" w:type="dxa"/>
          </w:tcPr>
          <w:p w14:paraId="4DA79D5D" w14:textId="064D3839" w:rsidR="296DB1C6" w:rsidRDefault="4937C23E" w:rsidP="66687755">
            <w:pPr>
              <w:pStyle w:val="ListParagraph"/>
              <w:spacing w:before="120" w:after="120" w:line="312" w:lineRule="auto"/>
              <w:ind w:left="0"/>
              <w:rPr>
                <w:rFonts w:asciiTheme="majorHAnsi" w:hAnsiTheme="majorHAnsi" w:cstheme="majorBidi"/>
                <w:color w:val="000000" w:themeColor="text1"/>
              </w:rPr>
            </w:pPr>
            <w:r w:rsidRPr="0B6C5DF2">
              <w:rPr>
                <w:rFonts w:asciiTheme="majorHAnsi" w:hAnsiTheme="majorHAnsi" w:cstheme="majorBidi"/>
                <w:color w:val="000000" w:themeColor="text1"/>
              </w:rPr>
              <w:t>string</w:t>
            </w:r>
          </w:p>
        </w:tc>
        <w:tc>
          <w:tcPr>
            <w:tcW w:w="1608" w:type="dxa"/>
          </w:tcPr>
          <w:p w14:paraId="60031079"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41C419AE" w14:textId="289CC25D" w:rsidR="78DE204C" w:rsidRDefault="78DE204C"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X</w:t>
            </w:r>
          </w:p>
        </w:tc>
        <w:tc>
          <w:tcPr>
            <w:tcW w:w="1234" w:type="dxa"/>
          </w:tcPr>
          <w:p w14:paraId="1B84757B"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r>
      <w:tr w:rsidR="66687755" w14:paraId="187752D8" w14:textId="77777777" w:rsidTr="00684946">
        <w:trPr>
          <w:trHeight w:val="284"/>
        </w:trPr>
        <w:tc>
          <w:tcPr>
            <w:tcW w:w="720" w:type="dxa"/>
            <w:vAlign w:val="center"/>
          </w:tcPr>
          <w:p w14:paraId="796E5ECB" w14:textId="77777777" w:rsidR="296DB1C6" w:rsidRDefault="296DB1C6" w:rsidP="66687755">
            <w:pPr>
              <w:pStyle w:val="ListParagraph"/>
              <w:spacing w:before="120" w:after="120" w:line="312" w:lineRule="auto"/>
              <w:ind w:left="0"/>
              <w:jc w:val="center"/>
              <w:rPr>
                <w:rFonts w:asciiTheme="majorHAnsi" w:hAnsiTheme="majorHAnsi" w:cstheme="majorBidi"/>
                <w:color w:val="000000" w:themeColor="text1"/>
              </w:rPr>
            </w:pPr>
            <w:r w:rsidRPr="66687755">
              <w:rPr>
                <w:rFonts w:asciiTheme="majorHAnsi" w:hAnsiTheme="majorHAnsi" w:cstheme="majorBidi"/>
                <w:color w:val="000000" w:themeColor="text1"/>
              </w:rPr>
              <w:t>5</w:t>
            </w:r>
          </w:p>
        </w:tc>
        <w:tc>
          <w:tcPr>
            <w:tcW w:w="2304" w:type="dxa"/>
          </w:tcPr>
          <w:p w14:paraId="539D8D91" w14:textId="7757428D" w:rsidR="29BF64BC" w:rsidRDefault="29BF64BC" w:rsidP="66687755">
            <w:pPr>
              <w:pStyle w:val="ListParagraph"/>
              <w:spacing w:before="120" w:after="120" w:line="312" w:lineRule="auto"/>
              <w:ind w:left="0"/>
              <w:rPr>
                <w:rFonts w:asciiTheme="majorHAnsi" w:hAnsiTheme="majorHAnsi" w:cstheme="majorBidi"/>
                <w:color w:val="000000" w:themeColor="text1"/>
              </w:rPr>
            </w:pPr>
            <w:r w:rsidRPr="66687755">
              <w:rPr>
                <w:rFonts w:asciiTheme="majorHAnsi" w:hAnsiTheme="majorHAnsi" w:cstheme="majorBidi"/>
                <w:color w:val="000000" w:themeColor="text1"/>
              </w:rPr>
              <w:t>phone</w:t>
            </w:r>
          </w:p>
        </w:tc>
        <w:tc>
          <w:tcPr>
            <w:tcW w:w="1844" w:type="dxa"/>
          </w:tcPr>
          <w:p w14:paraId="51BD4116" w14:textId="6836EA9F" w:rsidR="296DB1C6" w:rsidRDefault="15140A81" w:rsidP="66687755">
            <w:pPr>
              <w:pStyle w:val="ListParagraph"/>
              <w:spacing w:before="120" w:after="120" w:line="312" w:lineRule="auto"/>
              <w:ind w:left="0"/>
              <w:rPr>
                <w:rFonts w:asciiTheme="majorHAnsi" w:hAnsiTheme="majorHAnsi" w:cstheme="majorBidi"/>
                <w:color w:val="000000" w:themeColor="text1"/>
              </w:rPr>
            </w:pPr>
            <w:r w:rsidRPr="15140A81">
              <w:rPr>
                <w:rFonts w:asciiTheme="majorHAnsi" w:hAnsiTheme="majorHAnsi" w:cstheme="majorBidi"/>
                <w:color w:val="000000" w:themeColor="text1"/>
              </w:rPr>
              <w:t>number</w:t>
            </w:r>
          </w:p>
        </w:tc>
        <w:tc>
          <w:tcPr>
            <w:tcW w:w="1608" w:type="dxa"/>
          </w:tcPr>
          <w:p w14:paraId="4F79B0ED" w14:textId="4722D9DF"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7839636F" w14:textId="20D9323E" w:rsidR="78DE204C" w:rsidRDefault="78DE204C"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X</w:t>
            </w:r>
          </w:p>
        </w:tc>
        <w:tc>
          <w:tcPr>
            <w:tcW w:w="1234" w:type="dxa"/>
          </w:tcPr>
          <w:p w14:paraId="21CA3624"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r>
      <w:tr w:rsidR="66687755" w14:paraId="3FFC5589" w14:textId="77777777" w:rsidTr="00684946">
        <w:trPr>
          <w:trHeight w:val="284"/>
        </w:trPr>
        <w:tc>
          <w:tcPr>
            <w:tcW w:w="720" w:type="dxa"/>
            <w:vAlign w:val="center"/>
          </w:tcPr>
          <w:p w14:paraId="4C21E2E5" w14:textId="77777777" w:rsidR="296DB1C6" w:rsidRDefault="296DB1C6" w:rsidP="66687755">
            <w:pPr>
              <w:pStyle w:val="ListParagraph"/>
              <w:spacing w:before="120" w:after="120" w:line="312" w:lineRule="auto"/>
              <w:ind w:left="0"/>
              <w:jc w:val="center"/>
              <w:rPr>
                <w:rFonts w:asciiTheme="majorHAnsi" w:hAnsiTheme="majorHAnsi" w:cstheme="majorBidi"/>
                <w:color w:val="000000" w:themeColor="text1"/>
              </w:rPr>
            </w:pPr>
            <w:r w:rsidRPr="66687755">
              <w:rPr>
                <w:rFonts w:asciiTheme="majorHAnsi" w:hAnsiTheme="majorHAnsi" w:cstheme="majorBidi"/>
                <w:color w:val="000000" w:themeColor="text1"/>
              </w:rPr>
              <w:t>6</w:t>
            </w:r>
          </w:p>
        </w:tc>
        <w:tc>
          <w:tcPr>
            <w:tcW w:w="2304" w:type="dxa"/>
          </w:tcPr>
          <w:p w14:paraId="7095068C" w14:textId="5F9D80F0" w:rsidR="296DB1C6" w:rsidRDefault="296DB1C6" w:rsidP="66687755">
            <w:pPr>
              <w:pStyle w:val="ListParagraph"/>
              <w:spacing w:before="120" w:after="120" w:line="312" w:lineRule="auto"/>
              <w:ind w:left="0"/>
              <w:rPr>
                <w:rFonts w:asciiTheme="majorHAnsi" w:hAnsiTheme="majorHAnsi" w:cstheme="majorBidi"/>
                <w:color w:val="000000" w:themeColor="text1"/>
              </w:rPr>
            </w:pPr>
            <w:r w:rsidRPr="66687755">
              <w:rPr>
                <w:rFonts w:asciiTheme="majorHAnsi" w:hAnsiTheme="majorHAnsi" w:cstheme="majorBidi"/>
                <w:color w:val="000000" w:themeColor="text1"/>
              </w:rPr>
              <w:t>country</w:t>
            </w:r>
          </w:p>
        </w:tc>
        <w:tc>
          <w:tcPr>
            <w:tcW w:w="1844" w:type="dxa"/>
          </w:tcPr>
          <w:p w14:paraId="44B2830A" w14:textId="7BDC29A4" w:rsidR="296DB1C6" w:rsidRDefault="296DB1C6" w:rsidP="66687755">
            <w:pPr>
              <w:pStyle w:val="ListParagraph"/>
              <w:spacing w:before="120" w:after="120" w:line="312" w:lineRule="auto"/>
              <w:ind w:left="0"/>
              <w:rPr>
                <w:rFonts w:asciiTheme="majorHAnsi" w:hAnsiTheme="majorHAnsi" w:cstheme="majorBidi"/>
                <w:color w:val="000000" w:themeColor="text1"/>
              </w:rPr>
            </w:pPr>
            <w:r w:rsidRPr="66687755">
              <w:rPr>
                <w:rFonts w:asciiTheme="majorHAnsi" w:hAnsiTheme="majorHAnsi" w:cstheme="majorBidi"/>
                <w:color w:val="000000" w:themeColor="text1"/>
              </w:rPr>
              <w:t>text</w:t>
            </w:r>
          </w:p>
        </w:tc>
        <w:tc>
          <w:tcPr>
            <w:tcW w:w="1608" w:type="dxa"/>
          </w:tcPr>
          <w:p w14:paraId="1CB11110"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521E4688" w14:textId="476940CD" w:rsidR="78DE204C" w:rsidRDefault="78DE204C" w:rsidP="66687755">
            <w:pPr>
              <w:pStyle w:val="ListParagraph"/>
              <w:spacing w:before="120" w:after="120" w:line="312" w:lineRule="auto"/>
              <w:ind w:left="0"/>
              <w:jc w:val="center"/>
              <w:rPr>
                <w:rFonts w:asciiTheme="majorHAnsi" w:hAnsiTheme="majorHAnsi" w:cstheme="majorBidi"/>
                <w:b/>
                <w:bCs/>
                <w:color w:val="000000" w:themeColor="text1"/>
              </w:rPr>
            </w:pPr>
            <w:r w:rsidRPr="66687755">
              <w:rPr>
                <w:rFonts w:asciiTheme="majorHAnsi" w:hAnsiTheme="majorHAnsi" w:cstheme="majorBidi"/>
                <w:b/>
                <w:bCs/>
                <w:color w:val="000000" w:themeColor="text1"/>
              </w:rPr>
              <w:t>X</w:t>
            </w:r>
          </w:p>
        </w:tc>
        <w:tc>
          <w:tcPr>
            <w:tcW w:w="1234" w:type="dxa"/>
          </w:tcPr>
          <w:p w14:paraId="6F114C98" w14:textId="77777777" w:rsidR="66687755" w:rsidRDefault="66687755" w:rsidP="66687755">
            <w:pPr>
              <w:pStyle w:val="ListParagraph"/>
              <w:spacing w:before="120" w:after="120" w:line="312" w:lineRule="auto"/>
              <w:ind w:left="0"/>
              <w:jc w:val="center"/>
              <w:rPr>
                <w:rFonts w:asciiTheme="majorHAnsi" w:hAnsiTheme="majorHAnsi" w:cstheme="majorBidi"/>
                <w:b/>
                <w:bCs/>
                <w:color w:val="000000" w:themeColor="text1"/>
              </w:rPr>
            </w:pPr>
          </w:p>
        </w:tc>
      </w:tr>
    </w:tbl>
    <w:p w14:paraId="6192FEAE" w14:textId="0C5E12EC" w:rsidR="5F95EC81" w:rsidRDefault="5F95EC81" w:rsidP="5F95EC81">
      <w:pPr>
        <w:rPr>
          <w:lang w:val="en-US"/>
        </w:rPr>
      </w:pPr>
    </w:p>
    <w:p w14:paraId="6E9A9272" w14:textId="13F6CC6C" w:rsidR="7D7CF485" w:rsidRPr="001F3F51" w:rsidRDefault="001F3F51" w:rsidP="001F3F51">
      <w:pPr>
        <w:pStyle w:val="Caption"/>
        <w:jc w:val="center"/>
        <w:rPr>
          <w:color w:val="000000" w:themeColor="text1"/>
          <w:sz w:val="26"/>
          <w:szCs w:val="26"/>
        </w:rPr>
      </w:pPr>
      <w:bookmarkStart w:id="437" w:name="_Toc104936154"/>
      <w:proofErr w:type="spellStart"/>
      <w:r w:rsidRPr="001F3F51">
        <w:rPr>
          <w:sz w:val="26"/>
          <w:szCs w:val="26"/>
        </w:rPr>
        <w:t>Bảng</w:t>
      </w:r>
      <w:proofErr w:type="spellEnd"/>
      <w:r w:rsidRPr="001F3F51">
        <w:rPr>
          <w:sz w:val="26"/>
          <w:szCs w:val="26"/>
        </w:rPr>
        <w:t xml:space="preserve"> </w:t>
      </w:r>
      <w:r w:rsidRPr="001F3F51">
        <w:rPr>
          <w:sz w:val="26"/>
          <w:szCs w:val="26"/>
        </w:rPr>
        <w:fldChar w:fldCharType="begin"/>
      </w:r>
      <w:r w:rsidRPr="001F3F51">
        <w:rPr>
          <w:sz w:val="26"/>
          <w:szCs w:val="26"/>
        </w:rPr>
        <w:instrText xml:space="preserve"> SEQ Bảng \* ARABIC </w:instrText>
      </w:r>
      <w:r w:rsidRPr="001F3F51">
        <w:rPr>
          <w:sz w:val="26"/>
          <w:szCs w:val="26"/>
        </w:rPr>
        <w:fldChar w:fldCharType="separate"/>
      </w:r>
      <w:r w:rsidRPr="001F3F51">
        <w:rPr>
          <w:noProof/>
          <w:sz w:val="26"/>
          <w:szCs w:val="26"/>
        </w:rPr>
        <w:t>11</w:t>
      </w:r>
      <w:r w:rsidRPr="001F3F51">
        <w:rPr>
          <w:sz w:val="26"/>
          <w:szCs w:val="26"/>
        </w:rPr>
        <w:fldChar w:fldCharType="end"/>
      </w:r>
      <w:r w:rsidRPr="001F3F51">
        <w:rPr>
          <w:color w:val="000000" w:themeColor="text1"/>
          <w:sz w:val="26"/>
          <w:szCs w:val="26"/>
        </w:rPr>
        <w:t xml:space="preserve">: </w:t>
      </w:r>
      <w:proofErr w:type="spellStart"/>
      <w:r w:rsidRPr="001F3F51">
        <w:rPr>
          <w:color w:val="000000" w:themeColor="text1"/>
          <w:sz w:val="26"/>
          <w:szCs w:val="26"/>
        </w:rPr>
        <w:t>Thực</w:t>
      </w:r>
      <w:proofErr w:type="spellEnd"/>
      <w:r w:rsidRPr="001F3F51">
        <w:rPr>
          <w:color w:val="000000" w:themeColor="text1"/>
          <w:sz w:val="26"/>
          <w:szCs w:val="26"/>
        </w:rPr>
        <w:t xml:space="preserve"> </w:t>
      </w:r>
      <w:proofErr w:type="spellStart"/>
      <w:r w:rsidRPr="001F3F51">
        <w:rPr>
          <w:color w:val="000000" w:themeColor="text1"/>
          <w:sz w:val="26"/>
          <w:szCs w:val="26"/>
        </w:rPr>
        <w:t>thế</w:t>
      </w:r>
      <w:proofErr w:type="spellEnd"/>
      <w:r w:rsidRPr="001F3F51">
        <w:rPr>
          <w:color w:val="000000" w:themeColor="text1"/>
          <w:sz w:val="26"/>
          <w:szCs w:val="26"/>
        </w:rPr>
        <w:t xml:space="preserve"> </w:t>
      </w:r>
      <w:proofErr w:type="spellStart"/>
      <w:r w:rsidRPr="001F3F51">
        <w:rPr>
          <w:color w:val="000000" w:themeColor="text1"/>
          <w:sz w:val="26"/>
          <w:szCs w:val="26"/>
        </w:rPr>
        <w:t>bảng</w:t>
      </w:r>
      <w:proofErr w:type="spellEnd"/>
      <w:r w:rsidRPr="001F3F51">
        <w:rPr>
          <w:color w:val="000000" w:themeColor="text1"/>
          <w:sz w:val="26"/>
          <w:szCs w:val="26"/>
        </w:rPr>
        <w:t xml:space="preserve"> Blog</w:t>
      </w:r>
      <w:bookmarkEnd w:id="437"/>
    </w:p>
    <w:tbl>
      <w:tblPr>
        <w:tblStyle w:val="TableGrid"/>
        <w:tblW w:w="0" w:type="auto"/>
        <w:tblLook w:val="04A0" w:firstRow="1" w:lastRow="0" w:firstColumn="1" w:lastColumn="0" w:noHBand="0" w:noVBand="1"/>
      </w:tblPr>
      <w:tblGrid>
        <w:gridCol w:w="715"/>
        <w:gridCol w:w="2705"/>
        <w:gridCol w:w="1620"/>
        <w:gridCol w:w="1530"/>
        <w:gridCol w:w="1165"/>
        <w:gridCol w:w="1170"/>
      </w:tblGrid>
      <w:tr w:rsidR="186113FF" w14:paraId="22BCFE93" w14:textId="77777777" w:rsidTr="186113FF">
        <w:trPr>
          <w:trHeight w:val="633"/>
        </w:trPr>
        <w:tc>
          <w:tcPr>
            <w:tcW w:w="8905" w:type="dxa"/>
            <w:gridSpan w:val="6"/>
            <w:vAlign w:val="center"/>
          </w:tcPr>
          <w:p w14:paraId="3BA3C7AA" w14:textId="3064E90D" w:rsidR="2968A21D" w:rsidRDefault="276C7883" w:rsidP="186113FF">
            <w:pPr>
              <w:spacing w:before="120" w:after="120" w:line="312" w:lineRule="auto"/>
              <w:contextualSpacing/>
              <w:jc w:val="center"/>
              <w:rPr>
                <w:rFonts w:asciiTheme="majorHAnsi" w:eastAsia="Calibri" w:hAnsiTheme="majorHAnsi" w:cstheme="majorBidi"/>
                <w:b/>
                <w:bCs/>
                <w:color w:val="000000" w:themeColor="text1"/>
                <w:sz w:val="26"/>
                <w:szCs w:val="26"/>
              </w:rPr>
            </w:pPr>
            <w:r w:rsidRPr="276C7883">
              <w:rPr>
                <w:rFonts w:asciiTheme="majorHAnsi" w:eastAsia="Calibri" w:hAnsiTheme="majorHAnsi" w:cstheme="majorBidi"/>
                <w:b/>
                <w:bCs/>
                <w:color w:val="000000" w:themeColor="text1"/>
                <w:sz w:val="26"/>
                <w:szCs w:val="26"/>
              </w:rPr>
              <w:t>brands</w:t>
            </w:r>
          </w:p>
        </w:tc>
      </w:tr>
      <w:tr w:rsidR="186113FF" w14:paraId="57750321" w14:textId="77777777" w:rsidTr="186113FF">
        <w:trPr>
          <w:trHeight w:val="633"/>
        </w:trPr>
        <w:tc>
          <w:tcPr>
            <w:tcW w:w="715" w:type="dxa"/>
            <w:vAlign w:val="center"/>
          </w:tcPr>
          <w:p w14:paraId="379D5277" w14:textId="77777777" w:rsidR="004D706D" w:rsidRDefault="004D706D" w:rsidP="186113FF">
            <w:pPr>
              <w:spacing w:before="120" w:after="120" w:line="312" w:lineRule="auto"/>
              <w:contextualSpacing/>
              <w:jc w:val="center"/>
              <w:rPr>
                <w:rFonts w:asciiTheme="majorHAnsi" w:eastAsia="Calibri" w:hAnsiTheme="majorHAnsi" w:cstheme="majorBidi"/>
                <w:b/>
                <w:bCs/>
                <w:color w:val="000000" w:themeColor="text1"/>
                <w:sz w:val="26"/>
                <w:szCs w:val="26"/>
              </w:rPr>
            </w:pPr>
            <w:r w:rsidRPr="186113FF">
              <w:rPr>
                <w:rFonts w:asciiTheme="majorHAnsi" w:eastAsia="Calibri" w:hAnsiTheme="majorHAnsi" w:cstheme="majorBidi"/>
                <w:b/>
                <w:bCs/>
                <w:color w:val="000000" w:themeColor="text1"/>
                <w:sz w:val="26"/>
                <w:szCs w:val="26"/>
              </w:rPr>
              <w:t>STT</w:t>
            </w:r>
          </w:p>
        </w:tc>
        <w:tc>
          <w:tcPr>
            <w:tcW w:w="2705" w:type="dxa"/>
            <w:vAlign w:val="center"/>
          </w:tcPr>
          <w:p w14:paraId="1FBC77D5" w14:textId="77777777" w:rsidR="004D706D" w:rsidRDefault="004D706D" w:rsidP="186113FF">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186113FF">
              <w:rPr>
                <w:rFonts w:asciiTheme="majorHAnsi" w:eastAsia="Calibri" w:hAnsiTheme="majorHAnsi" w:cstheme="majorBidi"/>
                <w:b/>
                <w:bCs/>
                <w:color w:val="000000" w:themeColor="text1"/>
                <w:sz w:val="26"/>
                <w:szCs w:val="26"/>
              </w:rPr>
              <w:t>Tên</w:t>
            </w:r>
            <w:proofErr w:type="spellEnd"/>
            <w:r w:rsidRPr="186113FF">
              <w:rPr>
                <w:rFonts w:asciiTheme="majorHAnsi" w:eastAsia="Calibri" w:hAnsiTheme="majorHAnsi" w:cstheme="majorBidi"/>
                <w:b/>
                <w:bCs/>
                <w:color w:val="000000" w:themeColor="text1"/>
                <w:sz w:val="26"/>
                <w:szCs w:val="26"/>
              </w:rPr>
              <w:t xml:space="preserve"> </w:t>
            </w:r>
            <w:proofErr w:type="spellStart"/>
            <w:r w:rsidRPr="186113FF">
              <w:rPr>
                <w:rFonts w:asciiTheme="majorHAnsi" w:eastAsia="Calibri" w:hAnsiTheme="majorHAnsi" w:cstheme="majorBidi"/>
                <w:b/>
                <w:bCs/>
                <w:color w:val="000000" w:themeColor="text1"/>
                <w:sz w:val="26"/>
                <w:szCs w:val="26"/>
              </w:rPr>
              <w:t>thuộc</w:t>
            </w:r>
            <w:proofErr w:type="spellEnd"/>
            <w:r w:rsidRPr="186113FF">
              <w:rPr>
                <w:rFonts w:asciiTheme="majorHAnsi" w:eastAsia="Calibri" w:hAnsiTheme="majorHAnsi" w:cstheme="majorBidi"/>
                <w:b/>
                <w:bCs/>
                <w:color w:val="000000" w:themeColor="text1"/>
                <w:sz w:val="26"/>
                <w:szCs w:val="26"/>
              </w:rPr>
              <w:t xml:space="preserve"> </w:t>
            </w:r>
            <w:proofErr w:type="spellStart"/>
            <w:r w:rsidRPr="186113FF">
              <w:rPr>
                <w:rFonts w:asciiTheme="majorHAnsi" w:eastAsia="Calibri" w:hAnsiTheme="majorHAnsi" w:cstheme="majorBidi"/>
                <w:b/>
                <w:bCs/>
                <w:color w:val="000000" w:themeColor="text1"/>
                <w:sz w:val="26"/>
                <w:szCs w:val="26"/>
              </w:rPr>
              <w:t>tính</w:t>
            </w:r>
            <w:proofErr w:type="spellEnd"/>
          </w:p>
        </w:tc>
        <w:tc>
          <w:tcPr>
            <w:tcW w:w="1620" w:type="dxa"/>
            <w:vAlign w:val="center"/>
          </w:tcPr>
          <w:p w14:paraId="4967733D" w14:textId="77777777" w:rsidR="004D706D" w:rsidRDefault="004D706D" w:rsidP="186113FF">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186113FF">
              <w:rPr>
                <w:rFonts w:asciiTheme="majorHAnsi" w:eastAsia="Calibri" w:hAnsiTheme="majorHAnsi" w:cstheme="majorBidi"/>
                <w:b/>
                <w:bCs/>
                <w:color w:val="000000" w:themeColor="text1"/>
                <w:sz w:val="26"/>
                <w:szCs w:val="26"/>
              </w:rPr>
              <w:t>Kiểu</w:t>
            </w:r>
            <w:proofErr w:type="spellEnd"/>
            <w:r w:rsidRPr="186113FF">
              <w:rPr>
                <w:rFonts w:asciiTheme="majorHAnsi" w:eastAsia="Calibri" w:hAnsiTheme="majorHAnsi" w:cstheme="majorBidi"/>
                <w:b/>
                <w:bCs/>
                <w:color w:val="000000" w:themeColor="text1"/>
                <w:sz w:val="26"/>
                <w:szCs w:val="26"/>
              </w:rPr>
              <w:t xml:space="preserve"> </w:t>
            </w:r>
            <w:proofErr w:type="spellStart"/>
            <w:r w:rsidRPr="186113FF">
              <w:rPr>
                <w:rFonts w:asciiTheme="majorHAnsi" w:eastAsia="Calibri" w:hAnsiTheme="majorHAnsi" w:cstheme="majorBidi"/>
                <w:b/>
                <w:bCs/>
                <w:color w:val="000000" w:themeColor="text1"/>
                <w:sz w:val="26"/>
                <w:szCs w:val="26"/>
              </w:rPr>
              <w:t>dữ</w:t>
            </w:r>
            <w:proofErr w:type="spellEnd"/>
            <w:r w:rsidRPr="186113FF">
              <w:rPr>
                <w:rFonts w:asciiTheme="majorHAnsi" w:eastAsia="Calibri" w:hAnsiTheme="majorHAnsi" w:cstheme="majorBidi"/>
                <w:b/>
                <w:bCs/>
                <w:color w:val="000000" w:themeColor="text1"/>
                <w:sz w:val="26"/>
                <w:szCs w:val="26"/>
              </w:rPr>
              <w:t xml:space="preserve"> </w:t>
            </w:r>
            <w:proofErr w:type="spellStart"/>
            <w:r w:rsidRPr="186113FF">
              <w:rPr>
                <w:rFonts w:asciiTheme="majorHAnsi" w:eastAsia="Calibri" w:hAnsiTheme="majorHAnsi" w:cstheme="majorBidi"/>
                <w:b/>
                <w:bCs/>
                <w:color w:val="000000" w:themeColor="text1"/>
                <w:sz w:val="26"/>
                <w:szCs w:val="26"/>
              </w:rPr>
              <w:t>liệu</w:t>
            </w:r>
            <w:proofErr w:type="spellEnd"/>
          </w:p>
        </w:tc>
        <w:tc>
          <w:tcPr>
            <w:tcW w:w="1530" w:type="dxa"/>
            <w:vAlign w:val="center"/>
          </w:tcPr>
          <w:p w14:paraId="30AEF69F" w14:textId="77777777" w:rsidR="004D706D" w:rsidRDefault="004D706D" w:rsidP="186113FF">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186113FF">
              <w:rPr>
                <w:rFonts w:asciiTheme="majorHAnsi" w:eastAsia="Calibri" w:hAnsiTheme="majorHAnsi" w:cstheme="majorBidi"/>
                <w:b/>
                <w:bCs/>
                <w:color w:val="000000" w:themeColor="text1"/>
                <w:sz w:val="26"/>
                <w:szCs w:val="26"/>
              </w:rPr>
              <w:t>Khóa</w:t>
            </w:r>
            <w:proofErr w:type="spellEnd"/>
            <w:r w:rsidRPr="186113FF">
              <w:rPr>
                <w:rFonts w:asciiTheme="majorHAnsi" w:eastAsia="Calibri" w:hAnsiTheme="majorHAnsi" w:cstheme="majorBidi"/>
                <w:b/>
                <w:bCs/>
                <w:color w:val="000000" w:themeColor="text1"/>
                <w:sz w:val="26"/>
                <w:szCs w:val="26"/>
              </w:rPr>
              <w:t xml:space="preserve"> </w:t>
            </w:r>
            <w:proofErr w:type="spellStart"/>
            <w:r w:rsidRPr="186113FF">
              <w:rPr>
                <w:rFonts w:asciiTheme="majorHAnsi" w:eastAsia="Calibri" w:hAnsiTheme="majorHAnsi" w:cstheme="majorBidi"/>
                <w:b/>
                <w:bCs/>
                <w:color w:val="000000" w:themeColor="text1"/>
                <w:sz w:val="26"/>
                <w:szCs w:val="26"/>
              </w:rPr>
              <w:t>chính</w:t>
            </w:r>
            <w:proofErr w:type="spellEnd"/>
          </w:p>
        </w:tc>
        <w:tc>
          <w:tcPr>
            <w:tcW w:w="1165" w:type="dxa"/>
            <w:vAlign w:val="center"/>
          </w:tcPr>
          <w:p w14:paraId="556F14BC" w14:textId="77777777" w:rsidR="004D706D" w:rsidRDefault="004D706D" w:rsidP="186113FF">
            <w:pPr>
              <w:spacing w:before="120" w:after="120" w:line="312" w:lineRule="auto"/>
              <w:contextualSpacing/>
              <w:jc w:val="center"/>
              <w:rPr>
                <w:rFonts w:asciiTheme="majorHAnsi" w:eastAsia="Calibri" w:hAnsiTheme="majorHAnsi" w:cstheme="majorBidi"/>
                <w:b/>
                <w:bCs/>
                <w:color w:val="000000" w:themeColor="text1"/>
                <w:sz w:val="26"/>
                <w:szCs w:val="26"/>
              </w:rPr>
            </w:pPr>
            <w:r w:rsidRPr="186113FF">
              <w:rPr>
                <w:rFonts w:asciiTheme="majorHAnsi" w:eastAsia="Calibri" w:hAnsiTheme="majorHAnsi" w:cstheme="majorBidi"/>
                <w:b/>
                <w:bCs/>
                <w:color w:val="000000" w:themeColor="text1"/>
                <w:sz w:val="26"/>
                <w:szCs w:val="26"/>
              </w:rPr>
              <w:t>Not Null</w:t>
            </w:r>
          </w:p>
        </w:tc>
        <w:tc>
          <w:tcPr>
            <w:tcW w:w="1170" w:type="dxa"/>
            <w:vAlign w:val="center"/>
          </w:tcPr>
          <w:p w14:paraId="2F20C356" w14:textId="77777777" w:rsidR="004D706D" w:rsidRDefault="004D706D" w:rsidP="186113FF">
            <w:pPr>
              <w:spacing w:before="120" w:after="120" w:line="312" w:lineRule="auto"/>
              <w:contextualSpacing/>
              <w:jc w:val="center"/>
              <w:rPr>
                <w:rFonts w:asciiTheme="majorHAnsi" w:eastAsia="Calibri" w:hAnsiTheme="majorHAnsi" w:cstheme="majorBidi"/>
                <w:b/>
                <w:bCs/>
                <w:color w:val="000000" w:themeColor="text1"/>
                <w:sz w:val="26"/>
                <w:szCs w:val="26"/>
              </w:rPr>
            </w:pPr>
            <w:proofErr w:type="spellStart"/>
            <w:r w:rsidRPr="186113FF">
              <w:rPr>
                <w:rFonts w:asciiTheme="majorHAnsi" w:eastAsia="Calibri" w:hAnsiTheme="majorHAnsi" w:cstheme="majorBidi"/>
                <w:b/>
                <w:bCs/>
                <w:color w:val="000000" w:themeColor="text1"/>
                <w:sz w:val="26"/>
                <w:szCs w:val="26"/>
              </w:rPr>
              <w:t>Khóa</w:t>
            </w:r>
            <w:proofErr w:type="spellEnd"/>
            <w:r w:rsidRPr="186113FF">
              <w:rPr>
                <w:rFonts w:asciiTheme="majorHAnsi" w:eastAsia="Calibri" w:hAnsiTheme="majorHAnsi" w:cstheme="majorBidi"/>
                <w:b/>
                <w:bCs/>
                <w:color w:val="000000" w:themeColor="text1"/>
                <w:sz w:val="26"/>
                <w:szCs w:val="26"/>
              </w:rPr>
              <w:t xml:space="preserve"> </w:t>
            </w:r>
            <w:proofErr w:type="spellStart"/>
            <w:r w:rsidRPr="186113FF">
              <w:rPr>
                <w:rFonts w:asciiTheme="majorHAnsi" w:eastAsia="Calibri" w:hAnsiTheme="majorHAnsi" w:cstheme="majorBidi"/>
                <w:b/>
                <w:bCs/>
                <w:color w:val="000000" w:themeColor="text1"/>
                <w:sz w:val="26"/>
                <w:szCs w:val="26"/>
              </w:rPr>
              <w:t>ngoại</w:t>
            </w:r>
            <w:proofErr w:type="spellEnd"/>
          </w:p>
        </w:tc>
      </w:tr>
      <w:tr w:rsidR="186113FF" w14:paraId="2D426198" w14:textId="77777777" w:rsidTr="186113FF">
        <w:trPr>
          <w:trHeight w:val="301"/>
        </w:trPr>
        <w:tc>
          <w:tcPr>
            <w:tcW w:w="715" w:type="dxa"/>
            <w:vAlign w:val="center"/>
          </w:tcPr>
          <w:p w14:paraId="53B92EC1" w14:textId="77777777" w:rsidR="004D706D" w:rsidRDefault="004D706D" w:rsidP="186113FF">
            <w:pPr>
              <w:spacing w:before="120" w:after="120" w:line="312" w:lineRule="auto"/>
              <w:jc w:val="center"/>
              <w:rPr>
                <w:rFonts w:asciiTheme="majorHAnsi" w:eastAsia="Calibri" w:hAnsiTheme="majorHAnsi" w:cstheme="majorBidi"/>
                <w:color w:val="000000" w:themeColor="text1"/>
                <w:sz w:val="26"/>
                <w:szCs w:val="26"/>
              </w:rPr>
            </w:pPr>
            <w:r w:rsidRPr="186113FF">
              <w:rPr>
                <w:rFonts w:asciiTheme="majorHAnsi" w:eastAsia="Calibri" w:hAnsiTheme="majorHAnsi" w:cstheme="majorBidi"/>
                <w:color w:val="000000" w:themeColor="text1"/>
                <w:sz w:val="26"/>
                <w:szCs w:val="26"/>
              </w:rPr>
              <w:t>1</w:t>
            </w:r>
          </w:p>
        </w:tc>
        <w:tc>
          <w:tcPr>
            <w:tcW w:w="2705" w:type="dxa"/>
          </w:tcPr>
          <w:p w14:paraId="07A52C31" w14:textId="78839A03" w:rsidR="004D706D" w:rsidRDefault="004D706D" w:rsidP="186113FF">
            <w:pPr>
              <w:spacing w:before="120" w:after="120" w:line="312" w:lineRule="auto"/>
              <w:rPr>
                <w:rFonts w:asciiTheme="majorHAnsi" w:eastAsia="Calibri" w:hAnsiTheme="majorHAnsi" w:cstheme="majorBidi"/>
                <w:color w:val="000000" w:themeColor="text1"/>
                <w:sz w:val="26"/>
                <w:szCs w:val="26"/>
              </w:rPr>
            </w:pPr>
            <w:proofErr w:type="spellStart"/>
            <w:r w:rsidRPr="276C7883">
              <w:rPr>
                <w:rFonts w:asciiTheme="majorHAnsi" w:eastAsia="Calibri" w:hAnsiTheme="majorHAnsi" w:cstheme="majorBidi"/>
                <w:color w:val="000000" w:themeColor="text1"/>
                <w:sz w:val="26"/>
                <w:szCs w:val="26"/>
              </w:rPr>
              <w:t>brands</w:t>
            </w:r>
            <w:r w:rsidRPr="186113FF">
              <w:rPr>
                <w:rFonts w:asciiTheme="majorHAnsi" w:eastAsia="Calibri" w:hAnsiTheme="majorHAnsi" w:cstheme="majorBidi"/>
                <w:color w:val="000000" w:themeColor="text1"/>
                <w:sz w:val="26"/>
                <w:szCs w:val="26"/>
              </w:rPr>
              <w:t>_id</w:t>
            </w:r>
            <w:proofErr w:type="spellEnd"/>
          </w:p>
        </w:tc>
        <w:tc>
          <w:tcPr>
            <w:tcW w:w="1620" w:type="dxa"/>
          </w:tcPr>
          <w:p w14:paraId="191C9F6A" w14:textId="24D8E8F1" w:rsidR="004D706D" w:rsidRDefault="004D706D" w:rsidP="186113FF">
            <w:pPr>
              <w:spacing w:before="120" w:after="120" w:line="312" w:lineRule="auto"/>
              <w:rPr>
                <w:rFonts w:asciiTheme="majorHAnsi" w:eastAsia="Calibri" w:hAnsiTheme="majorHAnsi" w:cstheme="majorBidi"/>
                <w:color w:val="000000" w:themeColor="text1"/>
                <w:sz w:val="26"/>
                <w:szCs w:val="26"/>
              </w:rPr>
            </w:pPr>
            <w:proofErr w:type="gramStart"/>
            <w:r w:rsidRPr="186113FF">
              <w:rPr>
                <w:rFonts w:asciiTheme="majorHAnsi" w:eastAsia="Calibri" w:hAnsiTheme="majorHAnsi" w:cstheme="majorBidi"/>
                <w:color w:val="000000" w:themeColor="text1"/>
                <w:sz w:val="26"/>
                <w:szCs w:val="26"/>
              </w:rPr>
              <w:t>int(</w:t>
            </w:r>
            <w:proofErr w:type="gramEnd"/>
            <w:r w:rsidRPr="186113FF">
              <w:rPr>
                <w:rFonts w:asciiTheme="majorHAnsi" w:eastAsia="Calibri" w:hAnsiTheme="majorHAnsi" w:cstheme="majorBidi"/>
                <w:color w:val="000000" w:themeColor="text1"/>
                <w:sz w:val="26"/>
                <w:szCs w:val="26"/>
              </w:rPr>
              <w:t>100)</w:t>
            </w:r>
          </w:p>
        </w:tc>
        <w:tc>
          <w:tcPr>
            <w:tcW w:w="1530" w:type="dxa"/>
          </w:tcPr>
          <w:p w14:paraId="79E85E96" w14:textId="77777777" w:rsidR="004D706D" w:rsidRDefault="004D706D" w:rsidP="186113FF">
            <w:pPr>
              <w:spacing w:before="120" w:after="120" w:line="312" w:lineRule="auto"/>
              <w:jc w:val="center"/>
              <w:rPr>
                <w:rFonts w:asciiTheme="majorHAnsi" w:eastAsia="Calibri" w:hAnsiTheme="majorHAnsi" w:cstheme="majorBidi"/>
                <w:color w:val="000000" w:themeColor="text1"/>
                <w:sz w:val="26"/>
                <w:szCs w:val="26"/>
              </w:rPr>
            </w:pPr>
            <w:r w:rsidRPr="186113FF">
              <w:rPr>
                <w:rFonts w:asciiTheme="majorHAnsi" w:eastAsia="Calibri" w:hAnsiTheme="majorHAnsi" w:cstheme="majorBidi"/>
                <w:color w:val="000000" w:themeColor="text1"/>
                <w:sz w:val="26"/>
                <w:szCs w:val="26"/>
              </w:rPr>
              <w:t>X</w:t>
            </w:r>
          </w:p>
        </w:tc>
        <w:tc>
          <w:tcPr>
            <w:tcW w:w="1165" w:type="dxa"/>
          </w:tcPr>
          <w:p w14:paraId="11D36315" w14:textId="77777777" w:rsidR="004D706D" w:rsidRDefault="004D706D" w:rsidP="186113FF">
            <w:pPr>
              <w:spacing w:before="120" w:after="120" w:line="312" w:lineRule="auto"/>
              <w:jc w:val="center"/>
              <w:rPr>
                <w:rFonts w:asciiTheme="majorHAnsi" w:eastAsia="Calibri" w:hAnsiTheme="majorHAnsi" w:cstheme="majorBidi"/>
                <w:color w:val="000000" w:themeColor="text1"/>
                <w:sz w:val="26"/>
                <w:szCs w:val="26"/>
              </w:rPr>
            </w:pPr>
            <w:r w:rsidRPr="186113FF">
              <w:rPr>
                <w:rFonts w:asciiTheme="majorHAnsi" w:eastAsia="Calibri" w:hAnsiTheme="majorHAnsi" w:cstheme="majorBidi"/>
                <w:color w:val="000000" w:themeColor="text1"/>
                <w:sz w:val="26"/>
                <w:szCs w:val="26"/>
              </w:rPr>
              <w:t>X</w:t>
            </w:r>
          </w:p>
        </w:tc>
        <w:tc>
          <w:tcPr>
            <w:tcW w:w="1170" w:type="dxa"/>
          </w:tcPr>
          <w:p w14:paraId="72D757BB" w14:textId="77777777" w:rsidR="186113FF" w:rsidRDefault="186113FF" w:rsidP="186113FF">
            <w:pPr>
              <w:spacing w:before="120" w:after="120" w:line="312" w:lineRule="auto"/>
              <w:jc w:val="center"/>
              <w:rPr>
                <w:rFonts w:asciiTheme="majorHAnsi" w:eastAsia="Calibri" w:hAnsiTheme="majorHAnsi" w:cstheme="majorBidi"/>
                <w:color w:val="000000" w:themeColor="text1"/>
                <w:sz w:val="26"/>
                <w:szCs w:val="26"/>
              </w:rPr>
            </w:pPr>
          </w:p>
        </w:tc>
      </w:tr>
      <w:tr w:rsidR="186113FF" w14:paraId="6C5099EF" w14:textId="77777777" w:rsidTr="186113FF">
        <w:trPr>
          <w:trHeight w:val="317"/>
        </w:trPr>
        <w:tc>
          <w:tcPr>
            <w:tcW w:w="715" w:type="dxa"/>
            <w:vAlign w:val="center"/>
          </w:tcPr>
          <w:p w14:paraId="36471F6F" w14:textId="77777777" w:rsidR="004D706D" w:rsidRDefault="004D706D" w:rsidP="186113FF">
            <w:pPr>
              <w:spacing w:before="120" w:after="120" w:line="312" w:lineRule="auto"/>
              <w:jc w:val="center"/>
              <w:rPr>
                <w:rFonts w:asciiTheme="majorHAnsi" w:eastAsia="Calibri" w:hAnsiTheme="majorHAnsi" w:cstheme="majorBidi"/>
                <w:color w:val="000000" w:themeColor="text1"/>
                <w:sz w:val="26"/>
                <w:szCs w:val="26"/>
              </w:rPr>
            </w:pPr>
            <w:r w:rsidRPr="186113FF">
              <w:rPr>
                <w:rFonts w:asciiTheme="majorHAnsi" w:eastAsia="Calibri" w:hAnsiTheme="majorHAnsi" w:cstheme="majorBidi"/>
                <w:color w:val="000000" w:themeColor="text1"/>
                <w:sz w:val="26"/>
                <w:szCs w:val="26"/>
              </w:rPr>
              <w:t>2</w:t>
            </w:r>
          </w:p>
        </w:tc>
        <w:tc>
          <w:tcPr>
            <w:tcW w:w="2705" w:type="dxa"/>
          </w:tcPr>
          <w:p w14:paraId="4E432B73" w14:textId="14E61B77" w:rsidR="004D706D" w:rsidRDefault="004D706D" w:rsidP="186113FF">
            <w:pPr>
              <w:spacing w:before="120" w:after="120" w:line="312" w:lineRule="auto"/>
              <w:rPr>
                <w:rFonts w:asciiTheme="majorHAnsi" w:eastAsia="Calibri" w:hAnsiTheme="majorHAnsi" w:cstheme="majorBidi"/>
                <w:color w:val="000000" w:themeColor="text1"/>
                <w:sz w:val="26"/>
                <w:szCs w:val="26"/>
              </w:rPr>
            </w:pPr>
            <w:proofErr w:type="spellStart"/>
            <w:r w:rsidRPr="276C7883">
              <w:rPr>
                <w:rFonts w:asciiTheme="majorHAnsi" w:eastAsia="Calibri" w:hAnsiTheme="majorHAnsi" w:cstheme="majorBidi"/>
                <w:color w:val="000000" w:themeColor="text1"/>
                <w:sz w:val="26"/>
                <w:szCs w:val="26"/>
              </w:rPr>
              <w:t>brands</w:t>
            </w:r>
            <w:r w:rsidRPr="186113FF">
              <w:rPr>
                <w:rFonts w:asciiTheme="majorHAnsi" w:eastAsia="Calibri" w:hAnsiTheme="majorHAnsi" w:cstheme="majorBidi"/>
                <w:color w:val="000000" w:themeColor="text1"/>
                <w:sz w:val="26"/>
                <w:szCs w:val="26"/>
              </w:rPr>
              <w:t>_title</w:t>
            </w:r>
            <w:proofErr w:type="spellEnd"/>
          </w:p>
        </w:tc>
        <w:tc>
          <w:tcPr>
            <w:tcW w:w="1620" w:type="dxa"/>
          </w:tcPr>
          <w:p w14:paraId="3F80564C" w14:textId="3991AC38" w:rsidR="004D706D" w:rsidRDefault="004D706D" w:rsidP="186113FF">
            <w:pPr>
              <w:spacing w:before="120" w:after="120" w:line="312" w:lineRule="auto"/>
              <w:rPr>
                <w:rFonts w:asciiTheme="majorHAnsi" w:eastAsia="Calibri" w:hAnsiTheme="majorHAnsi" w:cstheme="majorBidi"/>
                <w:color w:val="000000" w:themeColor="text1"/>
                <w:sz w:val="26"/>
                <w:szCs w:val="26"/>
              </w:rPr>
            </w:pPr>
            <w:proofErr w:type="gramStart"/>
            <w:r w:rsidRPr="186113FF">
              <w:rPr>
                <w:rFonts w:asciiTheme="majorHAnsi" w:eastAsia="Calibri" w:hAnsiTheme="majorHAnsi" w:cstheme="majorBidi"/>
                <w:color w:val="000000" w:themeColor="text1"/>
                <w:sz w:val="26"/>
                <w:szCs w:val="26"/>
              </w:rPr>
              <w:t>varchar(</w:t>
            </w:r>
            <w:proofErr w:type="gramEnd"/>
            <w:r w:rsidRPr="186113FF">
              <w:rPr>
                <w:rFonts w:asciiTheme="majorHAnsi" w:eastAsia="Calibri" w:hAnsiTheme="majorHAnsi" w:cstheme="majorBidi"/>
                <w:color w:val="000000" w:themeColor="text1"/>
                <w:sz w:val="26"/>
                <w:szCs w:val="26"/>
              </w:rPr>
              <w:t>100)</w:t>
            </w:r>
          </w:p>
        </w:tc>
        <w:tc>
          <w:tcPr>
            <w:tcW w:w="1530" w:type="dxa"/>
          </w:tcPr>
          <w:p w14:paraId="714388C8" w14:textId="77777777" w:rsidR="186113FF" w:rsidRDefault="186113FF" w:rsidP="186113FF">
            <w:pPr>
              <w:spacing w:before="120" w:after="120" w:line="312" w:lineRule="auto"/>
              <w:jc w:val="center"/>
              <w:rPr>
                <w:rFonts w:asciiTheme="majorHAnsi" w:eastAsia="Calibri" w:hAnsiTheme="majorHAnsi" w:cstheme="majorBidi"/>
                <w:color w:val="000000" w:themeColor="text1"/>
                <w:sz w:val="26"/>
                <w:szCs w:val="26"/>
              </w:rPr>
            </w:pPr>
          </w:p>
        </w:tc>
        <w:tc>
          <w:tcPr>
            <w:tcW w:w="1165" w:type="dxa"/>
          </w:tcPr>
          <w:p w14:paraId="4949F2B0" w14:textId="29BACD03" w:rsidR="004D706D" w:rsidRDefault="004D706D" w:rsidP="186113FF">
            <w:pPr>
              <w:spacing w:before="120" w:after="120" w:line="312" w:lineRule="auto"/>
              <w:jc w:val="center"/>
              <w:rPr>
                <w:rFonts w:asciiTheme="majorHAnsi" w:eastAsia="Calibri" w:hAnsiTheme="majorHAnsi" w:cstheme="majorBidi"/>
                <w:color w:val="000000" w:themeColor="text1"/>
                <w:sz w:val="26"/>
                <w:szCs w:val="26"/>
              </w:rPr>
            </w:pPr>
            <w:r w:rsidRPr="186113FF">
              <w:rPr>
                <w:rFonts w:asciiTheme="majorHAnsi" w:eastAsia="Calibri" w:hAnsiTheme="majorHAnsi" w:cstheme="majorBidi"/>
                <w:color w:val="000000" w:themeColor="text1"/>
                <w:sz w:val="26"/>
                <w:szCs w:val="26"/>
              </w:rPr>
              <w:t>X</w:t>
            </w:r>
          </w:p>
        </w:tc>
        <w:tc>
          <w:tcPr>
            <w:tcW w:w="1170" w:type="dxa"/>
          </w:tcPr>
          <w:p w14:paraId="5CAD86B7" w14:textId="77777777" w:rsidR="186113FF" w:rsidRDefault="186113FF" w:rsidP="186113FF">
            <w:pPr>
              <w:spacing w:before="120" w:after="120" w:line="312" w:lineRule="auto"/>
              <w:jc w:val="center"/>
              <w:rPr>
                <w:rFonts w:asciiTheme="majorHAnsi" w:eastAsia="Calibri" w:hAnsiTheme="majorHAnsi" w:cstheme="majorBidi"/>
                <w:color w:val="000000" w:themeColor="text1"/>
                <w:sz w:val="26"/>
                <w:szCs w:val="26"/>
              </w:rPr>
            </w:pPr>
          </w:p>
        </w:tc>
      </w:tr>
    </w:tbl>
    <w:p w14:paraId="66709C27" w14:textId="15BFFE43" w:rsidR="7D7CF485" w:rsidRDefault="7D7CF485" w:rsidP="7D7CF485">
      <w:pPr>
        <w:rPr>
          <w:lang w:val="en-US"/>
        </w:rPr>
      </w:pPr>
    </w:p>
    <w:tbl>
      <w:tblPr>
        <w:tblStyle w:val="TableGrid"/>
        <w:tblW w:w="0" w:type="auto"/>
        <w:tblInd w:w="85" w:type="dxa"/>
        <w:tblLook w:val="04A0" w:firstRow="1" w:lastRow="0" w:firstColumn="1" w:lastColumn="0" w:noHBand="0" w:noVBand="1"/>
      </w:tblPr>
      <w:tblGrid>
        <w:gridCol w:w="720"/>
        <w:gridCol w:w="2304"/>
        <w:gridCol w:w="1844"/>
        <w:gridCol w:w="1608"/>
        <w:gridCol w:w="1266"/>
        <w:gridCol w:w="1234"/>
      </w:tblGrid>
      <w:tr w:rsidR="6CB900D6" w14:paraId="13CA9DEC" w14:textId="77777777" w:rsidTr="77DCC9A4">
        <w:trPr>
          <w:trHeight w:val="598"/>
        </w:trPr>
        <w:tc>
          <w:tcPr>
            <w:tcW w:w="8976" w:type="dxa"/>
            <w:gridSpan w:val="6"/>
            <w:vAlign w:val="center"/>
          </w:tcPr>
          <w:p w14:paraId="5C977F84" w14:textId="24114952"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product</w:t>
            </w:r>
          </w:p>
        </w:tc>
      </w:tr>
      <w:tr w:rsidR="6CB900D6" w14:paraId="18957A2C" w14:textId="77777777" w:rsidTr="77DCC9A4">
        <w:trPr>
          <w:trHeight w:val="598"/>
        </w:trPr>
        <w:tc>
          <w:tcPr>
            <w:tcW w:w="720" w:type="dxa"/>
            <w:vAlign w:val="center"/>
          </w:tcPr>
          <w:p w14:paraId="6F30C13D" w14:textId="77777777" w:rsidR="34C55DC3" w:rsidRDefault="34C55DC3"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STT</w:t>
            </w:r>
          </w:p>
        </w:tc>
        <w:tc>
          <w:tcPr>
            <w:tcW w:w="2304" w:type="dxa"/>
            <w:vAlign w:val="center"/>
          </w:tcPr>
          <w:p w14:paraId="45A977D2" w14:textId="77777777" w:rsidR="34C55DC3" w:rsidRDefault="34C55DC3" w:rsidP="6CB900D6">
            <w:pPr>
              <w:pStyle w:val="ListParagraph"/>
              <w:spacing w:before="120" w:after="120" w:line="312" w:lineRule="auto"/>
              <w:ind w:left="0"/>
              <w:jc w:val="center"/>
              <w:rPr>
                <w:rFonts w:asciiTheme="majorHAnsi" w:hAnsiTheme="majorHAnsi" w:cstheme="majorBidi"/>
                <w:b/>
                <w:bCs/>
                <w:color w:val="000000" w:themeColor="text1"/>
              </w:rPr>
            </w:pPr>
            <w:proofErr w:type="spellStart"/>
            <w:r w:rsidRPr="6CB900D6">
              <w:rPr>
                <w:rFonts w:asciiTheme="majorHAnsi" w:hAnsiTheme="majorHAnsi" w:cstheme="majorBidi"/>
                <w:b/>
                <w:bCs/>
                <w:color w:val="000000" w:themeColor="text1"/>
              </w:rPr>
              <w:t>Tên</w:t>
            </w:r>
            <w:proofErr w:type="spellEnd"/>
            <w:r w:rsidRPr="6CB900D6">
              <w:rPr>
                <w:rFonts w:asciiTheme="majorHAnsi" w:hAnsiTheme="majorHAnsi" w:cstheme="majorBidi"/>
                <w:b/>
                <w:bCs/>
                <w:color w:val="000000" w:themeColor="text1"/>
              </w:rPr>
              <w:t xml:space="preserve"> </w:t>
            </w:r>
            <w:proofErr w:type="spellStart"/>
            <w:r w:rsidRPr="6CB900D6">
              <w:rPr>
                <w:rFonts w:asciiTheme="majorHAnsi" w:hAnsiTheme="majorHAnsi" w:cstheme="majorBidi"/>
                <w:b/>
                <w:bCs/>
                <w:color w:val="000000" w:themeColor="text1"/>
              </w:rPr>
              <w:t>thuộc</w:t>
            </w:r>
            <w:proofErr w:type="spellEnd"/>
            <w:r w:rsidRPr="6CB900D6">
              <w:rPr>
                <w:rFonts w:asciiTheme="majorHAnsi" w:hAnsiTheme="majorHAnsi" w:cstheme="majorBidi"/>
                <w:b/>
                <w:bCs/>
                <w:color w:val="000000" w:themeColor="text1"/>
              </w:rPr>
              <w:t xml:space="preserve"> </w:t>
            </w:r>
            <w:proofErr w:type="spellStart"/>
            <w:r w:rsidRPr="6CB900D6">
              <w:rPr>
                <w:rFonts w:asciiTheme="majorHAnsi" w:hAnsiTheme="majorHAnsi" w:cstheme="majorBidi"/>
                <w:b/>
                <w:bCs/>
                <w:color w:val="000000" w:themeColor="text1"/>
              </w:rPr>
              <w:t>tính</w:t>
            </w:r>
            <w:proofErr w:type="spellEnd"/>
          </w:p>
        </w:tc>
        <w:tc>
          <w:tcPr>
            <w:tcW w:w="1844" w:type="dxa"/>
            <w:vAlign w:val="center"/>
          </w:tcPr>
          <w:p w14:paraId="41E30344" w14:textId="77777777" w:rsidR="34C55DC3" w:rsidRDefault="34C55DC3" w:rsidP="6CB900D6">
            <w:pPr>
              <w:pStyle w:val="ListParagraph"/>
              <w:spacing w:before="120" w:after="120" w:line="312" w:lineRule="auto"/>
              <w:ind w:left="0"/>
              <w:jc w:val="center"/>
              <w:rPr>
                <w:rFonts w:asciiTheme="majorHAnsi" w:hAnsiTheme="majorHAnsi" w:cstheme="majorBidi"/>
                <w:b/>
                <w:bCs/>
                <w:color w:val="000000" w:themeColor="text1"/>
              </w:rPr>
            </w:pPr>
            <w:proofErr w:type="spellStart"/>
            <w:r w:rsidRPr="6CB900D6">
              <w:rPr>
                <w:rFonts w:asciiTheme="majorHAnsi" w:hAnsiTheme="majorHAnsi" w:cstheme="majorBidi"/>
                <w:b/>
                <w:bCs/>
                <w:color w:val="000000" w:themeColor="text1"/>
              </w:rPr>
              <w:t>Kiểu</w:t>
            </w:r>
            <w:proofErr w:type="spellEnd"/>
            <w:r w:rsidRPr="6CB900D6">
              <w:rPr>
                <w:rFonts w:asciiTheme="majorHAnsi" w:hAnsiTheme="majorHAnsi" w:cstheme="majorBidi"/>
                <w:b/>
                <w:bCs/>
                <w:color w:val="000000" w:themeColor="text1"/>
              </w:rPr>
              <w:t xml:space="preserve"> </w:t>
            </w:r>
            <w:proofErr w:type="spellStart"/>
            <w:r w:rsidRPr="6CB900D6">
              <w:rPr>
                <w:rFonts w:asciiTheme="majorHAnsi" w:hAnsiTheme="majorHAnsi" w:cstheme="majorBidi"/>
                <w:b/>
                <w:bCs/>
                <w:color w:val="000000" w:themeColor="text1"/>
              </w:rPr>
              <w:t>dữ</w:t>
            </w:r>
            <w:proofErr w:type="spellEnd"/>
            <w:r w:rsidRPr="6CB900D6">
              <w:rPr>
                <w:rFonts w:asciiTheme="majorHAnsi" w:hAnsiTheme="majorHAnsi" w:cstheme="majorBidi"/>
                <w:b/>
                <w:bCs/>
                <w:color w:val="000000" w:themeColor="text1"/>
              </w:rPr>
              <w:t xml:space="preserve"> </w:t>
            </w:r>
            <w:proofErr w:type="spellStart"/>
            <w:r w:rsidRPr="6CB900D6">
              <w:rPr>
                <w:rFonts w:asciiTheme="majorHAnsi" w:hAnsiTheme="majorHAnsi" w:cstheme="majorBidi"/>
                <w:b/>
                <w:bCs/>
                <w:color w:val="000000" w:themeColor="text1"/>
              </w:rPr>
              <w:t>liệu</w:t>
            </w:r>
            <w:proofErr w:type="spellEnd"/>
          </w:p>
        </w:tc>
        <w:tc>
          <w:tcPr>
            <w:tcW w:w="1608" w:type="dxa"/>
            <w:vAlign w:val="center"/>
          </w:tcPr>
          <w:p w14:paraId="1B65FC03" w14:textId="77777777" w:rsidR="34C55DC3" w:rsidRDefault="34C55DC3" w:rsidP="6CB900D6">
            <w:pPr>
              <w:pStyle w:val="ListParagraph"/>
              <w:spacing w:before="120" w:after="120" w:line="312" w:lineRule="auto"/>
              <w:ind w:left="0"/>
              <w:jc w:val="center"/>
              <w:rPr>
                <w:rFonts w:asciiTheme="majorHAnsi" w:hAnsiTheme="majorHAnsi" w:cstheme="majorBidi"/>
                <w:b/>
                <w:bCs/>
                <w:color w:val="000000" w:themeColor="text1"/>
              </w:rPr>
            </w:pPr>
            <w:proofErr w:type="spellStart"/>
            <w:r w:rsidRPr="6CB900D6">
              <w:rPr>
                <w:rFonts w:asciiTheme="majorHAnsi" w:hAnsiTheme="majorHAnsi" w:cstheme="majorBidi"/>
                <w:b/>
                <w:bCs/>
                <w:color w:val="000000" w:themeColor="text1"/>
              </w:rPr>
              <w:t>Khóa</w:t>
            </w:r>
            <w:proofErr w:type="spellEnd"/>
            <w:r w:rsidRPr="6CB900D6">
              <w:rPr>
                <w:rFonts w:asciiTheme="majorHAnsi" w:hAnsiTheme="majorHAnsi" w:cstheme="majorBidi"/>
                <w:b/>
                <w:bCs/>
                <w:color w:val="000000" w:themeColor="text1"/>
              </w:rPr>
              <w:t xml:space="preserve"> </w:t>
            </w:r>
            <w:proofErr w:type="spellStart"/>
            <w:r w:rsidRPr="6CB900D6">
              <w:rPr>
                <w:rFonts w:asciiTheme="majorHAnsi" w:hAnsiTheme="majorHAnsi" w:cstheme="majorBidi"/>
                <w:b/>
                <w:bCs/>
                <w:color w:val="000000" w:themeColor="text1"/>
              </w:rPr>
              <w:t>chính</w:t>
            </w:r>
            <w:proofErr w:type="spellEnd"/>
          </w:p>
        </w:tc>
        <w:tc>
          <w:tcPr>
            <w:tcW w:w="1266" w:type="dxa"/>
            <w:vAlign w:val="center"/>
          </w:tcPr>
          <w:p w14:paraId="7C141996" w14:textId="77777777" w:rsidR="34C55DC3" w:rsidRDefault="34C55DC3"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Not Null</w:t>
            </w:r>
          </w:p>
        </w:tc>
        <w:tc>
          <w:tcPr>
            <w:tcW w:w="1234" w:type="dxa"/>
            <w:vAlign w:val="center"/>
          </w:tcPr>
          <w:p w14:paraId="0EA1A4C5" w14:textId="77777777" w:rsidR="34C55DC3" w:rsidRDefault="34C55DC3" w:rsidP="6CB900D6">
            <w:pPr>
              <w:pStyle w:val="ListParagraph"/>
              <w:spacing w:before="120" w:after="120" w:line="312" w:lineRule="auto"/>
              <w:ind w:left="0"/>
              <w:jc w:val="center"/>
              <w:rPr>
                <w:rFonts w:asciiTheme="majorHAnsi" w:hAnsiTheme="majorHAnsi" w:cstheme="majorBidi"/>
                <w:b/>
                <w:bCs/>
                <w:color w:val="000000" w:themeColor="text1"/>
              </w:rPr>
            </w:pPr>
            <w:proofErr w:type="spellStart"/>
            <w:r w:rsidRPr="6CB900D6">
              <w:rPr>
                <w:rFonts w:asciiTheme="majorHAnsi" w:hAnsiTheme="majorHAnsi" w:cstheme="majorBidi"/>
                <w:b/>
                <w:bCs/>
                <w:color w:val="000000" w:themeColor="text1"/>
              </w:rPr>
              <w:t>Khóa</w:t>
            </w:r>
            <w:proofErr w:type="spellEnd"/>
            <w:r w:rsidRPr="6CB900D6">
              <w:rPr>
                <w:rFonts w:asciiTheme="majorHAnsi" w:hAnsiTheme="majorHAnsi" w:cstheme="majorBidi"/>
                <w:b/>
                <w:bCs/>
                <w:color w:val="000000" w:themeColor="text1"/>
              </w:rPr>
              <w:t xml:space="preserve"> </w:t>
            </w:r>
            <w:proofErr w:type="spellStart"/>
            <w:r w:rsidRPr="6CB900D6">
              <w:rPr>
                <w:rFonts w:asciiTheme="majorHAnsi" w:hAnsiTheme="majorHAnsi" w:cstheme="majorBidi"/>
                <w:b/>
                <w:bCs/>
                <w:color w:val="000000" w:themeColor="text1"/>
              </w:rPr>
              <w:t>ngoại</w:t>
            </w:r>
            <w:proofErr w:type="spellEnd"/>
          </w:p>
        </w:tc>
      </w:tr>
      <w:tr w:rsidR="6CB900D6" w14:paraId="029CCB1F" w14:textId="77777777" w:rsidTr="77DCC9A4">
        <w:trPr>
          <w:trHeight w:val="284"/>
        </w:trPr>
        <w:tc>
          <w:tcPr>
            <w:tcW w:w="720" w:type="dxa"/>
            <w:vAlign w:val="center"/>
          </w:tcPr>
          <w:p w14:paraId="27AD7D6F" w14:textId="77777777" w:rsidR="34C55DC3" w:rsidRDefault="34C55DC3" w:rsidP="6CB900D6">
            <w:pPr>
              <w:pStyle w:val="ListParagraph"/>
              <w:spacing w:before="120" w:after="120" w:line="312" w:lineRule="auto"/>
              <w:ind w:left="0"/>
              <w:jc w:val="center"/>
              <w:rPr>
                <w:rFonts w:asciiTheme="majorHAnsi" w:hAnsiTheme="majorHAnsi" w:cstheme="majorBidi"/>
                <w:color w:val="000000" w:themeColor="text1"/>
              </w:rPr>
            </w:pPr>
            <w:r w:rsidRPr="6CB900D6">
              <w:rPr>
                <w:rFonts w:asciiTheme="majorHAnsi" w:hAnsiTheme="majorHAnsi" w:cstheme="majorBidi"/>
                <w:color w:val="000000" w:themeColor="text1"/>
              </w:rPr>
              <w:t>1</w:t>
            </w:r>
          </w:p>
        </w:tc>
        <w:tc>
          <w:tcPr>
            <w:tcW w:w="2304" w:type="dxa"/>
          </w:tcPr>
          <w:p w14:paraId="2BB0A2FE" w14:textId="43DF098D" w:rsidR="34C55DC3" w:rsidRDefault="34C55DC3" w:rsidP="6CB900D6">
            <w:pPr>
              <w:pStyle w:val="ListParagraph"/>
              <w:spacing w:before="120" w:after="120" w:line="312" w:lineRule="auto"/>
              <w:ind w:left="0"/>
              <w:rPr>
                <w:rFonts w:asciiTheme="majorHAnsi" w:hAnsiTheme="majorHAnsi" w:cstheme="majorBidi"/>
                <w:color w:val="000000" w:themeColor="text1"/>
              </w:rPr>
            </w:pPr>
            <w:r w:rsidRPr="6CB900D6">
              <w:rPr>
                <w:rFonts w:asciiTheme="majorHAnsi" w:hAnsiTheme="majorHAnsi" w:cstheme="majorBidi"/>
                <w:color w:val="000000" w:themeColor="text1"/>
              </w:rPr>
              <w:t>id</w:t>
            </w:r>
          </w:p>
        </w:tc>
        <w:tc>
          <w:tcPr>
            <w:tcW w:w="1844" w:type="dxa"/>
          </w:tcPr>
          <w:p w14:paraId="5C135603" w14:textId="63003363" w:rsidR="34C55DC3" w:rsidRDefault="34C55DC3" w:rsidP="6CB900D6">
            <w:pPr>
              <w:pStyle w:val="ListParagraph"/>
              <w:spacing w:before="120" w:after="120" w:line="312" w:lineRule="auto"/>
              <w:ind w:left="0"/>
              <w:rPr>
                <w:rFonts w:asciiTheme="majorHAnsi" w:hAnsiTheme="majorHAnsi" w:cstheme="majorBidi"/>
                <w:color w:val="000000" w:themeColor="text1"/>
              </w:rPr>
            </w:pPr>
            <w:proofErr w:type="gramStart"/>
            <w:r w:rsidRPr="6CB900D6">
              <w:rPr>
                <w:rFonts w:asciiTheme="majorHAnsi" w:hAnsiTheme="majorHAnsi" w:cstheme="majorBidi"/>
                <w:color w:val="000000" w:themeColor="text1"/>
              </w:rPr>
              <w:t>int(</w:t>
            </w:r>
            <w:proofErr w:type="gramEnd"/>
            <w:r w:rsidRPr="6CB900D6">
              <w:rPr>
                <w:rFonts w:asciiTheme="majorHAnsi" w:hAnsiTheme="majorHAnsi" w:cstheme="majorBidi"/>
                <w:color w:val="000000" w:themeColor="text1"/>
              </w:rPr>
              <w:t>11)</w:t>
            </w:r>
            <w:r>
              <w:tab/>
            </w:r>
          </w:p>
        </w:tc>
        <w:tc>
          <w:tcPr>
            <w:tcW w:w="1608" w:type="dxa"/>
          </w:tcPr>
          <w:p w14:paraId="75B251D2" w14:textId="77777777" w:rsidR="34C55DC3" w:rsidRDefault="34C55DC3"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X</w:t>
            </w:r>
          </w:p>
        </w:tc>
        <w:tc>
          <w:tcPr>
            <w:tcW w:w="1266" w:type="dxa"/>
          </w:tcPr>
          <w:p w14:paraId="09AF1E50" w14:textId="77777777" w:rsidR="34C55DC3" w:rsidRDefault="34C55DC3"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X</w:t>
            </w:r>
          </w:p>
        </w:tc>
        <w:tc>
          <w:tcPr>
            <w:tcW w:w="1234" w:type="dxa"/>
          </w:tcPr>
          <w:p w14:paraId="07BC0F9D" w14:textId="77777777"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r>
      <w:tr w:rsidR="6CB900D6" w14:paraId="576BE0E4" w14:textId="77777777" w:rsidTr="77DCC9A4">
        <w:trPr>
          <w:trHeight w:val="299"/>
        </w:trPr>
        <w:tc>
          <w:tcPr>
            <w:tcW w:w="720" w:type="dxa"/>
            <w:vAlign w:val="center"/>
          </w:tcPr>
          <w:p w14:paraId="47D3EC4F" w14:textId="77777777" w:rsidR="34C55DC3" w:rsidRDefault="34C55DC3" w:rsidP="6CB900D6">
            <w:pPr>
              <w:pStyle w:val="ListParagraph"/>
              <w:spacing w:before="120" w:after="120" w:line="312" w:lineRule="auto"/>
              <w:ind w:left="0"/>
              <w:jc w:val="center"/>
              <w:rPr>
                <w:rFonts w:asciiTheme="majorHAnsi" w:hAnsiTheme="majorHAnsi" w:cstheme="majorBidi"/>
                <w:color w:val="000000" w:themeColor="text1"/>
              </w:rPr>
            </w:pPr>
            <w:r w:rsidRPr="6CB900D6">
              <w:rPr>
                <w:rFonts w:asciiTheme="majorHAnsi" w:hAnsiTheme="majorHAnsi" w:cstheme="majorBidi"/>
                <w:color w:val="000000" w:themeColor="text1"/>
              </w:rPr>
              <w:t>2</w:t>
            </w:r>
          </w:p>
        </w:tc>
        <w:tc>
          <w:tcPr>
            <w:tcW w:w="2304" w:type="dxa"/>
          </w:tcPr>
          <w:p w14:paraId="1AF74883" w14:textId="13594861" w:rsidR="34C55DC3" w:rsidRDefault="34C55DC3" w:rsidP="6CB900D6">
            <w:pPr>
              <w:pStyle w:val="ListParagraph"/>
              <w:spacing w:before="120" w:after="120" w:line="312" w:lineRule="auto"/>
              <w:ind w:left="0"/>
              <w:rPr>
                <w:rFonts w:asciiTheme="majorHAnsi" w:hAnsiTheme="majorHAnsi" w:cstheme="majorBidi"/>
                <w:color w:val="000000" w:themeColor="text1"/>
              </w:rPr>
            </w:pPr>
            <w:proofErr w:type="spellStart"/>
            <w:r w:rsidRPr="6CB900D6">
              <w:rPr>
                <w:rFonts w:asciiTheme="majorHAnsi" w:hAnsiTheme="majorHAnsi" w:cstheme="majorBidi"/>
                <w:color w:val="000000" w:themeColor="text1"/>
              </w:rPr>
              <w:t>ip_address</w:t>
            </w:r>
            <w:proofErr w:type="spellEnd"/>
          </w:p>
        </w:tc>
        <w:tc>
          <w:tcPr>
            <w:tcW w:w="1844" w:type="dxa"/>
          </w:tcPr>
          <w:p w14:paraId="31EE29AB" w14:textId="0DC76151" w:rsidR="34C55DC3" w:rsidRDefault="34C55DC3" w:rsidP="6CB900D6">
            <w:pPr>
              <w:pStyle w:val="ListParagraph"/>
              <w:spacing w:before="120" w:after="120" w:line="312" w:lineRule="auto"/>
              <w:ind w:left="0"/>
              <w:rPr>
                <w:rFonts w:asciiTheme="majorHAnsi" w:hAnsiTheme="majorHAnsi" w:cstheme="majorBidi"/>
                <w:color w:val="000000" w:themeColor="text1"/>
              </w:rPr>
            </w:pPr>
            <w:proofErr w:type="gramStart"/>
            <w:r w:rsidRPr="6CB900D6">
              <w:rPr>
                <w:rFonts w:asciiTheme="majorHAnsi" w:hAnsiTheme="majorHAnsi" w:cstheme="majorBidi"/>
                <w:color w:val="000000" w:themeColor="text1"/>
              </w:rPr>
              <w:t>varchar(</w:t>
            </w:r>
            <w:proofErr w:type="gramEnd"/>
            <w:r w:rsidRPr="6CB900D6">
              <w:rPr>
                <w:rFonts w:asciiTheme="majorHAnsi" w:hAnsiTheme="majorHAnsi" w:cstheme="majorBidi"/>
                <w:color w:val="000000" w:themeColor="text1"/>
              </w:rPr>
              <w:t>255)</w:t>
            </w:r>
            <w:r>
              <w:tab/>
            </w:r>
          </w:p>
        </w:tc>
        <w:tc>
          <w:tcPr>
            <w:tcW w:w="1608" w:type="dxa"/>
          </w:tcPr>
          <w:p w14:paraId="1A59C89B" w14:textId="77777777"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6A5A8D3F" w14:textId="5D4D6A0E" w:rsidR="595E1F69" w:rsidRDefault="595E1F69"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X</w:t>
            </w:r>
          </w:p>
        </w:tc>
        <w:tc>
          <w:tcPr>
            <w:tcW w:w="1234" w:type="dxa"/>
          </w:tcPr>
          <w:p w14:paraId="31755747" w14:textId="77777777"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r>
      <w:tr w:rsidR="6CB900D6" w14:paraId="7209A377" w14:textId="77777777" w:rsidTr="77DCC9A4">
        <w:trPr>
          <w:trHeight w:val="299"/>
        </w:trPr>
        <w:tc>
          <w:tcPr>
            <w:tcW w:w="720" w:type="dxa"/>
            <w:vAlign w:val="center"/>
          </w:tcPr>
          <w:p w14:paraId="757CAA15" w14:textId="77777777" w:rsidR="34C55DC3" w:rsidRDefault="34C55DC3" w:rsidP="6CB900D6">
            <w:pPr>
              <w:pStyle w:val="ListParagraph"/>
              <w:spacing w:before="120" w:after="120" w:line="312" w:lineRule="auto"/>
              <w:ind w:left="0"/>
              <w:jc w:val="center"/>
              <w:rPr>
                <w:rFonts w:asciiTheme="majorHAnsi" w:hAnsiTheme="majorHAnsi" w:cstheme="majorBidi"/>
                <w:color w:val="000000" w:themeColor="text1"/>
              </w:rPr>
            </w:pPr>
            <w:r w:rsidRPr="6CB900D6">
              <w:rPr>
                <w:rFonts w:asciiTheme="majorHAnsi" w:hAnsiTheme="majorHAnsi" w:cstheme="majorBidi"/>
                <w:color w:val="000000" w:themeColor="text1"/>
              </w:rPr>
              <w:t>3</w:t>
            </w:r>
          </w:p>
        </w:tc>
        <w:tc>
          <w:tcPr>
            <w:tcW w:w="2304" w:type="dxa"/>
          </w:tcPr>
          <w:p w14:paraId="0A793B1F" w14:textId="41936475" w:rsidR="34C55DC3" w:rsidRDefault="34C55DC3" w:rsidP="6CB900D6">
            <w:pPr>
              <w:pStyle w:val="ListParagraph"/>
              <w:spacing w:before="120" w:after="120" w:line="312" w:lineRule="auto"/>
              <w:ind w:left="0"/>
              <w:rPr>
                <w:rFonts w:asciiTheme="majorHAnsi" w:hAnsiTheme="majorHAnsi" w:cstheme="majorBidi"/>
                <w:color w:val="000000" w:themeColor="text1"/>
              </w:rPr>
            </w:pPr>
            <w:r w:rsidRPr="6CB900D6">
              <w:rPr>
                <w:rFonts w:asciiTheme="majorHAnsi" w:hAnsiTheme="majorHAnsi" w:cstheme="majorBidi"/>
                <w:color w:val="000000" w:themeColor="text1"/>
              </w:rPr>
              <w:t>name</w:t>
            </w:r>
          </w:p>
        </w:tc>
        <w:tc>
          <w:tcPr>
            <w:tcW w:w="1844" w:type="dxa"/>
          </w:tcPr>
          <w:p w14:paraId="6370EA83" w14:textId="10B960F6" w:rsidR="34C55DC3" w:rsidRDefault="34C55DC3" w:rsidP="6CB900D6">
            <w:pPr>
              <w:pStyle w:val="ListParagraph"/>
              <w:spacing w:before="120" w:after="120" w:line="312" w:lineRule="auto"/>
              <w:ind w:left="0"/>
              <w:rPr>
                <w:rFonts w:asciiTheme="majorHAnsi" w:hAnsiTheme="majorHAnsi" w:cstheme="majorBidi"/>
                <w:color w:val="000000" w:themeColor="text1"/>
              </w:rPr>
            </w:pPr>
            <w:r w:rsidRPr="6CB900D6">
              <w:rPr>
                <w:rFonts w:asciiTheme="majorHAnsi" w:hAnsiTheme="majorHAnsi" w:cstheme="majorBidi"/>
                <w:color w:val="000000" w:themeColor="text1"/>
              </w:rPr>
              <w:t>text</w:t>
            </w:r>
          </w:p>
        </w:tc>
        <w:tc>
          <w:tcPr>
            <w:tcW w:w="1608" w:type="dxa"/>
          </w:tcPr>
          <w:p w14:paraId="3867B01C" w14:textId="77777777"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6C0A3E17" w14:textId="7DEA827C" w:rsidR="595E1F69" w:rsidRDefault="595E1F69"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X</w:t>
            </w:r>
          </w:p>
        </w:tc>
        <w:tc>
          <w:tcPr>
            <w:tcW w:w="1234" w:type="dxa"/>
          </w:tcPr>
          <w:p w14:paraId="19D1E82F" w14:textId="77777777"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r>
      <w:tr w:rsidR="6CB900D6" w14:paraId="2DAD7742" w14:textId="77777777" w:rsidTr="77DCC9A4">
        <w:trPr>
          <w:trHeight w:val="284"/>
        </w:trPr>
        <w:tc>
          <w:tcPr>
            <w:tcW w:w="720" w:type="dxa"/>
            <w:vAlign w:val="center"/>
          </w:tcPr>
          <w:p w14:paraId="644C39F4" w14:textId="77777777" w:rsidR="34C55DC3" w:rsidRDefault="34C55DC3" w:rsidP="6CB900D6">
            <w:pPr>
              <w:pStyle w:val="ListParagraph"/>
              <w:spacing w:before="120" w:after="120" w:line="312" w:lineRule="auto"/>
              <w:ind w:left="0"/>
              <w:jc w:val="center"/>
              <w:rPr>
                <w:rFonts w:asciiTheme="majorHAnsi" w:hAnsiTheme="majorHAnsi" w:cstheme="majorBidi"/>
                <w:color w:val="000000" w:themeColor="text1"/>
              </w:rPr>
            </w:pPr>
            <w:r w:rsidRPr="6CB900D6">
              <w:rPr>
                <w:rFonts w:asciiTheme="majorHAnsi" w:hAnsiTheme="majorHAnsi" w:cstheme="majorBidi"/>
                <w:color w:val="000000" w:themeColor="text1"/>
              </w:rPr>
              <w:t>4</w:t>
            </w:r>
          </w:p>
        </w:tc>
        <w:tc>
          <w:tcPr>
            <w:tcW w:w="2304" w:type="dxa"/>
          </w:tcPr>
          <w:p w14:paraId="4B10BC16" w14:textId="006D2499" w:rsidR="6CB900D6" w:rsidRDefault="6CB900D6" w:rsidP="6CB900D6">
            <w:pPr>
              <w:pStyle w:val="ListParagraph"/>
              <w:spacing w:before="120" w:after="120" w:line="312" w:lineRule="auto"/>
              <w:ind w:left="0"/>
              <w:rPr>
                <w:rFonts w:asciiTheme="majorHAnsi" w:hAnsiTheme="majorHAnsi" w:cstheme="majorBidi"/>
                <w:color w:val="000000" w:themeColor="text1"/>
              </w:rPr>
            </w:pPr>
            <w:r w:rsidRPr="6CB900D6">
              <w:rPr>
                <w:rFonts w:asciiTheme="majorHAnsi" w:hAnsiTheme="majorHAnsi" w:cstheme="majorBidi"/>
                <w:color w:val="000000" w:themeColor="text1"/>
              </w:rPr>
              <w:t>image</w:t>
            </w:r>
          </w:p>
        </w:tc>
        <w:tc>
          <w:tcPr>
            <w:tcW w:w="1844" w:type="dxa"/>
          </w:tcPr>
          <w:p w14:paraId="7F24D851" w14:textId="13E8B721" w:rsidR="6CB900D6" w:rsidRDefault="6CB900D6" w:rsidP="6CB900D6">
            <w:pPr>
              <w:pStyle w:val="ListParagraph"/>
              <w:spacing w:before="120" w:after="120" w:line="312" w:lineRule="auto"/>
              <w:ind w:left="0"/>
              <w:rPr>
                <w:rFonts w:asciiTheme="majorHAnsi" w:hAnsiTheme="majorHAnsi" w:cstheme="majorBidi"/>
                <w:color w:val="000000" w:themeColor="text1"/>
              </w:rPr>
            </w:pPr>
            <w:r w:rsidRPr="6CB900D6">
              <w:rPr>
                <w:rFonts w:asciiTheme="majorHAnsi" w:hAnsiTheme="majorHAnsi" w:cstheme="majorBidi"/>
                <w:color w:val="000000" w:themeColor="text1"/>
              </w:rPr>
              <w:t>string</w:t>
            </w:r>
          </w:p>
        </w:tc>
        <w:tc>
          <w:tcPr>
            <w:tcW w:w="1608" w:type="dxa"/>
          </w:tcPr>
          <w:p w14:paraId="4048DE51" w14:textId="77777777"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1691B351" w14:textId="289CC25D" w:rsidR="595E1F69" w:rsidRDefault="595E1F69"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X</w:t>
            </w:r>
          </w:p>
        </w:tc>
        <w:tc>
          <w:tcPr>
            <w:tcW w:w="1234" w:type="dxa"/>
          </w:tcPr>
          <w:p w14:paraId="6FE99BF9" w14:textId="77777777"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r>
      <w:tr w:rsidR="6CB900D6" w14:paraId="23F49C01" w14:textId="77777777" w:rsidTr="77DCC9A4">
        <w:trPr>
          <w:trHeight w:val="284"/>
        </w:trPr>
        <w:tc>
          <w:tcPr>
            <w:tcW w:w="720" w:type="dxa"/>
            <w:vAlign w:val="center"/>
          </w:tcPr>
          <w:p w14:paraId="12B320F6" w14:textId="77777777" w:rsidR="34C55DC3" w:rsidRDefault="34C55DC3" w:rsidP="6CB900D6">
            <w:pPr>
              <w:pStyle w:val="ListParagraph"/>
              <w:spacing w:before="120" w:after="120" w:line="312" w:lineRule="auto"/>
              <w:ind w:left="0"/>
              <w:jc w:val="center"/>
              <w:rPr>
                <w:rFonts w:asciiTheme="majorHAnsi" w:hAnsiTheme="majorHAnsi" w:cstheme="majorBidi"/>
                <w:color w:val="000000" w:themeColor="text1"/>
              </w:rPr>
            </w:pPr>
            <w:r w:rsidRPr="6CB900D6">
              <w:rPr>
                <w:rFonts w:asciiTheme="majorHAnsi" w:hAnsiTheme="majorHAnsi" w:cstheme="majorBidi"/>
                <w:color w:val="000000" w:themeColor="text1"/>
              </w:rPr>
              <w:lastRenderedPageBreak/>
              <w:t>5</w:t>
            </w:r>
          </w:p>
        </w:tc>
        <w:tc>
          <w:tcPr>
            <w:tcW w:w="2304" w:type="dxa"/>
          </w:tcPr>
          <w:p w14:paraId="5ACA3E4E" w14:textId="20C9AA82" w:rsidR="6CB900D6" w:rsidRDefault="6CB900D6" w:rsidP="6CB900D6">
            <w:pPr>
              <w:pStyle w:val="ListParagraph"/>
              <w:spacing w:before="120" w:after="120" w:line="312" w:lineRule="auto"/>
              <w:ind w:left="0"/>
              <w:rPr>
                <w:rFonts w:asciiTheme="majorHAnsi" w:hAnsiTheme="majorHAnsi" w:cstheme="majorBidi"/>
                <w:color w:val="000000" w:themeColor="text1"/>
              </w:rPr>
            </w:pPr>
            <w:r w:rsidRPr="6CB900D6">
              <w:rPr>
                <w:rFonts w:asciiTheme="majorHAnsi" w:hAnsiTheme="majorHAnsi" w:cstheme="majorBidi"/>
                <w:color w:val="000000" w:themeColor="text1"/>
              </w:rPr>
              <w:t>company</w:t>
            </w:r>
          </w:p>
        </w:tc>
        <w:tc>
          <w:tcPr>
            <w:tcW w:w="1844" w:type="dxa"/>
          </w:tcPr>
          <w:p w14:paraId="41DD5B0C" w14:textId="0BF7A6FA" w:rsidR="34C55DC3" w:rsidRDefault="34C55DC3" w:rsidP="6CB900D6">
            <w:pPr>
              <w:pStyle w:val="ListParagraph"/>
              <w:spacing w:before="120" w:after="120" w:line="312" w:lineRule="auto"/>
              <w:ind w:left="0"/>
              <w:rPr>
                <w:rFonts w:asciiTheme="majorHAnsi" w:hAnsiTheme="majorHAnsi" w:cstheme="majorBidi"/>
                <w:color w:val="000000" w:themeColor="text1"/>
              </w:rPr>
            </w:pPr>
            <w:proofErr w:type="gramStart"/>
            <w:r w:rsidRPr="6CB900D6">
              <w:rPr>
                <w:rFonts w:asciiTheme="majorHAnsi" w:hAnsiTheme="majorHAnsi" w:cstheme="majorBidi"/>
                <w:color w:val="000000" w:themeColor="text1"/>
              </w:rPr>
              <w:t>varchar(</w:t>
            </w:r>
            <w:proofErr w:type="gramEnd"/>
            <w:r w:rsidRPr="6CB900D6">
              <w:rPr>
                <w:rFonts w:asciiTheme="majorHAnsi" w:hAnsiTheme="majorHAnsi" w:cstheme="majorBidi"/>
                <w:color w:val="000000" w:themeColor="text1"/>
              </w:rPr>
              <w:t>100)</w:t>
            </w:r>
          </w:p>
        </w:tc>
        <w:tc>
          <w:tcPr>
            <w:tcW w:w="1608" w:type="dxa"/>
          </w:tcPr>
          <w:p w14:paraId="46E84B36" w14:textId="4722D9DF"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c>
          <w:tcPr>
            <w:tcW w:w="1266" w:type="dxa"/>
          </w:tcPr>
          <w:p w14:paraId="613CE3AB" w14:textId="20D9323E" w:rsidR="595E1F69" w:rsidRDefault="595E1F69" w:rsidP="6CB900D6">
            <w:pPr>
              <w:pStyle w:val="ListParagraph"/>
              <w:spacing w:before="120" w:after="120" w:line="312" w:lineRule="auto"/>
              <w:ind w:left="0"/>
              <w:jc w:val="center"/>
              <w:rPr>
                <w:rFonts w:asciiTheme="majorHAnsi" w:hAnsiTheme="majorHAnsi" w:cstheme="majorBidi"/>
                <w:b/>
                <w:bCs/>
                <w:color w:val="000000" w:themeColor="text1"/>
              </w:rPr>
            </w:pPr>
            <w:r w:rsidRPr="6CB900D6">
              <w:rPr>
                <w:rFonts w:asciiTheme="majorHAnsi" w:hAnsiTheme="majorHAnsi" w:cstheme="majorBidi"/>
                <w:b/>
                <w:bCs/>
                <w:color w:val="000000" w:themeColor="text1"/>
              </w:rPr>
              <w:t>X</w:t>
            </w:r>
          </w:p>
        </w:tc>
        <w:tc>
          <w:tcPr>
            <w:tcW w:w="1234" w:type="dxa"/>
          </w:tcPr>
          <w:p w14:paraId="306BE574" w14:textId="77777777" w:rsidR="6CB900D6" w:rsidRDefault="6CB900D6" w:rsidP="6CB900D6">
            <w:pPr>
              <w:pStyle w:val="ListParagraph"/>
              <w:spacing w:before="120" w:after="120" w:line="312" w:lineRule="auto"/>
              <w:ind w:left="0"/>
              <w:jc w:val="center"/>
              <w:rPr>
                <w:rFonts w:asciiTheme="majorHAnsi" w:hAnsiTheme="majorHAnsi" w:cstheme="majorBidi"/>
                <w:b/>
                <w:bCs/>
                <w:color w:val="000000" w:themeColor="text1"/>
              </w:rPr>
            </w:pPr>
          </w:p>
        </w:tc>
      </w:tr>
      <w:tr w:rsidR="6CB900D6" w14:paraId="6E572468" w14:textId="77777777" w:rsidTr="77DCC9A4">
        <w:trPr>
          <w:trHeight w:val="284"/>
        </w:trPr>
        <w:tc>
          <w:tcPr>
            <w:tcW w:w="720" w:type="dxa"/>
            <w:vAlign w:val="center"/>
          </w:tcPr>
          <w:p w14:paraId="461575D6" w14:textId="25920977" w:rsidR="6CB900D6" w:rsidRDefault="77DCC9A4" w:rsidP="77DCC9A4">
            <w:pPr>
              <w:pStyle w:val="ListParagraph"/>
              <w:spacing w:line="312" w:lineRule="auto"/>
              <w:ind w:left="0"/>
              <w:jc w:val="center"/>
              <w:rPr>
                <w:rFonts w:asciiTheme="majorHAnsi" w:hAnsiTheme="majorHAnsi" w:cstheme="majorBidi"/>
                <w:color w:val="000000" w:themeColor="text1"/>
              </w:rPr>
            </w:pPr>
            <w:r w:rsidRPr="77DCC9A4">
              <w:rPr>
                <w:rFonts w:asciiTheme="majorHAnsi" w:hAnsiTheme="majorHAnsi" w:cstheme="majorBidi"/>
                <w:color w:val="000000" w:themeColor="text1"/>
              </w:rPr>
              <w:t>6</w:t>
            </w:r>
          </w:p>
        </w:tc>
        <w:tc>
          <w:tcPr>
            <w:tcW w:w="2304" w:type="dxa"/>
          </w:tcPr>
          <w:p w14:paraId="4E3E33A1" w14:textId="6F1753E9" w:rsidR="6CB900D6" w:rsidRDefault="6CB900D6" w:rsidP="77DCC9A4">
            <w:pPr>
              <w:pStyle w:val="ListParagraph"/>
              <w:spacing w:line="312" w:lineRule="auto"/>
              <w:ind w:left="0"/>
              <w:rPr>
                <w:rFonts w:asciiTheme="majorHAnsi" w:hAnsiTheme="majorHAnsi" w:cstheme="majorBidi"/>
                <w:color w:val="000000" w:themeColor="text1"/>
              </w:rPr>
            </w:pPr>
            <w:r w:rsidRPr="77DCC9A4">
              <w:rPr>
                <w:rFonts w:asciiTheme="majorHAnsi" w:hAnsiTheme="majorHAnsi" w:cstheme="majorBidi"/>
                <w:color w:val="000000" w:themeColor="text1"/>
              </w:rPr>
              <w:t>brand</w:t>
            </w:r>
          </w:p>
        </w:tc>
        <w:tc>
          <w:tcPr>
            <w:tcW w:w="1844" w:type="dxa"/>
          </w:tcPr>
          <w:p w14:paraId="23A80A64" w14:textId="1C9B6ECA" w:rsidR="6CB900D6" w:rsidRDefault="34C55DC3" w:rsidP="77DCC9A4">
            <w:pPr>
              <w:pStyle w:val="ListParagraph"/>
              <w:spacing w:before="120" w:after="120" w:line="312" w:lineRule="auto"/>
              <w:ind w:left="0"/>
              <w:rPr>
                <w:rFonts w:asciiTheme="majorHAnsi" w:hAnsiTheme="majorHAnsi" w:cstheme="majorBidi"/>
                <w:color w:val="000000" w:themeColor="text1"/>
              </w:rPr>
            </w:pPr>
            <w:proofErr w:type="gramStart"/>
            <w:r w:rsidRPr="77DCC9A4">
              <w:rPr>
                <w:rFonts w:asciiTheme="majorHAnsi" w:hAnsiTheme="majorHAnsi" w:cstheme="majorBidi"/>
                <w:color w:val="000000" w:themeColor="text1"/>
              </w:rPr>
              <w:t>varchar(</w:t>
            </w:r>
            <w:proofErr w:type="gramEnd"/>
            <w:r w:rsidRPr="77DCC9A4">
              <w:rPr>
                <w:rFonts w:asciiTheme="majorHAnsi" w:hAnsiTheme="majorHAnsi" w:cstheme="majorBidi"/>
                <w:color w:val="000000" w:themeColor="text1"/>
              </w:rPr>
              <w:t>100)</w:t>
            </w:r>
          </w:p>
        </w:tc>
        <w:tc>
          <w:tcPr>
            <w:tcW w:w="1608" w:type="dxa"/>
          </w:tcPr>
          <w:p w14:paraId="776CB866" w14:textId="4226B14C" w:rsidR="6CB900D6" w:rsidRDefault="6CB900D6" w:rsidP="6CB900D6">
            <w:pPr>
              <w:pStyle w:val="ListParagraph"/>
              <w:spacing w:line="312" w:lineRule="auto"/>
              <w:jc w:val="center"/>
              <w:rPr>
                <w:rFonts w:asciiTheme="majorHAnsi" w:hAnsiTheme="majorHAnsi" w:cstheme="majorBidi"/>
                <w:b/>
                <w:bCs/>
                <w:color w:val="000000" w:themeColor="text1"/>
              </w:rPr>
            </w:pPr>
          </w:p>
        </w:tc>
        <w:tc>
          <w:tcPr>
            <w:tcW w:w="1266" w:type="dxa"/>
          </w:tcPr>
          <w:p w14:paraId="296826BA" w14:textId="711AAD26" w:rsidR="6CB900D6" w:rsidRDefault="77DCC9A4" w:rsidP="77DCC9A4">
            <w:pPr>
              <w:pStyle w:val="ListParagraph"/>
              <w:spacing w:line="312" w:lineRule="auto"/>
              <w:ind w:left="0"/>
              <w:jc w:val="center"/>
              <w:rPr>
                <w:rFonts w:asciiTheme="majorHAnsi" w:hAnsiTheme="majorHAnsi" w:cstheme="majorBidi"/>
                <w:b/>
                <w:bCs/>
                <w:color w:val="000000" w:themeColor="text1"/>
              </w:rPr>
            </w:pPr>
            <w:r w:rsidRPr="77DCC9A4">
              <w:rPr>
                <w:rFonts w:asciiTheme="majorHAnsi" w:hAnsiTheme="majorHAnsi" w:cstheme="majorBidi"/>
                <w:b/>
                <w:bCs/>
                <w:color w:val="000000" w:themeColor="text1"/>
              </w:rPr>
              <w:t>X</w:t>
            </w:r>
          </w:p>
        </w:tc>
        <w:tc>
          <w:tcPr>
            <w:tcW w:w="1234" w:type="dxa"/>
          </w:tcPr>
          <w:p w14:paraId="6311BA1D" w14:textId="547B9C3A" w:rsidR="6CB900D6" w:rsidRDefault="6CB900D6" w:rsidP="6CB900D6">
            <w:pPr>
              <w:pStyle w:val="ListParagraph"/>
              <w:spacing w:line="312" w:lineRule="auto"/>
              <w:jc w:val="center"/>
              <w:rPr>
                <w:rFonts w:asciiTheme="majorHAnsi" w:hAnsiTheme="majorHAnsi" w:cstheme="majorBidi"/>
                <w:b/>
                <w:bCs/>
                <w:color w:val="000000" w:themeColor="text1"/>
              </w:rPr>
            </w:pPr>
          </w:p>
        </w:tc>
      </w:tr>
      <w:tr w:rsidR="6CB900D6" w14:paraId="434136B4" w14:textId="77777777" w:rsidTr="77DCC9A4">
        <w:trPr>
          <w:trHeight w:val="284"/>
        </w:trPr>
        <w:tc>
          <w:tcPr>
            <w:tcW w:w="720" w:type="dxa"/>
            <w:vAlign w:val="center"/>
          </w:tcPr>
          <w:p w14:paraId="0A461AFE" w14:textId="78E6EAA1" w:rsidR="6CB900D6" w:rsidRDefault="77DCC9A4" w:rsidP="77DCC9A4">
            <w:pPr>
              <w:pStyle w:val="ListParagraph"/>
              <w:spacing w:line="312" w:lineRule="auto"/>
              <w:ind w:left="0"/>
              <w:jc w:val="center"/>
              <w:rPr>
                <w:rFonts w:asciiTheme="majorHAnsi" w:hAnsiTheme="majorHAnsi" w:cstheme="majorBidi"/>
                <w:color w:val="000000" w:themeColor="text1"/>
              </w:rPr>
            </w:pPr>
            <w:r w:rsidRPr="77DCC9A4">
              <w:rPr>
                <w:rFonts w:asciiTheme="majorHAnsi" w:hAnsiTheme="majorHAnsi" w:cstheme="majorBidi"/>
                <w:color w:val="000000" w:themeColor="text1"/>
              </w:rPr>
              <w:t>7</w:t>
            </w:r>
          </w:p>
        </w:tc>
        <w:tc>
          <w:tcPr>
            <w:tcW w:w="2304" w:type="dxa"/>
          </w:tcPr>
          <w:p w14:paraId="62A16B1C" w14:textId="122E1BA3" w:rsidR="6CB900D6" w:rsidRDefault="77DCC9A4" w:rsidP="77DCC9A4">
            <w:pPr>
              <w:pStyle w:val="ListParagraph"/>
              <w:spacing w:line="312" w:lineRule="auto"/>
              <w:ind w:left="0"/>
              <w:rPr>
                <w:rFonts w:asciiTheme="majorHAnsi" w:hAnsiTheme="majorHAnsi" w:cstheme="majorBidi"/>
                <w:color w:val="000000" w:themeColor="text1"/>
              </w:rPr>
            </w:pPr>
            <w:r w:rsidRPr="77DCC9A4">
              <w:rPr>
                <w:rFonts w:asciiTheme="majorHAnsi" w:hAnsiTheme="majorHAnsi" w:cstheme="majorBidi"/>
                <w:color w:val="000000" w:themeColor="text1"/>
              </w:rPr>
              <w:t>category</w:t>
            </w:r>
          </w:p>
        </w:tc>
        <w:tc>
          <w:tcPr>
            <w:tcW w:w="1844" w:type="dxa"/>
          </w:tcPr>
          <w:p w14:paraId="5A84D469" w14:textId="5E183D40" w:rsidR="6CB900D6" w:rsidRDefault="34C55DC3" w:rsidP="77DCC9A4">
            <w:pPr>
              <w:pStyle w:val="ListParagraph"/>
              <w:spacing w:before="120" w:after="120" w:line="312" w:lineRule="auto"/>
              <w:ind w:left="0"/>
              <w:rPr>
                <w:rFonts w:asciiTheme="majorHAnsi" w:hAnsiTheme="majorHAnsi" w:cstheme="majorBidi"/>
                <w:color w:val="000000" w:themeColor="text1"/>
              </w:rPr>
            </w:pPr>
            <w:proofErr w:type="gramStart"/>
            <w:r w:rsidRPr="77DCC9A4">
              <w:rPr>
                <w:rFonts w:asciiTheme="majorHAnsi" w:hAnsiTheme="majorHAnsi" w:cstheme="majorBidi"/>
                <w:color w:val="000000" w:themeColor="text1"/>
              </w:rPr>
              <w:t>varchar(</w:t>
            </w:r>
            <w:proofErr w:type="gramEnd"/>
            <w:r w:rsidRPr="77DCC9A4">
              <w:rPr>
                <w:rFonts w:asciiTheme="majorHAnsi" w:hAnsiTheme="majorHAnsi" w:cstheme="majorBidi"/>
                <w:color w:val="000000" w:themeColor="text1"/>
              </w:rPr>
              <w:t>100)</w:t>
            </w:r>
          </w:p>
        </w:tc>
        <w:tc>
          <w:tcPr>
            <w:tcW w:w="1608" w:type="dxa"/>
          </w:tcPr>
          <w:p w14:paraId="0A6C4C2B" w14:textId="3C70136F" w:rsidR="6CB900D6" w:rsidRDefault="6CB900D6" w:rsidP="6CB900D6">
            <w:pPr>
              <w:pStyle w:val="ListParagraph"/>
              <w:spacing w:line="312" w:lineRule="auto"/>
              <w:jc w:val="center"/>
              <w:rPr>
                <w:rFonts w:asciiTheme="majorHAnsi" w:hAnsiTheme="majorHAnsi" w:cstheme="majorBidi"/>
                <w:b/>
                <w:bCs/>
                <w:color w:val="000000" w:themeColor="text1"/>
              </w:rPr>
            </w:pPr>
          </w:p>
        </w:tc>
        <w:tc>
          <w:tcPr>
            <w:tcW w:w="1266" w:type="dxa"/>
          </w:tcPr>
          <w:p w14:paraId="61CF652C" w14:textId="32AE2FFE" w:rsidR="6CB900D6" w:rsidRDefault="77DCC9A4" w:rsidP="77DCC9A4">
            <w:pPr>
              <w:pStyle w:val="ListParagraph"/>
              <w:spacing w:line="312" w:lineRule="auto"/>
              <w:ind w:left="0"/>
              <w:jc w:val="center"/>
              <w:rPr>
                <w:rFonts w:asciiTheme="majorHAnsi" w:hAnsiTheme="majorHAnsi" w:cstheme="majorBidi"/>
                <w:b/>
                <w:bCs/>
                <w:color w:val="000000" w:themeColor="text1"/>
              </w:rPr>
            </w:pPr>
            <w:r w:rsidRPr="77DCC9A4">
              <w:rPr>
                <w:rFonts w:asciiTheme="majorHAnsi" w:hAnsiTheme="majorHAnsi" w:cstheme="majorBidi"/>
                <w:b/>
                <w:bCs/>
                <w:color w:val="000000" w:themeColor="text1"/>
              </w:rPr>
              <w:t>X</w:t>
            </w:r>
          </w:p>
        </w:tc>
        <w:tc>
          <w:tcPr>
            <w:tcW w:w="1234" w:type="dxa"/>
          </w:tcPr>
          <w:p w14:paraId="5619E164" w14:textId="7BDEFAF7" w:rsidR="6CB900D6" w:rsidRDefault="6CB900D6" w:rsidP="6CB900D6">
            <w:pPr>
              <w:pStyle w:val="ListParagraph"/>
              <w:spacing w:line="312" w:lineRule="auto"/>
              <w:jc w:val="center"/>
              <w:rPr>
                <w:rFonts w:asciiTheme="majorHAnsi" w:hAnsiTheme="majorHAnsi" w:cstheme="majorBidi"/>
                <w:b/>
                <w:bCs/>
                <w:color w:val="000000" w:themeColor="text1"/>
              </w:rPr>
            </w:pPr>
          </w:p>
        </w:tc>
      </w:tr>
    </w:tbl>
    <w:p w14:paraId="025C29BA" w14:textId="15BFFE43" w:rsidR="7D7CF485" w:rsidRDefault="7D7CF485" w:rsidP="7D7CF485">
      <w:pPr>
        <w:rPr>
          <w:lang w:val="en-US"/>
        </w:rPr>
      </w:pPr>
    </w:p>
    <w:p w14:paraId="5C1441CC" w14:textId="59D1CB2A" w:rsidR="004D7FBE" w:rsidRDefault="004D7FBE" w:rsidP="00E56603">
      <w:pPr>
        <w:numPr>
          <w:ilvl w:val="2"/>
          <w:numId w:val="3"/>
        </w:numPr>
        <w:spacing w:before="120" w:after="120" w:line="312" w:lineRule="auto"/>
        <w:outlineLvl w:val="2"/>
        <w:rPr>
          <w:rFonts w:asciiTheme="majorHAnsi" w:eastAsia="Calibri" w:hAnsiTheme="majorHAnsi" w:cstheme="majorHAnsi"/>
          <w:b/>
          <w:bCs/>
          <w:color w:val="000000" w:themeColor="text1"/>
          <w:sz w:val="26"/>
          <w:szCs w:val="26"/>
          <w:lang w:val="en-US"/>
        </w:rPr>
      </w:pPr>
      <w:bookmarkStart w:id="438" w:name="_Toc60959524"/>
      <w:bookmarkStart w:id="439" w:name="_Toc85784687"/>
      <w:bookmarkStart w:id="440" w:name="_Toc85787514"/>
      <w:bookmarkStart w:id="441" w:name="_Toc104936272"/>
      <w:proofErr w:type="spellStart"/>
      <w:r w:rsidRPr="00734B1F">
        <w:rPr>
          <w:rFonts w:asciiTheme="majorHAnsi" w:eastAsia="Calibri" w:hAnsiTheme="majorHAnsi" w:cstheme="majorHAnsi"/>
          <w:b/>
          <w:bCs/>
          <w:color w:val="000000" w:themeColor="text1"/>
          <w:sz w:val="26"/>
          <w:szCs w:val="26"/>
          <w:lang w:val="en-US"/>
        </w:rPr>
        <w:t>Mô</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hình</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cơ</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sở</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dữ</w:t>
      </w:r>
      <w:proofErr w:type="spellEnd"/>
      <w:r w:rsidRPr="00734B1F">
        <w:rPr>
          <w:rFonts w:asciiTheme="majorHAnsi" w:eastAsia="Calibri" w:hAnsiTheme="majorHAnsi" w:cstheme="majorHAnsi"/>
          <w:b/>
          <w:bCs/>
          <w:color w:val="000000" w:themeColor="text1"/>
          <w:sz w:val="26"/>
          <w:szCs w:val="26"/>
          <w:lang w:val="en-US"/>
        </w:rPr>
        <w:t xml:space="preserve"> </w:t>
      </w:r>
      <w:proofErr w:type="spellStart"/>
      <w:r w:rsidRPr="00734B1F">
        <w:rPr>
          <w:rFonts w:asciiTheme="majorHAnsi" w:eastAsia="Calibri" w:hAnsiTheme="majorHAnsi" w:cstheme="majorHAnsi"/>
          <w:b/>
          <w:bCs/>
          <w:color w:val="000000" w:themeColor="text1"/>
          <w:sz w:val="26"/>
          <w:szCs w:val="26"/>
          <w:lang w:val="en-US"/>
        </w:rPr>
        <w:t>liệu</w:t>
      </w:r>
      <w:bookmarkEnd w:id="438"/>
      <w:bookmarkEnd w:id="439"/>
      <w:bookmarkEnd w:id="440"/>
      <w:bookmarkEnd w:id="441"/>
      <w:proofErr w:type="spellEnd"/>
    </w:p>
    <w:p w14:paraId="14D1DFD5" w14:textId="4AF73A4C" w:rsidR="00F350DE" w:rsidRDefault="00E56603" w:rsidP="004D706D">
      <w:pPr>
        <w:spacing w:line="276" w:lineRule="auto"/>
        <w:jc w:val="both"/>
        <w:rPr>
          <w:rFonts w:asciiTheme="majorHAnsi" w:eastAsia="Calibri" w:hAnsiTheme="majorHAnsi" w:cstheme="majorHAnsi"/>
          <w:color w:val="000000" w:themeColor="text1"/>
          <w:sz w:val="26"/>
          <w:szCs w:val="26"/>
          <w:lang w:val="en-GB"/>
        </w:rPr>
      </w:pPr>
      <w:r>
        <w:rPr>
          <w:noProof/>
        </w:rPr>
        <w:drawing>
          <wp:inline distT="0" distB="0" distL="0" distR="0" wp14:anchorId="69A454EA" wp14:editId="3661D8AC">
            <wp:extent cx="5455285" cy="3162300"/>
            <wp:effectExtent l="0" t="0" r="0" b="0"/>
            <wp:docPr id="67" name="Picture 6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55285" cy="3162300"/>
                    </a:xfrm>
                    <a:prstGeom prst="rect">
                      <a:avLst/>
                    </a:prstGeom>
                    <a:noFill/>
                    <a:ln>
                      <a:noFill/>
                    </a:ln>
                  </pic:spPr>
                </pic:pic>
              </a:graphicData>
            </a:graphic>
          </wp:inline>
        </w:drawing>
      </w:r>
    </w:p>
    <w:p w14:paraId="012CBC8A" w14:textId="01FE117C" w:rsidR="004C4E28" w:rsidRPr="001F3F51" w:rsidRDefault="00E56603" w:rsidP="001F3F51">
      <w:pPr>
        <w:pStyle w:val="Phn"/>
        <w:rPr>
          <w:rFonts w:eastAsia="Calibri"/>
          <w:noProof/>
          <w:color w:val="000000" w:themeColor="text1"/>
        </w:rPr>
      </w:pPr>
      <w:bookmarkStart w:id="442" w:name="_Toc92790956"/>
      <w:bookmarkStart w:id="443" w:name="_Toc92926628"/>
      <w:proofErr w:type="spellStart"/>
      <w:r>
        <w:t>Hình</w:t>
      </w:r>
      <w:proofErr w:type="spellEnd"/>
      <w:r>
        <w:t xml:space="preserve"> </w:t>
      </w:r>
      <w:r>
        <w:fldChar w:fldCharType="begin"/>
      </w:r>
      <w:r>
        <w:instrText xml:space="preserve"> SEQ Hình \* ARABIC </w:instrText>
      </w:r>
      <w:r>
        <w:fldChar w:fldCharType="separate"/>
      </w:r>
      <w:r>
        <w:rPr>
          <w:noProof/>
        </w:rPr>
        <w:t>14</w:t>
      </w:r>
      <w:r>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442"/>
      <w:bookmarkEnd w:id="443"/>
      <w:proofErr w:type="spellEnd"/>
    </w:p>
    <w:p w14:paraId="3AE6BD76" w14:textId="72B3E552" w:rsidR="00DD69A2" w:rsidRPr="00734B1F" w:rsidRDefault="003B1247" w:rsidP="001F3F51">
      <w:pPr>
        <w:keepNext/>
        <w:keepLines/>
        <w:spacing w:before="120" w:after="120" w:line="312" w:lineRule="auto"/>
        <w:jc w:val="center"/>
        <w:outlineLvl w:val="0"/>
        <w:rPr>
          <w:rFonts w:asciiTheme="majorHAnsi" w:eastAsia="Calibri" w:hAnsiTheme="majorHAnsi" w:cstheme="majorHAnsi"/>
          <w:b/>
          <w:color w:val="000000" w:themeColor="text1"/>
          <w:sz w:val="26"/>
          <w:szCs w:val="26"/>
          <w:lang w:val="en-US"/>
        </w:rPr>
      </w:pPr>
      <w:bookmarkStart w:id="444" w:name="_Toc369509830"/>
      <w:bookmarkStart w:id="445" w:name="_Toc47110731"/>
      <w:bookmarkStart w:id="446" w:name="_Toc60959525"/>
      <w:bookmarkStart w:id="447" w:name="_Toc85784688"/>
      <w:bookmarkStart w:id="448" w:name="_Toc85787516"/>
      <w:bookmarkStart w:id="449" w:name="_Toc104936273"/>
      <w:r w:rsidRPr="00734B1F">
        <w:rPr>
          <w:rFonts w:asciiTheme="majorHAnsi" w:eastAsia="Times New Roman" w:hAnsiTheme="majorHAnsi" w:cstheme="majorHAnsi"/>
          <w:b/>
          <w:bCs/>
          <w:color w:val="000000" w:themeColor="text1"/>
          <w:sz w:val="26"/>
          <w:szCs w:val="26"/>
          <w:lang w:val="en-US"/>
        </w:rPr>
        <w:t>CHƯƠNG III</w:t>
      </w:r>
      <w:bookmarkEnd w:id="444"/>
      <w:bookmarkEnd w:id="445"/>
      <w:r w:rsidRPr="00734B1F">
        <w:rPr>
          <w:rFonts w:asciiTheme="majorHAnsi" w:eastAsia="Times New Roman" w:hAnsiTheme="majorHAnsi" w:cstheme="majorHAnsi"/>
          <w:b/>
          <w:bCs/>
          <w:color w:val="000000" w:themeColor="text1"/>
          <w:sz w:val="26"/>
          <w:szCs w:val="26"/>
          <w:lang w:val="en-US"/>
        </w:rPr>
        <w:t>: CÀI ĐẶT CHƯƠNG TRÌNH VÀ KẾT QUẢ</w:t>
      </w:r>
      <w:bookmarkEnd w:id="446"/>
      <w:bookmarkEnd w:id="447"/>
      <w:bookmarkEnd w:id="448"/>
      <w:bookmarkEnd w:id="449"/>
    </w:p>
    <w:p w14:paraId="7F21060D" w14:textId="7001A871" w:rsidR="003B1247" w:rsidRPr="00734B1F" w:rsidRDefault="003B1247" w:rsidP="007A2CC5">
      <w:pPr>
        <w:numPr>
          <w:ilvl w:val="1"/>
          <w:numId w:val="20"/>
        </w:numPr>
        <w:spacing w:before="120" w:after="120" w:line="312" w:lineRule="auto"/>
        <w:ind w:left="540" w:hanging="540"/>
        <w:outlineLvl w:val="1"/>
        <w:rPr>
          <w:rFonts w:asciiTheme="majorHAnsi" w:eastAsia="Calibri" w:hAnsiTheme="majorHAnsi" w:cstheme="majorHAnsi"/>
          <w:b/>
          <w:color w:val="000000" w:themeColor="text1"/>
          <w:sz w:val="26"/>
          <w:szCs w:val="26"/>
          <w:lang w:val="en-US"/>
        </w:rPr>
      </w:pPr>
      <w:bookmarkStart w:id="450" w:name="_Toc60959530"/>
      <w:bookmarkStart w:id="451" w:name="_Toc85784692"/>
      <w:bookmarkStart w:id="452" w:name="_Toc85787520"/>
      <w:bookmarkStart w:id="453" w:name="_Toc104936274"/>
      <w:proofErr w:type="spellStart"/>
      <w:r w:rsidRPr="00734B1F">
        <w:rPr>
          <w:rFonts w:asciiTheme="majorHAnsi" w:eastAsia="Calibri" w:hAnsiTheme="majorHAnsi" w:cstheme="majorHAnsi"/>
          <w:b/>
          <w:color w:val="000000" w:themeColor="text1"/>
          <w:sz w:val="26"/>
          <w:szCs w:val="26"/>
          <w:lang w:val="en-US"/>
        </w:rPr>
        <w:t>Kết</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quả</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chương</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trình</w:t>
      </w:r>
      <w:bookmarkEnd w:id="450"/>
      <w:bookmarkEnd w:id="451"/>
      <w:bookmarkEnd w:id="452"/>
      <w:bookmarkEnd w:id="453"/>
      <w:proofErr w:type="spellEnd"/>
    </w:p>
    <w:p w14:paraId="5530D9EF" w14:textId="4AB6AB00" w:rsidR="001C1A3E" w:rsidRPr="00734B1F" w:rsidRDefault="003B1247" w:rsidP="007A2CC5">
      <w:pPr>
        <w:numPr>
          <w:ilvl w:val="2"/>
          <w:numId w:val="20"/>
        </w:numPr>
        <w:spacing w:before="120" w:after="120" w:line="312" w:lineRule="auto"/>
        <w:ind w:left="990"/>
        <w:jc w:val="both"/>
        <w:outlineLvl w:val="2"/>
        <w:rPr>
          <w:rFonts w:asciiTheme="majorHAnsi" w:eastAsia="Calibri" w:hAnsiTheme="majorHAnsi" w:cstheme="majorHAnsi"/>
          <w:b/>
          <w:color w:val="000000" w:themeColor="text1"/>
          <w:sz w:val="26"/>
          <w:szCs w:val="26"/>
          <w:lang w:val="en-US"/>
        </w:rPr>
      </w:pPr>
      <w:bookmarkStart w:id="454" w:name="_Toc60959531"/>
      <w:bookmarkStart w:id="455" w:name="_Toc85784693"/>
      <w:bookmarkStart w:id="456" w:name="_Toc85787521"/>
      <w:bookmarkStart w:id="457" w:name="_Toc104936275"/>
      <w:r w:rsidRPr="00734B1F">
        <w:rPr>
          <w:rFonts w:asciiTheme="majorHAnsi" w:eastAsia="Calibri" w:hAnsiTheme="majorHAnsi" w:cstheme="majorHAnsi"/>
          <w:b/>
          <w:color w:val="000000" w:themeColor="text1"/>
          <w:sz w:val="26"/>
          <w:szCs w:val="26"/>
          <w:lang w:val="en-US"/>
        </w:rPr>
        <w:t xml:space="preserve">Giao </w:t>
      </w:r>
      <w:proofErr w:type="spellStart"/>
      <w:r w:rsidRPr="00734B1F">
        <w:rPr>
          <w:rFonts w:asciiTheme="majorHAnsi" w:eastAsia="Calibri" w:hAnsiTheme="majorHAnsi" w:cstheme="majorHAnsi"/>
          <w:b/>
          <w:color w:val="000000" w:themeColor="text1"/>
          <w:sz w:val="26"/>
          <w:szCs w:val="26"/>
          <w:lang w:val="en-US"/>
        </w:rPr>
        <w:t>diện</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trang</w:t>
      </w:r>
      <w:proofErr w:type="spellEnd"/>
      <w:r w:rsidRPr="00734B1F">
        <w:rPr>
          <w:rFonts w:asciiTheme="majorHAnsi" w:eastAsia="Calibri" w:hAnsiTheme="majorHAnsi" w:cstheme="majorHAnsi"/>
          <w:b/>
          <w:color w:val="000000" w:themeColor="text1"/>
          <w:sz w:val="26"/>
          <w:szCs w:val="26"/>
          <w:lang w:val="en-US"/>
        </w:rPr>
        <w:t xml:space="preserve"> </w:t>
      </w:r>
      <w:proofErr w:type="spellStart"/>
      <w:r w:rsidRPr="00734B1F">
        <w:rPr>
          <w:rFonts w:asciiTheme="majorHAnsi" w:eastAsia="Calibri" w:hAnsiTheme="majorHAnsi" w:cstheme="majorHAnsi"/>
          <w:b/>
          <w:color w:val="000000" w:themeColor="text1"/>
          <w:sz w:val="26"/>
          <w:szCs w:val="26"/>
          <w:lang w:val="en-US"/>
        </w:rPr>
        <w:t>chủ</w:t>
      </w:r>
      <w:bookmarkEnd w:id="454"/>
      <w:bookmarkEnd w:id="455"/>
      <w:bookmarkEnd w:id="456"/>
      <w:bookmarkEnd w:id="457"/>
      <w:proofErr w:type="spellEnd"/>
    </w:p>
    <w:p w14:paraId="27FE7445" w14:textId="7DC18738" w:rsidR="001C1A3E" w:rsidRDefault="001F3F51" w:rsidP="001C1A3E">
      <w:pPr>
        <w:spacing w:before="120" w:after="120" w:line="312" w:lineRule="auto"/>
        <w:ind w:firstLine="720"/>
        <w:contextualSpacing/>
        <w:jc w:val="both"/>
        <w:rPr>
          <w:rFonts w:asciiTheme="majorHAnsi" w:eastAsia="Calibri" w:hAnsiTheme="majorHAnsi" w:cstheme="majorHAnsi"/>
          <w:bCs/>
          <w:color w:val="000000" w:themeColor="text1"/>
          <w:sz w:val="26"/>
          <w:szCs w:val="26"/>
          <w:lang w:val="en-US"/>
        </w:rPr>
      </w:pPr>
      <w:bookmarkStart w:id="458" w:name="_Hlk85780268"/>
      <w:r w:rsidRPr="00734B1F">
        <w:rPr>
          <w:rFonts w:asciiTheme="majorHAnsi" w:hAnsiTheme="majorHAnsi" w:cstheme="majorHAnsi"/>
          <w:noProof/>
          <w:lang w:val="en-US"/>
        </w:rPr>
        <mc:AlternateContent>
          <mc:Choice Requires="wps">
            <w:drawing>
              <wp:anchor distT="0" distB="0" distL="114300" distR="114300" simplePos="0" relativeHeight="251616768" behindDoc="0" locked="0" layoutInCell="1" allowOverlap="1" wp14:anchorId="150D8437" wp14:editId="3F49D2D2">
                <wp:simplePos x="0" y="0"/>
                <wp:positionH relativeFrom="column">
                  <wp:posOffset>100211</wp:posOffset>
                </wp:positionH>
                <wp:positionV relativeFrom="paragraph">
                  <wp:posOffset>4008874</wp:posOffset>
                </wp:positionV>
                <wp:extent cx="5760085" cy="339725"/>
                <wp:effectExtent l="0" t="0" r="0" b="3175"/>
                <wp:wrapSquare wrapText="bothSides"/>
                <wp:docPr id="23" name="Text Box 23"/>
                <wp:cNvGraphicFramePr/>
                <a:graphic xmlns:a="http://schemas.openxmlformats.org/drawingml/2006/main">
                  <a:graphicData uri="http://schemas.microsoft.com/office/word/2010/wordprocessingShape">
                    <wps:wsp>
                      <wps:cNvSpPr txBox="1"/>
                      <wps:spPr>
                        <a:xfrm>
                          <a:off x="0" y="0"/>
                          <a:ext cx="5760085" cy="339725"/>
                        </a:xfrm>
                        <a:prstGeom prst="rect">
                          <a:avLst/>
                        </a:prstGeom>
                        <a:solidFill>
                          <a:prstClr val="white"/>
                        </a:solidFill>
                        <a:ln>
                          <a:noFill/>
                        </a:ln>
                      </wps:spPr>
                      <wps:txbx>
                        <w:txbxContent>
                          <w:p w14:paraId="33014A62" w14:textId="1F8B9E7F" w:rsidR="002259D8" w:rsidRPr="00CC13E2" w:rsidRDefault="002259D8" w:rsidP="009F7DF4">
                            <w:pPr>
                              <w:pStyle w:val="Phn"/>
                              <w:rPr>
                                <w:rFonts w:eastAsia="Calibri"/>
                                <w:noProof/>
                                <w:color w:val="000000" w:themeColor="text1"/>
                              </w:rPr>
                            </w:pPr>
                            <w:bookmarkStart w:id="459" w:name="_Toc92790957"/>
                            <w:bookmarkStart w:id="460" w:name="_Toc92926635"/>
                            <w:proofErr w:type="spellStart"/>
                            <w:r>
                              <w:t>Hình</w:t>
                            </w:r>
                            <w:proofErr w:type="spellEnd"/>
                            <w:r>
                              <w:t xml:space="preserve"> </w:t>
                            </w:r>
                            <w:r>
                              <w:fldChar w:fldCharType="begin"/>
                            </w:r>
                            <w:r>
                              <w:instrText xml:space="preserve"> SEQ Hình \* ARABIC </w:instrText>
                            </w:r>
                            <w:r>
                              <w:fldChar w:fldCharType="separate"/>
                            </w:r>
                            <w:r w:rsidR="005A2F0E">
                              <w:rPr>
                                <w:noProof/>
                              </w:rPr>
                              <w:t>15</w:t>
                            </w:r>
                            <w:r>
                              <w:rPr>
                                <w:noProof/>
                              </w:rPr>
                              <w:fldChar w:fldCharType="end"/>
                            </w:r>
                            <w:r>
                              <w:t xml:space="preserve">: Giao </w:t>
                            </w:r>
                            <w:proofErr w:type="spellStart"/>
                            <w:r>
                              <w:t>diện</w:t>
                            </w:r>
                            <w:proofErr w:type="spellEnd"/>
                            <w:r>
                              <w:t xml:space="preserve"> </w:t>
                            </w:r>
                            <w:proofErr w:type="spellStart"/>
                            <w:r>
                              <w:t>trang</w:t>
                            </w:r>
                            <w:proofErr w:type="spellEnd"/>
                            <w:r>
                              <w:t xml:space="preserve"> </w:t>
                            </w:r>
                            <w:proofErr w:type="spellStart"/>
                            <w:r>
                              <w:t>chủ</w:t>
                            </w:r>
                            <w:bookmarkEnd w:id="459"/>
                            <w:bookmarkEnd w:id="4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D8437" id="Text Box 23" o:spid="_x0000_s1031" type="#_x0000_t202" style="position:absolute;left:0;text-align:left;margin-left:7.9pt;margin-top:315.65pt;width:453.55pt;height:26.75pt;z-index:25161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" stroked="f">
                <v:textbox inset="0,0,0,0">
                  <w:txbxContent>
                    <w:p w14:paraId="33014A62" w14:textId="1F8B9E7F" w:rsidR="002259D8" w:rsidRPr="00CC13E2" w:rsidRDefault="002259D8" w:rsidP="009F7DF4">
                      <w:pPr>
                        <w:pStyle w:val="Phn"/>
                        <w:rPr>
                          <w:rFonts w:eastAsia="Calibri"/>
                          <w:noProof/>
                          <w:color w:val="000000" w:themeColor="text1"/>
                        </w:rPr>
                      </w:pPr>
                      <w:bookmarkStart w:id="461" w:name="_Toc92790957"/>
                      <w:bookmarkStart w:id="462" w:name="_Toc92926635"/>
                      <w:proofErr w:type="spellStart"/>
                      <w:r>
                        <w:t>Hình</w:t>
                      </w:r>
                      <w:proofErr w:type="spellEnd"/>
                      <w:r>
                        <w:t xml:space="preserve"> </w:t>
                      </w:r>
                      <w:r>
                        <w:fldChar w:fldCharType="begin"/>
                      </w:r>
                      <w:r>
                        <w:instrText xml:space="preserve"> SEQ Hình \* ARABIC </w:instrText>
                      </w:r>
                      <w:r>
                        <w:fldChar w:fldCharType="separate"/>
                      </w:r>
                      <w:r w:rsidR="005A2F0E">
                        <w:rPr>
                          <w:noProof/>
                        </w:rPr>
                        <w:t>15</w:t>
                      </w:r>
                      <w:r>
                        <w:rPr>
                          <w:noProof/>
                        </w:rPr>
                        <w:fldChar w:fldCharType="end"/>
                      </w:r>
                      <w:r>
                        <w:t xml:space="preserve">: Giao </w:t>
                      </w:r>
                      <w:proofErr w:type="spellStart"/>
                      <w:r>
                        <w:t>diện</w:t>
                      </w:r>
                      <w:proofErr w:type="spellEnd"/>
                      <w:r>
                        <w:t xml:space="preserve"> </w:t>
                      </w:r>
                      <w:proofErr w:type="spellStart"/>
                      <w:r>
                        <w:t>trang</w:t>
                      </w:r>
                      <w:proofErr w:type="spellEnd"/>
                      <w:r>
                        <w:t xml:space="preserve"> </w:t>
                      </w:r>
                      <w:proofErr w:type="spellStart"/>
                      <w:r>
                        <w:t>chủ</w:t>
                      </w:r>
                      <w:bookmarkEnd w:id="461"/>
                      <w:bookmarkEnd w:id="462"/>
                      <w:proofErr w:type="spellEnd"/>
                    </w:p>
                  </w:txbxContent>
                </v:textbox>
                <w10:wrap type="square"/>
              </v:shape>
            </w:pict>
          </mc:Fallback>
        </mc:AlternateContent>
      </w:r>
      <w:r w:rsidR="00C03806">
        <w:rPr>
          <w:noProof/>
        </w:rPr>
        <w:drawing>
          <wp:anchor distT="0" distB="0" distL="114300" distR="114300" simplePos="0" relativeHeight="251703808" behindDoc="1" locked="0" layoutInCell="1" allowOverlap="1" wp14:anchorId="5B29E875" wp14:editId="56318D83">
            <wp:simplePos x="0" y="0"/>
            <wp:positionH relativeFrom="column">
              <wp:posOffset>-53163</wp:posOffset>
            </wp:positionH>
            <wp:positionV relativeFrom="paragraph">
              <wp:posOffset>1082409</wp:posOffset>
            </wp:positionV>
            <wp:extent cx="5760085" cy="2781300"/>
            <wp:effectExtent l="0" t="0" r="0" b="0"/>
            <wp:wrapSquare wrapText="bothSides"/>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2781300"/>
                    </a:xfrm>
                    <a:prstGeom prst="rect">
                      <a:avLst/>
                    </a:prstGeom>
                    <a:noFill/>
                    <a:ln>
                      <a:noFill/>
                    </a:ln>
                  </pic:spPr>
                </pic:pic>
              </a:graphicData>
            </a:graphic>
            <wp14:sizeRelV relativeFrom="margin">
              <wp14:pctHeight>0</wp14:pctHeight>
            </wp14:sizeRelV>
          </wp:anchor>
        </w:drawing>
      </w:r>
      <w:proofErr w:type="spellStart"/>
      <w:r w:rsidR="001C1A3E" w:rsidRPr="00734B1F">
        <w:rPr>
          <w:rFonts w:asciiTheme="majorHAnsi" w:eastAsia="Calibri" w:hAnsiTheme="majorHAnsi" w:cstheme="majorHAnsi"/>
          <w:bCs/>
          <w:color w:val="000000" w:themeColor="text1"/>
          <w:sz w:val="26"/>
          <w:szCs w:val="26"/>
          <w:lang w:val="en-US"/>
        </w:rPr>
        <w:t>Đây</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là</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giao</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diện</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trang</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chủ</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của</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trang</w:t>
      </w:r>
      <w:proofErr w:type="spellEnd"/>
      <w:r w:rsidR="001C1A3E" w:rsidRPr="00734B1F">
        <w:rPr>
          <w:rFonts w:asciiTheme="majorHAnsi" w:eastAsia="Calibri" w:hAnsiTheme="majorHAnsi" w:cstheme="majorHAnsi"/>
          <w:bCs/>
          <w:color w:val="000000" w:themeColor="text1"/>
          <w:sz w:val="26"/>
          <w:szCs w:val="26"/>
          <w:lang w:val="en-US"/>
        </w:rPr>
        <w:t xml:space="preserve"> web. </w:t>
      </w:r>
      <w:proofErr w:type="spellStart"/>
      <w:r w:rsidR="001C1A3E" w:rsidRPr="00734B1F">
        <w:rPr>
          <w:rFonts w:asciiTheme="majorHAnsi" w:eastAsia="Calibri" w:hAnsiTheme="majorHAnsi" w:cstheme="majorHAnsi"/>
          <w:bCs/>
          <w:color w:val="000000" w:themeColor="text1"/>
          <w:sz w:val="26"/>
          <w:szCs w:val="26"/>
          <w:lang w:val="en-US"/>
        </w:rPr>
        <w:t>Với</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trang</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này</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người</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quản</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lí</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khách</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hàng</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kể</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cả</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đã</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là</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thành</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viên</w:t>
      </w:r>
      <w:proofErr w:type="spellEnd"/>
      <w:r w:rsidR="001C1A3E" w:rsidRPr="00734B1F">
        <w:rPr>
          <w:rFonts w:asciiTheme="majorHAnsi" w:eastAsia="Calibri" w:hAnsiTheme="majorHAnsi" w:cstheme="majorHAnsi"/>
          <w:bCs/>
          <w:color w:val="000000" w:themeColor="text1"/>
          <w:sz w:val="26"/>
          <w:szCs w:val="26"/>
          <w:lang w:val="en-US"/>
        </w:rPr>
        <w:t xml:space="preserve"> hay </w:t>
      </w:r>
      <w:proofErr w:type="spellStart"/>
      <w:r w:rsidR="001C1A3E" w:rsidRPr="00734B1F">
        <w:rPr>
          <w:rFonts w:asciiTheme="majorHAnsi" w:eastAsia="Calibri" w:hAnsiTheme="majorHAnsi" w:cstheme="majorHAnsi"/>
          <w:bCs/>
          <w:color w:val="000000" w:themeColor="text1"/>
          <w:sz w:val="26"/>
          <w:szCs w:val="26"/>
          <w:lang w:val="en-US"/>
        </w:rPr>
        <w:t>chưa</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là</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thành</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viên</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đều</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có</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thể</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truy</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cập</w:t>
      </w:r>
      <w:proofErr w:type="spellEnd"/>
      <w:r w:rsidR="001C1A3E" w:rsidRPr="00734B1F">
        <w:rPr>
          <w:rFonts w:asciiTheme="majorHAnsi" w:eastAsia="Calibri" w:hAnsiTheme="majorHAnsi" w:cstheme="majorHAnsi"/>
          <w:bCs/>
          <w:color w:val="000000" w:themeColor="text1"/>
          <w:sz w:val="26"/>
          <w:szCs w:val="26"/>
          <w:lang w:val="en-US"/>
        </w:rPr>
        <w:t xml:space="preserve">. Trang web </w:t>
      </w:r>
      <w:proofErr w:type="spellStart"/>
      <w:r w:rsidR="001C1A3E" w:rsidRPr="00734B1F">
        <w:rPr>
          <w:rFonts w:asciiTheme="majorHAnsi" w:eastAsia="Calibri" w:hAnsiTheme="majorHAnsi" w:cstheme="majorHAnsi"/>
          <w:bCs/>
          <w:color w:val="000000" w:themeColor="text1"/>
          <w:sz w:val="26"/>
          <w:szCs w:val="26"/>
          <w:lang w:val="en-US"/>
        </w:rPr>
        <w:t>cung</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lastRenderedPageBreak/>
        <w:t>cấp</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các</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thông</w:t>
      </w:r>
      <w:proofErr w:type="spellEnd"/>
      <w:r w:rsidR="001C1A3E" w:rsidRPr="00734B1F">
        <w:rPr>
          <w:rFonts w:asciiTheme="majorHAnsi" w:eastAsia="Calibri" w:hAnsiTheme="majorHAnsi" w:cstheme="majorHAnsi"/>
          <w:bCs/>
          <w:color w:val="000000" w:themeColor="text1"/>
          <w:sz w:val="26"/>
          <w:szCs w:val="26"/>
          <w:lang w:val="en-US"/>
        </w:rPr>
        <w:t xml:space="preserve"> tin </w:t>
      </w:r>
      <w:proofErr w:type="spellStart"/>
      <w:r w:rsidR="001C1A3E" w:rsidRPr="00734B1F">
        <w:rPr>
          <w:rFonts w:asciiTheme="majorHAnsi" w:eastAsia="Calibri" w:hAnsiTheme="majorHAnsi" w:cstheme="majorHAnsi"/>
          <w:bCs/>
          <w:color w:val="000000" w:themeColor="text1"/>
          <w:sz w:val="26"/>
          <w:szCs w:val="26"/>
          <w:lang w:val="en-US"/>
        </w:rPr>
        <w:t>khuyến</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mãi</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các</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món</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ăn</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đang</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bán</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và</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sắp</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bán</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cũng</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như</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thông</w:t>
      </w:r>
      <w:proofErr w:type="spellEnd"/>
      <w:r w:rsidR="001C1A3E" w:rsidRPr="00734B1F">
        <w:rPr>
          <w:rFonts w:asciiTheme="majorHAnsi" w:eastAsia="Calibri" w:hAnsiTheme="majorHAnsi" w:cstheme="majorHAnsi"/>
          <w:bCs/>
          <w:color w:val="000000" w:themeColor="text1"/>
          <w:sz w:val="26"/>
          <w:szCs w:val="26"/>
          <w:lang w:val="en-US"/>
        </w:rPr>
        <w:t xml:space="preserve"> tin </w:t>
      </w:r>
      <w:proofErr w:type="spellStart"/>
      <w:r w:rsidR="001C1A3E" w:rsidRPr="00734B1F">
        <w:rPr>
          <w:rFonts w:asciiTheme="majorHAnsi" w:eastAsia="Calibri" w:hAnsiTheme="majorHAnsi" w:cstheme="majorHAnsi"/>
          <w:bCs/>
          <w:color w:val="000000" w:themeColor="text1"/>
          <w:sz w:val="26"/>
          <w:szCs w:val="26"/>
          <w:lang w:val="en-US"/>
        </w:rPr>
        <w:t>của</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cửa</w:t>
      </w:r>
      <w:proofErr w:type="spellEnd"/>
      <w:r w:rsidR="001C1A3E" w:rsidRPr="00734B1F">
        <w:rPr>
          <w:rFonts w:asciiTheme="majorHAnsi" w:eastAsia="Calibri" w:hAnsiTheme="majorHAnsi" w:cstheme="majorHAnsi"/>
          <w:bCs/>
          <w:color w:val="000000" w:themeColor="text1"/>
          <w:sz w:val="26"/>
          <w:szCs w:val="26"/>
          <w:lang w:val="en-US"/>
        </w:rPr>
        <w:t xml:space="preserve"> </w:t>
      </w:r>
      <w:proofErr w:type="spellStart"/>
      <w:r w:rsidR="001C1A3E" w:rsidRPr="00734B1F">
        <w:rPr>
          <w:rFonts w:asciiTheme="majorHAnsi" w:eastAsia="Calibri" w:hAnsiTheme="majorHAnsi" w:cstheme="majorHAnsi"/>
          <w:bCs/>
          <w:color w:val="000000" w:themeColor="text1"/>
          <w:sz w:val="26"/>
          <w:szCs w:val="26"/>
          <w:lang w:val="en-US"/>
        </w:rPr>
        <w:t>hàng</w:t>
      </w:r>
      <w:proofErr w:type="spellEnd"/>
      <w:r w:rsidR="003E5F1D" w:rsidRPr="00734B1F">
        <w:rPr>
          <w:rFonts w:asciiTheme="majorHAnsi" w:eastAsia="Calibri" w:hAnsiTheme="majorHAnsi" w:cstheme="majorHAnsi"/>
          <w:bCs/>
          <w:color w:val="000000" w:themeColor="text1"/>
          <w:sz w:val="26"/>
          <w:szCs w:val="26"/>
          <w:lang w:val="en-US"/>
        </w:rPr>
        <w:t>.</w:t>
      </w:r>
    </w:p>
    <w:p w14:paraId="00AAB52B" w14:textId="181E15B5" w:rsidR="00877EC1" w:rsidRPr="00734B1F" w:rsidRDefault="00877EC1"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463" w:name="_Toc60959532"/>
      <w:bookmarkStart w:id="464" w:name="_Toc104936276"/>
      <w:bookmarkEnd w:id="458"/>
      <w:r w:rsidRPr="00734B1F">
        <w:rPr>
          <w:rFonts w:asciiTheme="majorHAnsi" w:eastAsia="Calibri" w:hAnsiTheme="majorHAnsi" w:cstheme="majorHAnsi"/>
          <w:b/>
          <w:sz w:val="26"/>
          <w:szCs w:val="26"/>
          <w:lang w:val="en-US"/>
        </w:rPr>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r w:rsidRPr="004C4E28">
        <w:rPr>
          <w:rFonts w:asciiTheme="majorHAnsi" w:eastAsia="Calibri" w:hAnsiTheme="majorHAnsi" w:cstheme="majorHAnsi"/>
          <w:b/>
          <w:color w:val="000000" w:themeColor="text1"/>
          <w:sz w:val="26"/>
          <w:szCs w:val="26"/>
          <w:lang w:val="en-US"/>
        </w:rPr>
        <w:t>chi</w:t>
      </w:r>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tiết</w:t>
      </w:r>
      <w:proofErr w:type="spellEnd"/>
      <w:r w:rsidRPr="00734B1F">
        <w:rPr>
          <w:rFonts w:asciiTheme="majorHAnsi" w:eastAsia="Calibri" w:hAnsiTheme="majorHAnsi" w:cstheme="majorHAnsi"/>
          <w:b/>
          <w:sz w:val="26"/>
          <w:szCs w:val="26"/>
          <w:lang w:val="en-US"/>
        </w:rPr>
        <w:t xml:space="preserve"> </w:t>
      </w:r>
      <w:bookmarkEnd w:id="463"/>
      <w:proofErr w:type="spellStart"/>
      <w:r w:rsidR="00770DF1" w:rsidRPr="00734B1F">
        <w:rPr>
          <w:rFonts w:asciiTheme="majorHAnsi" w:eastAsia="Calibri" w:hAnsiTheme="majorHAnsi" w:cstheme="majorHAnsi"/>
          <w:b/>
          <w:sz w:val="26"/>
          <w:szCs w:val="26"/>
          <w:lang w:val="en-US"/>
        </w:rPr>
        <w:t>sản</w:t>
      </w:r>
      <w:proofErr w:type="spellEnd"/>
      <w:r w:rsidR="00770DF1" w:rsidRPr="00734B1F">
        <w:rPr>
          <w:rFonts w:asciiTheme="majorHAnsi" w:eastAsia="Calibri" w:hAnsiTheme="majorHAnsi" w:cstheme="majorHAnsi"/>
          <w:b/>
          <w:sz w:val="26"/>
          <w:szCs w:val="26"/>
          <w:lang w:val="en-US"/>
        </w:rPr>
        <w:t xml:space="preserve"> </w:t>
      </w:r>
      <w:proofErr w:type="spellStart"/>
      <w:r w:rsidR="00770DF1" w:rsidRPr="00734B1F">
        <w:rPr>
          <w:rFonts w:asciiTheme="majorHAnsi" w:eastAsia="Calibri" w:hAnsiTheme="majorHAnsi" w:cstheme="majorHAnsi"/>
          <w:b/>
          <w:sz w:val="26"/>
          <w:szCs w:val="26"/>
          <w:lang w:val="en-US"/>
        </w:rPr>
        <w:t>phẩm</w:t>
      </w:r>
      <w:bookmarkEnd w:id="464"/>
      <w:proofErr w:type="spellEnd"/>
    </w:p>
    <w:p w14:paraId="2FF4E5F3" w14:textId="41FB976C" w:rsidR="00877EC1" w:rsidRPr="00734B1F" w:rsidRDefault="00877EC1" w:rsidP="00877EC1">
      <w:pPr>
        <w:spacing w:before="120" w:after="120" w:line="312" w:lineRule="auto"/>
        <w:ind w:firstLine="720"/>
        <w:contextualSpacing/>
        <w:jc w:val="both"/>
        <w:rPr>
          <w:rFonts w:asciiTheme="majorHAnsi" w:eastAsia="Calibri" w:hAnsiTheme="majorHAnsi" w:cstheme="majorHAnsi"/>
          <w:bCs/>
          <w:sz w:val="26"/>
          <w:szCs w:val="26"/>
          <w:lang w:val="en-US"/>
        </w:rPr>
      </w:pPr>
      <w:proofErr w:type="spellStart"/>
      <w:r w:rsidRPr="00734B1F">
        <w:rPr>
          <w:rFonts w:asciiTheme="majorHAnsi" w:eastAsia="Calibri" w:hAnsiTheme="majorHAnsi" w:cstheme="majorHAnsi"/>
          <w:bCs/>
          <w:sz w:val="26"/>
          <w:szCs w:val="26"/>
          <w:lang w:val="en-US"/>
        </w:rPr>
        <w:t>Đây</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là</w:t>
      </w:r>
      <w:proofErr w:type="spellEnd"/>
      <w:r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trang</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cung</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cấp</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thông</w:t>
      </w:r>
      <w:proofErr w:type="spellEnd"/>
      <w:r w:rsidR="0010712E" w:rsidRPr="00734B1F">
        <w:rPr>
          <w:rFonts w:asciiTheme="majorHAnsi" w:eastAsia="Calibri" w:hAnsiTheme="majorHAnsi" w:cstheme="majorHAnsi"/>
          <w:bCs/>
          <w:sz w:val="26"/>
          <w:szCs w:val="26"/>
          <w:lang w:val="en-US"/>
        </w:rPr>
        <w:t xml:space="preserve"> tin chi </w:t>
      </w:r>
      <w:proofErr w:type="spellStart"/>
      <w:r w:rsidR="0010712E" w:rsidRPr="00734B1F">
        <w:rPr>
          <w:rFonts w:asciiTheme="majorHAnsi" w:eastAsia="Calibri" w:hAnsiTheme="majorHAnsi" w:cstheme="majorHAnsi"/>
          <w:bCs/>
          <w:sz w:val="26"/>
          <w:szCs w:val="26"/>
          <w:lang w:val="en-US"/>
        </w:rPr>
        <w:t>tiết</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về</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sản</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phẩm</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được</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chọn</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mà</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sau</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khi</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người</w:t>
      </w:r>
      <w:proofErr w:type="spellEnd"/>
      <w:r w:rsidR="0010712E" w:rsidRPr="00734B1F">
        <w:rPr>
          <w:rFonts w:asciiTheme="majorHAnsi" w:eastAsia="Calibri" w:hAnsiTheme="majorHAnsi" w:cstheme="majorHAnsi"/>
          <w:bCs/>
          <w:sz w:val="26"/>
          <w:szCs w:val="26"/>
          <w:lang w:val="en-US"/>
        </w:rPr>
        <w:t xml:space="preserve"> </w:t>
      </w:r>
      <w:proofErr w:type="spellStart"/>
      <w:r w:rsidR="0010712E" w:rsidRPr="00734B1F">
        <w:rPr>
          <w:rFonts w:asciiTheme="majorHAnsi" w:eastAsia="Calibri" w:hAnsiTheme="majorHAnsi" w:cstheme="majorHAnsi"/>
          <w:bCs/>
          <w:sz w:val="26"/>
          <w:szCs w:val="26"/>
          <w:lang w:val="en-US"/>
        </w:rPr>
        <w:t>dùng</w:t>
      </w:r>
      <w:proofErr w:type="spellEnd"/>
      <w:r w:rsidR="0010712E" w:rsidRPr="00734B1F">
        <w:rPr>
          <w:rFonts w:asciiTheme="majorHAnsi" w:eastAsia="Calibri" w:hAnsiTheme="majorHAnsi" w:cstheme="majorHAnsi"/>
          <w:bCs/>
          <w:sz w:val="26"/>
          <w:szCs w:val="26"/>
          <w:lang w:val="en-US"/>
        </w:rPr>
        <w:t xml:space="preserve"> click </w:t>
      </w:r>
      <w:proofErr w:type="spellStart"/>
      <w:r w:rsidR="0010712E" w:rsidRPr="00734B1F">
        <w:rPr>
          <w:rFonts w:asciiTheme="majorHAnsi" w:eastAsia="Calibri" w:hAnsiTheme="majorHAnsi" w:cstheme="majorHAnsi"/>
          <w:bCs/>
          <w:sz w:val="26"/>
          <w:szCs w:val="26"/>
          <w:lang w:val="en-US"/>
        </w:rPr>
        <w:t>vào</w:t>
      </w:r>
      <w:proofErr w:type="spellEnd"/>
      <w:r w:rsidR="0010712E" w:rsidRPr="00734B1F">
        <w:rPr>
          <w:rFonts w:asciiTheme="majorHAnsi" w:eastAsia="Calibri" w:hAnsiTheme="majorHAnsi" w:cstheme="majorHAnsi"/>
          <w:bCs/>
          <w:sz w:val="26"/>
          <w:szCs w:val="26"/>
          <w:lang w:val="en-US"/>
        </w:rPr>
        <w:t>.</w:t>
      </w:r>
    </w:p>
    <w:p w14:paraId="449C4FEF" w14:textId="08EC2EE0" w:rsidR="0004787E" w:rsidRDefault="006A1B06" w:rsidP="00FD15D3">
      <w:pPr>
        <w:spacing w:before="120" w:after="120" w:line="312" w:lineRule="auto"/>
        <w:contextualSpacing/>
        <w:jc w:val="both"/>
        <w:rPr>
          <w:rFonts w:asciiTheme="majorHAnsi" w:eastAsia="Calibri" w:hAnsiTheme="majorHAnsi" w:cstheme="majorHAnsi"/>
          <w:bCs/>
          <w:noProof/>
          <w:sz w:val="26"/>
          <w:szCs w:val="26"/>
          <w:lang w:val="en-US"/>
        </w:rPr>
      </w:pPr>
      <w:r>
        <w:rPr>
          <w:rFonts w:asciiTheme="majorHAnsi" w:eastAsia="Calibri" w:hAnsiTheme="majorHAnsi" w:cstheme="majorHAnsi"/>
          <w:bCs/>
          <w:noProof/>
          <w:sz w:val="26"/>
          <w:szCs w:val="26"/>
          <w:lang w:val="en-US"/>
        </w:rPr>
        <w:t xml:space="preserve"> </w:t>
      </w:r>
      <w:r>
        <w:rPr>
          <w:noProof/>
        </w:rPr>
        <w:drawing>
          <wp:inline distT="0" distB="0" distL="0" distR="0" wp14:anchorId="0341918E" wp14:editId="34351401">
            <wp:extent cx="5760085" cy="4602480"/>
            <wp:effectExtent l="0" t="0" r="0" b="762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4602480"/>
                    </a:xfrm>
                    <a:prstGeom prst="rect">
                      <a:avLst/>
                    </a:prstGeom>
                    <a:noFill/>
                    <a:ln>
                      <a:noFill/>
                    </a:ln>
                  </pic:spPr>
                </pic:pic>
              </a:graphicData>
            </a:graphic>
          </wp:inline>
        </w:drawing>
      </w:r>
    </w:p>
    <w:p w14:paraId="67CF01AB" w14:textId="5ED4CF82" w:rsidR="006A1B06" w:rsidRDefault="006A1B06" w:rsidP="00FD15D3">
      <w:pPr>
        <w:spacing w:before="120" w:after="120" w:line="312" w:lineRule="auto"/>
        <w:contextualSpacing/>
        <w:jc w:val="both"/>
        <w:rPr>
          <w:rFonts w:asciiTheme="majorHAnsi" w:eastAsia="Calibri" w:hAnsiTheme="majorHAnsi" w:cstheme="majorHAnsi"/>
          <w:bCs/>
          <w:noProof/>
          <w:sz w:val="26"/>
          <w:szCs w:val="26"/>
          <w:lang w:val="en-US"/>
        </w:rPr>
      </w:pPr>
      <w:r w:rsidRPr="00734B1F">
        <w:rPr>
          <w:rFonts w:asciiTheme="majorHAnsi" w:hAnsiTheme="majorHAnsi" w:cstheme="majorHAnsi"/>
          <w:noProof/>
          <w:lang w:val="en-US"/>
        </w:rPr>
        <mc:AlternateContent>
          <mc:Choice Requires="wps">
            <w:drawing>
              <wp:anchor distT="0" distB="0" distL="114300" distR="114300" simplePos="0" relativeHeight="251712000" behindDoc="0" locked="0" layoutInCell="1" allowOverlap="1" wp14:anchorId="37AC4ABB" wp14:editId="7F2C2D22">
                <wp:simplePos x="0" y="0"/>
                <wp:positionH relativeFrom="column">
                  <wp:posOffset>138223</wp:posOffset>
                </wp:positionH>
                <wp:positionV relativeFrom="paragraph">
                  <wp:posOffset>221733</wp:posOffset>
                </wp:positionV>
                <wp:extent cx="5760085" cy="3619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60085" cy="361950"/>
                        </a:xfrm>
                        <a:prstGeom prst="rect">
                          <a:avLst/>
                        </a:prstGeom>
                        <a:solidFill>
                          <a:prstClr val="white"/>
                        </a:solidFill>
                        <a:ln>
                          <a:noFill/>
                        </a:ln>
                      </wps:spPr>
                      <wps:txbx>
                        <w:txbxContent>
                          <w:p w14:paraId="771FF061" w14:textId="6A4068CC" w:rsidR="006A1B06" w:rsidRDefault="006A1B06" w:rsidP="009F7DF4">
                            <w:pPr>
                              <w:pStyle w:val="Phn"/>
                            </w:pPr>
                            <w:bookmarkStart w:id="465" w:name="_Toc92790958"/>
                            <w:bookmarkStart w:id="466" w:name="_Toc92926637"/>
                            <w:proofErr w:type="spellStart"/>
                            <w:r>
                              <w:t>Hình</w:t>
                            </w:r>
                            <w:proofErr w:type="spellEnd"/>
                            <w:r>
                              <w:t xml:space="preserve"> </w:t>
                            </w:r>
                            <w:r>
                              <w:fldChar w:fldCharType="begin"/>
                            </w:r>
                            <w:r>
                              <w:instrText xml:space="preserve"> SEQ Hình \* ARABIC </w:instrText>
                            </w:r>
                            <w:r>
                              <w:fldChar w:fldCharType="separate"/>
                            </w:r>
                            <w:r>
                              <w:rPr>
                                <w:noProof/>
                              </w:rPr>
                              <w:t>16</w:t>
                            </w:r>
                            <w:r>
                              <w:rPr>
                                <w:noProof/>
                              </w:rPr>
                              <w:fldChar w:fldCharType="end"/>
                            </w:r>
                            <w:r>
                              <w:t xml:space="preserve">: Giao </w:t>
                            </w:r>
                            <w:proofErr w:type="spellStart"/>
                            <w:r>
                              <w:t>diện</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bookmarkEnd w:id="465"/>
                            <w:bookmarkEnd w:id="466"/>
                            <w:proofErr w:type="spellEnd"/>
                          </w:p>
                          <w:p w14:paraId="44013EAA" w14:textId="77777777" w:rsidR="006A1B06" w:rsidRPr="00AE4703" w:rsidRDefault="006A1B06" w:rsidP="009F7DF4">
                            <w:pPr>
                              <w:pStyle w:val="Phn"/>
                              <w:rPr>
                                <w:rFonts w:eastAsia="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C4ABB" id="Text Box 25" o:spid="_x0000_s1032" type="#_x0000_t202" style="position:absolute;left:0;text-align:left;margin-left:10.9pt;margin-top:17.45pt;width:453.55pt;height:28.5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" stroked="f">
                <v:textbox inset="0,0,0,0">
                  <w:txbxContent>
                    <w:p w14:paraId="771FF061" w14:textId="6A4068CC" w:rsidR="006A1B06" w:rsidRDefault="006A1B06" w:rsidP="009F7DF4">
                      <w:pPr>
                        <w:pStyle w:val="Phn"/>
                      </w:pPr>
                      <w:bookmarkStart w:id="467" w:name="_Toc92790958"/>
                      <w:bookmarkStart w:id="468" w:name="_Toc92926637"/>
                      <w:proofErr w:type="spellStart"/>
                      <w:r>
                        <w:t>Hình</w:t>
                      </w:r>
                      <w:proofErr w:type="spellEnd"/>
                      <w:r>
                        <w:t xml:space="preserve"> </w:t>
                      </w:r>
                      <w:r>
                        <w:fldChar w:fldCharType="begin"/>
                      </w:r>
                      <w:r>
                        <w:instrText xml:space="preserve"> SEQ Hình \* ARABIC </w:instrText>
                      </w:r>
                      <w:r>
                        <w:fldChar w:fldCharType="separate"/>
                      </w:r>
                      <w:r>
                        <w:rPr>
                          <w:noProof/>
                        </w:rPr>
                        <w:t>16</w:t>
                      </w:r>
                      <w:r>
                        <w:rPr>
                          <w:noProof/>
                        </w:rPr>
                        <w:fldChar w:fldCharType="end"/>
                      </w:r>
                      <w:r>
                        <w:t xml:space="preserve">: Giao </w:t>
                      </w:r>
                      <w:proofErr w:type="spellStart"/>
                      <w:r>
                        <w:t>diện</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bookmarkEnd w:id="467"/>
                      <w:bookmarkEnd w:id="468"/>
                      <w:proofErr w:type="spellEnd"/>
                    </w:p>
                    <w:p w14:paraId="44013EAA" w14:textId="77777777" w:rsidR="006A1B06" w:rsidRPr="00AE4703" w:rsidRDefault="006A1B06" w:rsidP="009F7DF4">
                      <w:pPr>
                        <w:pStyle w:val="Phn"/>
                        <w:rPr>
                          <w:rFonts w:eastAsia="Calibri"/>
                          <w:noProof/>
                        </w:rPr>
                      </w:pPr>
                    </w:p>
                  </w:txbxContent>
                </v:textbox>
                <w10:wrap type="square"/>
              </v:shape>
            </w:pict>
          </mc:Fallback>
        </mc:AlternateContent>
      </w:r>
    </w:p>
    <w:p w14:paraId="3033B3DC" w14:textId="6D7A5AD0"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3AEACB34" w14:textId="4F4C3020"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0E2AF1C9" w14:textId="77777777"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78AF0F19" w14:textId="6E8C1140"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1AC286A7" w14:textId="77777777"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2B8A9F6D" w14:textId="3FE08D9E"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6DACF53E" w14:textId="252990E9"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46A8F696" w14:textId="77777777"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579518DA" w14:textId="45C96E52" w:rsidR="006A1B06"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0EB81150" w14:textId="07EE5F90" w:rsidR="006A1B06" w:rsidRPr="00734B1F" w:rsidRDefault="006A1B06" w:rsidP="00FD15D3">
      <w:pPr>
        <w:spacing w:before="120" w:after="120" w:line="312" w:lineRule="auto"/>
        <w:contextualSpacing/>
        <w:jc w:val="both"/>
        <w:rPr>
          <w:rFonts w:asciiTheme="majorHAnsi" w:eastAsia="Calibri" w:hAnsiTheme="majorHAnsi" w:cstheme="majorHAnsi"/>
          <w:bCs/>
          <w:sz w:val="26"/>
          <w:szCs w:val="26"/>
          <w:lang w:val="en-US"/>
        </w:rPr>
      </w:pPr>
    </w:p>
    <w:p w14:paraId="18D4B156" w14:textId="77777777" w:rsidR="007628C1" w:rsidRPr="00734B1F" w:rsidRDefault="00060E1A"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469" w:name="_Hình_16:_Giao"/>
      <w:bookmarkStart w:id="470" w:name="_Toc60959533"/>
      <w:bookmarkStart w:id="471" w:name="_Toc104936277"/>
      <w:bookmarkEnd w:id="469"/>
      <w:r w:rsidRPr="00734B1F">
        <w:rPr>
          <w:rFonts w:asciiTheme="majorHAnsi" w:hAnsiTheme="majorHAnsi" w:cstheme="majorHAnsi"/>
          <w:noProof/>
          <w:lang w:val="en-US"/>
        </w:rPr>
        <mc:AlternateContent>
          <mc:Choice Requires="wps">
            <w:drawing>
              <wp:anchor distT="0" distB="0" distL="114300" distR="114300" simplePos="0" relativeHeight="251625984" behindDoc="0" locked="0" layoutInCell="1" allowOverlap="1" wp14:anchorId="2B968B47" wp14:editId="67324AC7">
                <wp:simplePos x="0" y="0"/>
                <wp:positionH relativeFrom="column">
                  <wp:posOffset>-1905</wp:posOffset>
                </wp:positionH>
                <wp:positionV relativeFrom="paragraph">
                  <wp:posOffset>3109595</wp:posOffset>
                </wp:positionV>
                <wp:extent cx="5760085" cy="25209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60085" cy="252095"/>
                        </a:xfrm>
                        <a:prstGeom prst="rect">
                          <a:avLst/>
                        </a:prstGeom>
                        <a:solidFill>
                          <a:prstClr val="white"/>
                        </a:solidFill>
                        <a:ln>
                          <a:noFill/>
                        </a:ln>
                      </wps:spPr>
                      <wps:txbx>
                        <w:txbxContent>
                          <w:p w14:paraId="22BEE160" w14:textId="03D79402" w:rsidR="002259D8" w:rsidRDefault="002259D8" w:rsidP="009F7DF4">
                            <w:pPr>
                              <w:pStyle w:val="Phn"/>
                            </w:pPr>
                            <w:bookmarkStart w:id="472" w:name="_Toc92790959"/>
                            <w:bookmarkStart w:id="473" w:name="_Toc92926639"/>
                            <w:proofErr w:type="spellStart"/>
                            <w:r>
                              <w:t>Hình</w:t>
                            </w:r>
                            <w:proofErr w:type="spellEnd"/>
                            <w:r>
                              <w:t xml:space="preserve"> </w:t>
                            </w:r>
                            <w:r>
                              <w:fldChar w:fldCharType="begin"/>
                            </w:r>
                            <w:r>
                              <w:instrText xml:space="preserve"> SEQ Hình \* ARABIC </w:instrText>
                            </w:r>
                            <w:r>
                              <w:fldChar w:fldCharType="separate"/>
                            </w:r>
                            <w:r w:rsidR="005A2F0E">
                              <w:rPr>
                                <w:noProof/>
                              </w:rPr>
                              <w:t>17</w:t>
                            </w:r>
                            <w:r>
                              <w:rPr>
                                <w:noProof/>
                              </w:rPr>
                              <w:fldChar w:fldCharType="end"/>
                            </w:r>
                            <w:r>
                              <w:t xml:space="preserve">: Giao </w:t>
                            </w:r>
                            <w:proofErr w:type="spellStart"/>
                            <w:r>
                              <w:t>diện</w:t>
                            </w:r>
                            <w:proofErr w:type="spellEnd"/>
                            <w:r>
                              <w:t xml:space="preserve"> </w:t>
                            </w:r>
                            <w:proofErr w:type="spellStart"/>
                            <w:r>
                              <w:t>đăng</w:t>
                            </w:r>
                            <w:proofErr w:type="spellEnd"/>
                            <w:r>
                              <w:t xml:space="preserve"> </w:t>
                            </w:r>
                            <w:proofErr w:type="spellStart"/>
                            <w:r>
                              <w:t>nhập</w:t>
                            </w:r>
                            <w:bookmarkEnd w:id="472"/>
                            <w:bookmarkEnd w:id="473"/>
                            <w:proofErr w:type="spellEnd"/>
                          </w:p>
                          <w:p w14:paraId="0055B49F" w14:textId="77777777" w:rsidR="006A1B06" w:rsidRPr="00CF49C8" w:rsidRDefault="006A1B06" w:rsidP="009F7DF4">
                            <w:pPr>
                              <w:pStyle w:val="Phn"/>
                              <w:rPr>
                                <w:rFonts w:eastAsia="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8B47" id="Text Box 26" o:spid="_x0000_s1033" type="#_x0000_t202" style="position:absolute;left:0;text-align:left;margin-left:-.15pt;margin-top:244.85pt;width:453.55pt;height:19.85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" stroked="f">
                <v:textbox inset="0,0,0,0">
                  <w:txbxContent>
                    <w:p w14:paraId="22BEE160" w14:textId="03D79402" w:rsidR="002259D8" w:rsidRDefault="002259D8" w:rsidP="009F7DF4">
                      <w:pPr>
                        <w:pStyle w:val="Phn"/>
                      </w:pPr>
                      <w:bookmarkStart w:id="474" w:name="_Toc92790959"/>
                      <w:bookmarkStart w:id="475" w:name="_Toc92926639"/>
                      <w:proofErr w:type="spellStart"/>
                      <w:r>
                        <w:t>Hình</w:t>
                      </w:r>
                      <w:proofErr w:type="spellEnd"/>
                      <w:r>
                        <w:t xml:space="preserve"> </w:t>
                      </w:r>
                      <w:r>
                        <w:fldChar w:fldCharType="begin"/>
                      </w:r>
                      <w:r>
                        <w:instrText xml:space="preserve"> SEQ Hình \* ARABIC </w:instrText>
                      </w:r>
                      <w:r>
                        <w:fldChar w:fldCharType="separate"/>
                      </w:r>
                      <w:r w:rsidR="005A2F0E">
                        <w:rPr>
                          <w:noProof/>
                        </w:rPr>
                        <w:t>17</w:t>
                      </w:r>
                      <w:r>
                        <w:rPr>
                          <w:noProof/>
                        </w:rPr>
                        <w:fldChar w:fldCharType="end"/>
                      </w:r>
                      <w:r>
                        <w:t xml:space="preserve">: Giao </w:t>
                      </w:r>
                      <w:proofErr w:type="spellStart"/>
                      <w:r>
                        <w:t>diện</w:t>
                      </w:r>
                      <w:proofErr w:type="spellEnd"/>
                      <w:r>
                        <w:t xml:space="preserve"> </w:t>
                      </w:r>
                      <w:proofErr w:type="spellStart"/>
                      <w:r>
                        <w:t>đăng</w:t>
                      </w:r>
                      <w:proofErr w:type="spellEnd"/>
                      <w:r>
                        <w:t xml:space="preserve"> </w:t>
                      </w:r>
                      <w:proofErr w:type="spellStart"/>
                      <w:r>
                        <w:t>nhập</w:t>
                      </w:r>
                      <w:bookmarkEnd w:id="474"/>
                      <w:bookmarkEnd w:id="475"/>
                      <w:proofErr w:type="spellEnd"/>
                    </w:p>
                    <w:p w14:paraId="0055B49F" w14:textId="77777777" w:rsidR="006A1B06" w:rsidRPr="00CF49C8" w:rsidRDefault="006A1B06" w:rsidP="009F7DF4">
                      <w:pPr>
                        <w:pStyle w:val="Phn"/>
                        <w:rPr>
                          <w:rFonts w:eastAsia="Calibri"/>
                          <w:noProof/>
                        </w:rPr>
                      </w:pPr>
                    </w:p>
                  </w:txbxContent>
                </v:textbox>
                <w10:wrap type="square"/>
              </v:shape>
            </w:pict>
          </mc:Fallback>
        </mc:AlternateContent>
      </w:r>
      <w:r w:rsidR="007628C1" w:rsidRPr="00734B1F">
        <w:rPr>
          <w:rFonts w:asciiTheme="majorHAnsi" w:eastAsia="Calibri" w:hAnsiTheme="majorHAnsi" w:cstheme="majorHAnsi"/>
          <w:b/>
          <w:sz w:val="26"/>
          <w:szCs w:val="26"/>
          <w:lang w:val="en-US"/>
        </w:rPr>
        <w:t xml:space="preserve">Giao </w:t>
      </w:r>
      <w:proofErr w:type="spellStart"/>
      <w:r w:rsidR="007628C1" w:rsidRPr="00734B1F">
        <w:rPr>
          <w:rFonts w:asciiTheme="majorHAnsi" w:eastAsia="Calibri" w:hAnsiTheme="majorHAnsi" w:cstheme="majorHAnsi"/>
          <w:b/>
          <w:sz w:val="26"/>
          <w:szCs w:val="26"/>
          <w:lang w:val="en-US"/>
        </w:rPr>
        <w:t>diện</w:t>
      </w:r>
      <w:proofErr w:type="spellEnd"/>
      <w:r w:rsidR="007628C1" w:rsidRPr="00734B1F">
        <w:rPr>
          <w:rFonts w:asciiTheme="majorHAnsi" w:eastAsia="Calibri" w:hAnsiTheme="majorHAnsi" w:cstheme="majorHAnsi"/>
          <w:b/>
          <w:sz w:val="26"/>
          <w:szCs w:val="26"/>
          <w:lang w:val="en-US"/>
        </w:rPr>
        <w:t xml:space="preserve"> </w:t>
      </w:r>
      <w:proofErr w:type="spellStart"/>
      <w:r w:rsidR="007628C1" w:rsidRPr="00734B1F">
        <w:rPr>
          <w:rFonts w:asciiTheme="majorHAnsi" w:eastAsia="Calibri" w:hAnsiTheme="majorHAnsi" w:cstheme="majorHAnsi"/>
          <w:b/>
          <w:sz w:val="26"/>
          <w:szCs w:val="26"/>
          <w:lang w:val="en-US"/>
        </w:rPr>
        <w:t>đăng</w:t>
      </w:r>
      <w:proofErr w:type="spellEnd"/>
      <w:r w:rsidR="007628C1" w:rsidRPr="00734B1F">
        <w:rPr>
          <w:rFonts w:asciiTheme="majorHAnsi" w:eastAsia="Calibri" w:hAnsiTheme="majorHAnsi" w:cstheme="majorHAnsi"/>
          <w:b/>
          <w:sz w:val="26"/>
          <w:szCs w:val="26"/>
          <w:lang w:val="en-US"/>
        </w:rPr>
        <w:t xml:space="preserve"> </w:t>
      </w:r>
      <w:proofErr w:type="spellStart"/>
      <w:r w:rsidR="007628C1" w:rsidRPr="00734B1F">
        <w:rPr>
          <w:rFonts w:asciiTheme="majorHAnsi" w:eastAsia="Calibri" w:hAnsiTheme="majorHAnsi" w:cstheme="majorHAnsi"/>
          <w:b/>
          <w:sz w:val="26"/>
          <w:szCs w:val="26"/>
          <w:lang w:val="en-US"/>
        </w:rPr>
        <w:t>nhập</w:t>
      </w:r>
      <w:bookmarkEnd w:id="470"/>
      <w:bookmarkEnd w:id="471"/>
      <w:proofErr w:type="spellEnd"/>
    </w:p>
    <w:p w14:paraId="32A4025D" w14:textId="271F4A7E" w:rsidR="007628C1" w:rsidRPr="00734B1F" w:rsidRDefault="007628C1" w:rsidP="007628C1">
      <w:pPr>
        <w:spacing w:before="120" w:after="120" w:line="312" w:lineRule="auto"/>
        <w:ind w:firstLine="720"/>
        <w:contextualSpacing/>
        <w:jc w:val="both"/>
        <w:rPr>
          <w:rFonts w:asciiTheme="majorHAnsi" w:eastAsia="Calibri" w:hAnsiTheme="majorHAnsi" w:cstheme="majorHAnsi"/>
          <w:sz w:val="26"/>
          <w:szCs w:val="26"/>
          <w:lang w:val="en-US"/>
        </w:rPr>
      </w:pP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sẽ</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đăng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nhập</w:t>
      </w:r>
      <w:proofErr w:type="spellEnd"/>
      <w:r w:rsidR="00B337AD" w:rsidRPr="00734B1F">
        <w:rPr>
          <w:rFonts w:asciiTheme="majorHAnsi" w:eastAsia="Calibri" w:hAnsiTheme="majorHAnsi" w:cstheme="majorHAnsi"/>
          <w:sz w:val="26"/>
          <w:szCs w:val="26"/>
          <w:lang w:val="en-US"/>
        </w:rPr>
        <w:t xml:space="preserve"> </w:t>
      </w:r>
      <w:proofErr w:type="spellStart"/>
      <w:r w:rsidR="00B337AD" w:rsidRPr="00734B1F">
        <w:rPr>
          <w:rFonts w:asciiTheme="majorHAnsi" w:eastAsia="Calibri" w:hAnsiTheme="majorHAnsi" w:cstheme="majorHAnsi"/>
          <w:sz w:val="26"/>
          <w:szCs w:val="26"/>
          <w:lang w:val="en-US"/>
        </w:rPr>
        <w:t>vào</w:t>
      </w:r>
      <w:proofErr w:type="spellEnd"/>
      <w:r w:rsidR="00B337AD"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tài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khoản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đảm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việc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mua</w:t>
      </w:r>
      <w:proofErr w:type="spellEnd"/>
      <w:r w:rsidRPr="00734B1F">
        <w:rPr>
          <w:rFonts w:asciiTheme="majorHAnsi" w:eastAsia="Calibri" w:hAnsiTheme="majorHAnsi" w:cstheme="majorHAnsi"/>
          <w:sz w:val="26"/>
          <w:szCs w:val="26"/>
          <w:lang w:val="en-US"/>
        </w:rPr>
        <w:t xml:space="preserve"> </w:t>
      </w:r>
      <w:proofErr w:type="spellStart"/>
      <w:r w:rsidR="00F76634" w:rsidRPr="00734B1F">
        <w:rPr>
          <w:rFonts w:asciiTheme="majorHAnsi" w:eastAsia="Calibri" w:hAnsiTheme="majorHAnsi" w:cstheme="majorHAnsi"/>
          <w:sz w:val="26"/>
          <w:szCs w:val="26"/>
          <w:lang w:val="en-US"/>
        </w:rPr>
        <w:t>hàng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thanh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toán</w:t>
      </w:r>
      <w:proofErr w:type="spellEnd"/>
      <w:r w:rsidRPr="00734B1F">
        <w:rPr>
          <w:rFonts w:asciiTheme="majorHAnsi" w:eastAsia="Calibri" w:hAnsiTheme="majorHAnsi" w:cstheme="majorHAnsi"/>
          <w:sz w:val="26"/>
          <w:szCs w:val="26"/>
          <w:lang w:val="en-US"/>
        </w:rPr>
        <w:t>.</w:t>
      </w:r>
    </w:p>
    <w:p w14:paraId="65335E0E" w14:textId="76974701" w:rsidR="00D91823" w:rsidRPr="00734B1F" w:rsidRDefault="00D91823" w:rsidP="0004787E">
      <w:pPr>
        <w:spacing w:line="276" w:lineRule="auto"/>
        <w:jc w:val="both"/>
        <w:rPr>
          <w:rFonts w:asciiTheme="majorHAnsi" w:eastAsia="Calibri" w:hAnsiTheme="majorHAnsi" w:cstheme="majorHAnsi"/>
          <w:color w:val="000000" w:themeColor="text1"/>
          <w:sz w:val="26"/>
          <w:szCs w:val="26"/>
          <w:lang w:val="en-GB"/>
        </w:rPr>
      </w:pPr>
    </w:p>
    <w:p w14:paraId="4886FE2B" w14:textId="3EAD29D3" w:rsidR="00060E1A" w:rsidRDefault="00060E1A" w:rsidP="00060E1A">
      <w:pPr>
        <w:rPr>
          <w:rFonts w:asciiTheme="majorHAnsi" w:eastAsia="Calibri" w:hAnsiTheme="majorHAnsi" w:cstheme="majorHAnsi"/>
          <w:b/>
          <w:bCs/>
          <w:color w:val="000000" w:themeColor="text1"/>
          <w:sz w:val="26"/>
          <w:szCs w:val="26"/>
          <w:lang w:val="en-GB"/>
        </w:rPr>
      </w:pPr>
      <w:r>
        <w:rPr>
          <w:noProof/>
        </w:rPr>
        <w:drawing>
          <wp:inline distT="0" distB="0" distL="0" distR="0" wp14:anchorId="2E0FF5AE" wp14:editId="2ECE219A">
            <wp:extent cx="6115050" cy="20745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5050" cy="2074545"/>
                    </a:xfrm>
                    <a:prstGeom prst="rect">
                      <a:avLst/>
                    </a:prstGeom>
                  </pic:spPr>
                </pic:pic>
              </a:graphicData>
            </a:graphic>
          </wp:inline>
        </w:drawing>
      </w:r>
    </w:p>
    <w:p w14:paraId="387DA7CB" w14:textId="51FD94E7" w:rsidR="00A75AF7" w:rsidRPr="006A1B06" w:rsidRDefault="00A75AF7" w:rsidP="006A1B06">
      <w:pPr>
        <w:pStyle w:val="ListParagraph"/>
        <w:numPr>
          <w:ilvl w:val="2"/>
          <w:numId w:val="23"/>
        </w:numPr>
        <w:rPr>
          <w:rFonts w:asciiTheme="majorHAnsi" w:eastAsia="Calibri" w:hAnsiTheme="majorHAnsi" w:cstheme="majorHAnsi"/>
          <w:b/>
          <w:bCs/>
          <w:sz w:val="26"/>
          <w:szCs w:val="26"/>
          <w:lang w:val="en-US"/>
        </w:rPr>
      </w:pPr>
      <w:r w:rsidRPr="006A1B06">
        <w:rPr>
          <w:rFonts w:asciiTheme="majorHAnsi" w:eastAsia="Calibri" w:hAnsiTheme="majorHAnsi" w:cstheme="majorHAnsi"/>
          <w:b/>
          <w:bCs/>
          <w:sz w:val="26"/>
          <w:szCs w:val="26"/>
          <w:lang w:val="en-US"/>
        </w:rPr>
        <w:t xml:space="preserve">Giao </w:t>
      </w:r>
      <w:proofErr w:type="spellStart"/>
      <w:r w:rsidRPr="006A1B06">
        <w:rPr>
          <w:rFonts w:asciiTheme="majorHAnsi" w:eastAsia="Calibri" w:hAnsiTheme="majorHAnsi" w:cstheme="majorHAnsi"/>
          <w:b/>
          <w:bCs/>
          <w:sz w:val="26"/>
          <w:szCs w:val="26"/>
          <w:lang w:val="en-US"/>
        </w:rPr>
        <w:t>diện</w:t>
      </w:r>
      <w:proofErr w:type="spellEnd"/>
      <w:r w:rsidRPr="006A1B06">
        <w:rPr>
          <w:rFonts w:asciiTheme="majorHAnsi" w:eastAsia="Calibri" w:hAnsiTheme="majorHAnsi" w:cstheme="majorHAnsi"/>
          <w:b/>
          <w:bCs/>
          <w:sz w:val="26"/>
          <w:szCs w:val="26"/>
          <w:lang w:val="en-US"/>
        </w:rPr>
        <w:t xml:space="preserve"> </w:t>
      </w:r>
      <w:proofErr w:type="spellStart"/>
      <w:r w:rsidRPr="006A1B06">
        <w:rPr>
          <w:rFonts w:asciiTheme="majorHAnsi" w:eastAsia="Calibri" w:hAnsiTheme="majorHAnsi" w:cstheme="majorHAnsi"/>
          <w:b/>
          <w:bCs/>
          <w:sz w:val="26"/>
          <w:szCs w:val="26"/>
          <w:lang w:val="en-US"/>
        </w:rPr>
        <w:t>đăng</w:t>
      </w:r>
      <w:proofErr w:type="spellEnd"/>
      <w:r w:rsidRPr="006A1B06">
        <w:rPr>
          <w:rFonts w:asciiTheme="majorHAnsi" w:eastAsia="Calibri" w:hAnsiTheme="majorHAnsi" w:cstheme="majorHAnsi"/>
          <w:b/>
          <w:bCs/>
          <w:sz w:val="26"/>
          <w:szCs w:val="26"/>
          <w:lang w:val="en-US"/>
        </w:rPr>
        <w:t xml:space="preserve"> </w:t>
      </w:r>
      <w:proofErr w:type="spellStart"/>
      <w:r w:rsidRPr="006A1B06">
        <w:rPr>
          <w:rFonts w:asciiTheme="majorHAnsi" w:eastAsia="Calibri" w:hAnsiTheme="majorHAnsi" w:cstheme="majorHAnsi"/>
          <w:b/>
          <w:bCs/>
          <w:sz w:val="26"/>
          <w:szCs w:val="26"/>
          <w:lang w:val="en-US"/>
        </w:rPr>
        <w:t>kí</w:t>
      </w:r>
      <w:proofErr w:type="spellEnd"/>
    </w:p>
    <w:p w14:paraId="389BF472" w14:textId="76A252E1" w:rsidR="006A1B06" w:rsidRPr="006A1B06" w:rsidRDefault="006A1B06" w:rsidP="006A1B06">
      <w:pPr>
        <w:rPr>
          <w:rFonts w:asciiTheme="majorHAnsi" w:eastAsia="Calibri" w:hAnsiTheme="majorHAnsi" w:cstheme="majorHAnsi"/>
          <w:b/>
          <w:bCs/>
          <w:color w:val="000000" w:themeColor="text1"/>
          <w:sz w:val="26"/>
          <w:szCs w:val="26"/>
          <w:lang w:val="en-GB"/>
        </w:rPr>
      </w:pP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sẽ</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đăng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tài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khoản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trở</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thành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thành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của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cửa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hàng</w:t>
      </w:r>
      <w:proofErr w:type="spellEnd"/>
    </w:p>
    <w:p w14:paraId="479ADC5B" w14:textId="3D2E5E94" w:rsidR="00A75AF7" w:rsidRDefault="00060E1A" w:rsidP="00A75AF7">
      <w:pPr>
        <w:spacing w:before="120" w:after="120" w:line="312" w:lineRule="auto"/>
        <w:ind w:firstLine="720"/>
        <w:contextualSpacing/>
        <w:jc w:val="both"/>
        <w:rPr>
          <w:rFonts w:asciiTheme="majorHAnsi" w:eastAsia="Calibri" w:hAnsiTheme="majorHAnsi" w:cstheme="majorHAnsi"/>
          <w:sz w:val="26"/>
          <w:szCs w:val="26"/>
          <w:lang w:val="en-US"/>
        </w:rPr>
      </w:pPr>
      <w:r w:rsidRPr="00734B1F">
        <w:rPr>
          <w:rFonts w:asciiTheme="majorHAnsi" w:hAnsiTheme="majorHAnsi" w:cstheme="majorHAnsi"/>
          <w:noProof/>
          <w:lang w:val="en-US"/>
        </w:rPr>
        <mc:AlternateContent>
          <mc:Choice Requires="wps">
            <w:drawing>
              <wp:anchor distT="0" distB="0" distL="114300" distR="114300" simplePos="0" relativeHeight="251630080" behindDoc="0" locked="0" layoutInCell="1" allowOverlap="1" wp14:anchorId="63017AEB" wp14:editId="37F13708">
                <wp:simplePos x="0" y="0"/>
                <wp:positionH relativeFrom="column">
                  <wp:posOffset>43815</wp:posOffset>
                </wp:positionH>
                <wp:positionV relativeFrom="paragraph">
                  <wp:posOffset>3602355</wp:posOffset>
                </wp:positionV>
                <wp:extent cx="5760085" cy="314325"/>
                <wp:effectExtent l="0" t="0" r="0" b="9525"/>
                <wp:wrapSquare wrapText="bothSides"/>
                <wp:docPr id="27" name="Text Box 27"/>
                <wp:cNvGraphicFramePr/>
                <a:graphic xmlns:a="http://schemas.openxmlformats.org/drawingml/2006/main">
                  <a:graphicData uri="http://schemas.microsoft.com/office/word/2010/wordprocessingShape">
                    <wps:wsp>
                      <wps:cNvSpPr txBox="1"/>
                      <wps:spPr>
                        <a:xfrm>
                          <a:off x="0" y="0"/>
                          <a:ext cx="5760085" cy="314325"/>
                        </a:xfrm>
                        <a:prstGeom prst="rect">
                          <a:avLst/>
                        </a:prstGeom>
                        <a:solidFill>
                          <a:prstClr val="white"/>
                        </a:solidFill>
                        <a:ln>
                          <a:noFill/>
                        </a:ln>
                      </wps:spPr>
                      <wps:txbx>
                        <w:txbxContent>
                          <w:p w14:paraId="034DFA75" w14:textId="4B78FF28" w:rsidR="002259D8" w:rsidRPr="00B01AEB" w:rsidRDefault="002259D8" w:rsidP="009F7DF4">
                            <w:pPr>
                              <w:pStyle w:val="Phn"/>
                              <w:rPr>
                                <w:rFonts w:eastAsia="Calibri"/>
                                <w:noProof/>
                                <w:color w:val="000000" w:themeColor="text1"/>
                              </w:rPr>
                            </w:pPr>
                            <w:bookmarkStart w:id="476" w:name="_Toc92790960"/>
                            <w:bookmarkStart w:id="477" w:name="_Toc92926641"/>
                            <w:proofErr w:type="spellStart"/>
                            <w:r>
                              <w:t>Hình</w:t>
                            </w:r>
                            <w:proofErr w:type="spellEnd"/>
                            <w:r>
                              <w:t xml:space="preserve"> </w:t>
                            </w:r>
                            <w:r>
                              <w:fldChar w:fldCharType="begin"/>
                            </w:r>
                            <w:r>
                              <w:instrText xml:space="preserve"> SEQ Hình \* ARABIC </w:instrText>
                            </w:r>
                            <w:r>
                              <w:fldChar w:fldCharType="separate"/>
                            </w:r>
                            <w:r w:rsidR="005A2F0E">
                              <w:rPr>
                                <w:noProof/>
                              </w:rPr>
                              <w:t>18</w:t>
                            </w:r>
                            <w:r>
                              <w:rPr>
                                <w:noProof/>
                              </w:rPr>
                              <w:fldChar w:fldCharType="end"/>
                            </w:r>
                            <w:r>
                              <w:t xml:space="preserve">: Giao </w:t>
                            </w:r>
                            <w:proofErr w:type="spellStart"/>
                            <w:r>
                              <w:t>diện</w:t>
                            </w:r>
                            <w:proofErr w:type="spellEnd"/>
                            <w:r>
                              <w:t xml:space="preserve"> </w:t>
                            </w:r>
                            <w:proofErr w:type="spellStart"/>
                            <w:r>
                              <w:t>đăng</w:t>
                            </w:r>
                            <w:proofErr w:type="spellEnd"/>
                            <w:r>
                              <w:t xml:space="preserve"> </w:t>
                            </w:r>
                            <w:proofErr w:type="spellStart"/>
                            <w:r>
                              <w:t>kí</w:t>
                            </w:r>
                            <w:bookmarkEnd w:id="476"/>
                            <w:bookmarkEnd w:id="4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17AEB" id="Text Box 27" o:spid="_x0000_s1034" type="#_x0000_t202" style="position:absolute;left:0;text-align:left;margin-left:3.45pt;margin-top:283.65pt;width:453.55pt;height:24.7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" stroked="f">
                <v:textbox inset="0,0,0,0">
                  <w:txbxContent>
                    <w:p w14:paraId="034DFA75" w14:textId="4B78FF28" w:rsidR="002259D8" w:rsidRPr="00B01AEB" w:rsidRDefault="002259D8" w:rsidP="009F7DF4">
                      <w:pPr>
                        <w:pStyle w:val="Phn"/>
                        <w:rPr>
                          <w:rFonts w:eastAsia="Calibri"/>
                          <w:noProof/>
                          <w:color w:val="000000" w:themeColor="text1"/>
                        </w:rPr>
                      </w:pPr>
                      <w:bookmarkStart w:id="478" w:name="_Toc92790960"/>
                      <w:bookmarkStart w:id="479" w:name="_Toc92926641"/>
                      <w:proofErr w:type="spellStart"/>
                      <w:r>
                        <w:t>Hình</w:t>
                      </w:r>
                      <w:proofErr w:type="spellEnd"/>
                      <w:r>
                        <w:t xml:space="preserve"> </w:t>
                      </w:r>
                      <w:r>
                        <w:fldChar w:fldCharType="begin"/>
                      </w:r>
                      <w:r>
                        <w:instrText xml:space="preserve"> SEQ Hình \* ARABIC </w:instrText>
                      </w:r>
                      <w:r>
                        <w:fldChar w:fldCharType="separate"/>
                      </w:r>
                      <w:r w:rsidR="005A2F0E">
                        <w:rPr>
                          <w:noProof/>
                        </w:rPr>
                        <w:t>18</w:t>
                      </w:r>
                      <w:r>
                        <w:rPr>
                          <w:noProof/>
                        </w:rPr>
                        <w:fldChar w:fldCharType="end"/>
                      </w:r>
                      <w:r>
                        <w:t xml:space="preserve">: Giao </w:t>
                      </w:r>
                      <w:proofErr w:type="spellStart"/>
                      <w:r>
                        <w:t>diện</w:t>
                      </w:r>
                      <w:proofErr w:type="spellEnd"/>
                      <w:r>
                        <w:t xml:space="preserve"> </w:t>
                      </w:r>
                      <w:proofErr w:type="spellStart"/>
                      <w:r>
                        <w:t>đăng</w:t>
                      </w:r>
                      <w:proofErr w:type="spellEnd"/>
                      <w:r>
                        <w:t xml:space="preserve"> </w:t>
                      </w:r>
                      <w:proofErr w:type="spellStart"/>
                      <w:r>
                        <w:t>kí</w:t>
                      </w:r>
                      <w:bookmarkEnd w:id="478"/>
                      <w:bookmarkEnd w:id="479"/>
                      <w:proofErr w:type="spellEnd"/>
                    </w:p>
                  </w:txbxContent>
                </v:textbox>
                <w10:wrap type="square"/>
              </v:shape>
            </w:pict>
          </mc:Fallback>
        </mc:AlternateContent>
      </w:r>
      <w:r>
        <w:rPr>
          <w:noProof/>
        </w:rPr>
        <w:drawing>
          <wp:inline distT="0" distB="0" distL="0" distR="0" wp14:anchorId="7F0958E3" wp14:editId="4CD53908">
            <wp:extent cx="5760085"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3429000"/>
                    </a:xfrm>
                    <a:prstGeom prst="rect">
                      <a:avLst/>
                    </a:prstGeom>
                  </pic:spPr>
                </pic:pic>
              </a:graphicData>
            </a:graphic>
          </wp:inline>
        </w:drawing>
      </w:r>
      <w:r w:rsidR="00A75AF7" w:rsidRPr="00734B1F">
        <w:rPr>
          <w:rFonts w:asciiTheme="majorHAnsi" w:eastAsia="Calibri" w:hAnsiTheme="majorHAnsi" w:cstheme="majorHAnsi"/>
          <w:sz w:val="26"/>
          <w:szCs w:val="26"/>
          <w:lang w:val="en-US"/>
        </w:rPr>
        <w:t>.</w:t>
      </w:r>
    </w:p>
    <w:p w14:paraId="36EF1AB9" w14:textId="0DE10593" w:rsidR="006A1B06" w:rsidRDefault="006A1B06" w:rsidP="00A75AF7">
      <w:pPr>
        <w:spacing w:before="120" w:after="120" w:line="312" w:lineRule="auto"/>
        <w:ind w:firstLine="720"/>
        <w:contextualSpacing/>
        <w:jc w:val="both"/>
        <w:rPr>
          <w:rFonts w:asciiTheme="majorHAnsi" w:eastAsia="Calibri" w:hAnsiTheme="majorHAnsi" w:cstheme="majorHAnsi"/>
          <w:sz w:val="26"/>
          <w:szCs w:val="26"/>
          <w:lang w:val="en-US"/>
        </w:rPr>
      </w:pPr>
    </w:p>
    <w:p w14:paraId="0C9F8E21" w14:textId="73F72513" w:rsidR="006A1B06" w:rsidRDefault="006A1B06" w:rsidP="00A75AF7">
      <w:pPr>
        <w:spacing w:before="120" w:after="120" w:line="312" w:lineRule="auto"/>
        <w:ind w:firstLine="720"/>
        <w:contextualSpacing/>
        <w:jc w:val="both"/>
        <w:rPr>
          <w:rFonts w:asciiTheme="majorHAnsi" w:eastAsia="Calibri" w:hAnsiTheme="majorHAnsi" w:cstheme="majorHAnsi"/>
          <w:sz w:val="26"/>
          <w:szCs w:val="26"/>
          <w:lang w:val="en-US"/>
        </w:rPr>
      </w:pPr>
    </w:p>
    <w:p w14:paraId="6B564575" w14:textId="52D0A351" w:rsidR="006A1B06" w:rsidRDefault="006A1B06" w:rsidP="00A75AF7">
      <w:pPr>
        <w:spacing w:before="120" w:after="120" w:line="312" w:lineRule="auto"/>
        <w:ind w:firstLine="720"/>
        <w:contextualSpacing/>
        <w:jc w:val="both"/>
        <w:rPr>
          <w:rFonts w:asciiTheme="majorHAnsi" w:eastAsia="Calibri" w:hAnsiTheme="majorHAnsi" w:cstheme="majorHAnsi"/>
          <w:sz w:val="26"/>
          <w:szCs w:val="26"/>
          <w:lang w:val="en-US"/>
        </w:rPr>
      </w:pPr>
    </w:p>
    <w:p w14:paraId="29163CF5" w14:textId="77777777" w:rsidR="006A1B06" w:rsidRPr="00734B1F" w:rsidRDefault="006A1B06" w:rsidP="00A75AF7">
      <w:pPr>
        <w:spacing w:before="120" w:after="120" w:line="312" w:lineRule="auto"/>
        <w:ind w:firstLine="720"/>
        <w:contextualSpacing/>
        <w:jc w:val="both"/>
        <w:rPr>
          <w:rFonts w:asciiTheme="majorHAnsi" w:eastAsia="Calibri" w:hAnsiTheme="majorHAnsi" w:cstheme="majorHAnsi"/>
          <w:sz w:val="26"/>
          <w:szCs w:val="26"/>
          <w:lang w:val="en-US"/>
        </w:rPr>
      </w:pPr>
    </w:p>
    <w:p w14:paraId="3FD7A964" w14:textId="5BC63151" w:rsidR="002D2C14" w:rsidRPr="00734B1F" w:rsidRDefault="002D2C14"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480" w:name="_Hình_18:_Giao"/>
      <w:bookmarkStart w:id="481" w:name="_Toc60959534"/>
      <w:bookmarkStart w:id="482" w:name="_Hlk90421064"/>
      <w:bookmarkStart w:id="483" w:name="_Toc104936278"/>
      <w:bookmarkEnd w:id="480"/>
      <w:r w:rsidRPr="00734B1F">
        <w:rPr>
          <w:rFonts w:asciiTheme="majorHAnsi" w:eastAsia="Calibri" w:hAnsiTheme="majorHAnsi" w:cstheme="majorHAnsi"/>
          <w:b/>
          <w:sz w:val="26"/>
          <w:szCs w:val="26"/>
          <w:lang w:val="en-US"/>
        </w:rPr>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proofErr w:type="spellStart"/>
      <w:r w:rsidR="00F103E8" w:rsidRPr="00734B1F">
        <w:rPr>
          <w:rFonts w:asciiTheme="majorHAnsi" w:eastAsia="Calibri" w:hAnsiTheme="majorHAnsi" w:cstheme="majorHAnsi"/>
          <w:b/>
          <w:sz w:val="26"/>
          <w:szCs w:val="26"/>
          <w:lang w:val="en-US"/>
        </w:rPr>
        <w:t>quản</w:t>
      </w:r>
      <w:proofErr w:type="spellEnd"/>
      <w:r w:rsidR="00F103E8" w:rsidRPr="00734B1F">
        <w:rPr>
          <w:rFonts w:asciiTheme="majorHAnsi" w:eastAsia="Calibri" w:hAnsiTheme="majorHAnsi" w:cstheme="majorHAnsi"/>
          <w:b/>
          <w:sz w:val="26"/>
          <w:szCs w:val="26"/>
          <w:lang w:val="en-US"/>
        </w:rPr>
        <w:t xml:space="preserve"> </w:t>
      </w:r>
      <w:proofErr w:type="spellStart"/>
      <w:r w:rsidR="00F103E8" w:rsidRPr="00734B1F">
        <w:rPr>
          <w:rFonts w:asciiTheme="majorHAnsi" w:eastAsia="Calibri" w:hAnsiTheme="majorHAnsi" w:cstheme="majorHAnsi"/>
          <w:b/>
          <w:sz w:val="26"/>
          <w:szCs w:val="26"/>
          <w:lang w:val="en-US"/>
        </w:rPr>
        <w:t>lý</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tài</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khoản</w:t>
      </w:r>
      <w:bookmarkEnd w:id="481"/>
      <w:bookmarkEnd w:id="483"/>
      <w:proofErr w:type="spellEnd"/>
    </w:p>
    <w:bookmarkEnd w:id="482"/>
    <w:p w14:paraId="4F8A359F" w14:textId="4FF7E059" w:rsidR="002D2C14" w:rsidRPr="00734B1F" w:rsidRDefault="002D2C14" w:rsidP="002D2C14">
      <w:pPr>
        <w:spacing w:before="120" w:after="120" w:line="312" w:lineRule="auto"/>
        <w:ind w:firstLine="720"/>
        <w:jc w:val="both"/>
        <w:rPr>
          <w:rFonts w:asciiTheme="majorHAnsi" w:eastAsia="Calibri" w:hAnsiTheme="majorHAnsi" w:cstheme="majorHAnsi"/>
          <w:bCs/>
          <w:sz w:val="26"/>
          <w:szCs w:val="26"/>
          <w:lang w:val="en-US"/>
        </w:rPr>
      </w:pPr>
      <w:r w:rsidRPr="00734B1F">
        <w:rPr>
          <w:rFonts w:asciiTheme="majorHAnsi" w:eastAsia="Calibri" w:hAnsiTheme="majorHAnsi" w:cstheme="majorHAnsi"/>
          <w:bCs/>
          <w:sz w:val="26"/>
          <w:szCs w:val="26"/>
          <w:lang w:val="en-US"/>
        </w:rPr>
        <w:t xml:space="preserve">Sau </w:t>
      </w:r>
      <w:proofErr w:type="spellStart"/>
      <w:r w:rsidRPr="00734B1F">
        <w:rPr>
          <w:rFonts w:asciiTheme="majorHAnsi" w:eastAsia="Calibri" w:hAnsiTheme="majorHAnsi" w:cstheme="majorHAnsi"/>
          <w:bCs/>
          <w:sz w:val="26"/>
          <w:szCs w:val="26"/>
          <w:lang w:val="en-US"/>
        </w:rPr>
        <w:t>khi</w:t>
      </w:r>
      <w:proofErr w:type="spellEnd"/>
      <w:r w:rsidRPr="00734B1F">
        <w:rPr>
          <w:rFonts w:asciiTheme="majorHAnsi" w:eastAsia="Calibri" w:hAnsiTheme="majorHAnsi" w:cstheme="majorHAnsi"/>
          <w:bCs/>
          <w:sz w:val="26"/>
          <w:szCs w:val="26"/>
          <w:lang w:val="en-US"/>
        </w:rPr>
        <w:t xml:space="preserve"> click </w:t>
      </w:r>
      <w:proofErr w:type="spellStart"/>
      <w:r w:rsidRPr="00734B1F">
        <w:rPr>
          <w:rFonts w:asciiTheme="majorHAnsi" w:eastAsia="Calibri" w:hAnsiTheme="majorHAnsi" w:cstheme="majorHAnsi"/>
          <w:bCs/>
          <w:sz w:val="26"/>
          <w:szCs w:val="26"/>
          <w:lang w:val="en-US"/>
        </w:rPr>
        <w:t>vào</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quản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lý</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tài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khoản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hệ</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thống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sẽ</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chuyển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đến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trang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cá</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nhân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của</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thành</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viên</w:t>
      </w:r>
      <w:proofErr w:type="spellEnd"/>
      <w:r w:rsidRPr="00734B1F">
        <w:rPr>
          <w:rFonts w:asciiTheme="majorHAnsi" w:eastAsia="Calibri" w:hAnsiTheme="majorHAnsi" w:cstheme="majorHAnsi"/>
          <w:bCs/>
          <w:sz w:val="26"/>
          <w:szCs w:val="26"/>
          <w:lang w:val="en-US"/>
        </w:rPr>
        <w:t>.</w:t>
      </w:r>
      <w:r w:rsidR="003A7712" w:rsidRPr="003A7712">
        <w:rPr>
          <w:noProof/>
        </w:rPr>
        <w:t xml:space="preserve"> </w:t>
      </w:r>
      <w:r w:rsidR="003A7712">
        <w:rPr>
          <w:noProof/>
        </w:rPr>
        <w:drawing>
          <wp:inline distT="0" distB="0" distL="0" distR="0" wp14:anchorId="33C40F54" wp14:editId="62BF150C">
            <wp:extent cx="5760085" cy="2895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895600"/>
                    </a:xfrm>
                    <a:prstGeom prst="rect">
                      <a:avLst/>
                    </a:prstGeom>
                  </pic:spPr>
                </pic:pic>
              </a:graphicData>
            </a:graphic>
          </wp:inline>
        </w:drawing>
      </w:r>
    </w:p>
    <w:p w14:paraId="4A6743B1" w14:textId="71718D3B" w:rsidR="00431FEB" w:rsidRPr="00734B1F" w:rsidRDefault="00431FEB" w:rsidP="00431FEB">
      <w:pPr>
        <w:keepNext/>
        <w:rPr>
          <w:rFonts w:asciiTheme="majorHAnsi" w:hAnsiTheme="majorHAnsi" w:cstheme="majorHAnsi"/>
        </w:rPr>
      </w:pPr>
    </w:p>
    <w:p w14:paraId="280AE3D0" w14:textId="1AFAAD36" w:rsidR="002D2C14" w:rsidRPr="00734B1F" w:rsidRDefault="00431FEB" w:rsidP="009F7DF4">
      <w:pPr>
        <w:pStyle w:val="Phn"/>
      </w:pPr>
      <w:bookmarkStart w:id="484" w:name="_Toc92790961"/>
      <w:bookmarkStart w:id="485" w:name="_Toc92926643"/>
      <w:proofErr w:type="spellStart"/>
      <w:r w:rsidRPr="00734B1F">
        <w:t>Hình</w:t>
      </w:r>
      <w:proofErr w:type="spellEnd"/>
      <w:r w:rsidRPr="00734B1F">
        <w:t xml:space="preserve"> </w:t>
      </w:r>
      <w:r w:rsidR="00F34FC7" w:rsidRPr="00734B1F">
        <w:fldChar w:fldCharType="begin"/>
      </w:r>
      <w:r w:rsidR="00F34FC7" w:rsidRPr="00734B1F">
        <w:instrText xml:space="preserve"> SEQ Hình \* ARABIC </w:instrText>
      </w:r>
      <w:r w:rsidR="00F34FC7" w:rsidRPr="00734B1F">
        <w:fldChar w:fldCharType="separate"/>
      </w:r>
      <w:r w:rsidR="005A2F0E" w:rsidRPr="00734B1F">
        <w:rPr>
          <w:noProof/>
        </w:rPr>
        <w:t>19</w:t>
      </w:r>
      <w:r w:rsidR="00F34FC7" w:rsidRPr="00734B1F">
        <w:rPr>
          <w:noProof/>
        </w:rPr>
        <w:fldChar w:fldCharType="end"/>
      </w:r>
      <w:r w:rsidRPr="00734B1F">
        <w:t xml:space="preserve">: Giao </w:t>
      </w:r>
      <w:proofErr w:type="spellStart"/>
      <w:r w:rsidRPr="00734B1F">
        <w:t>diện</w:t>
      </w:r>
      <w:proofErr w:type="spellEnd"/>
      <w:r w:rsidRPr="00734B1F">
        <w:t xml:space="preserve"> </w:t>
      </w:r>
      <w:proofErr w:type="spellStart"/>
      <w:r w:rsidRPr="00734B1F">
        <w:t>quản</w:t>
      </w:r>
      <w:proofErr w:type="spellEnd"/>
      <w:r w:rsidRPr="00734B1F">
        <w:t xml:space="preserve"> </w:t>
      </w:r>
      <w:proofErr w:type="spellStart"/>
      <w:r w:rsidRPr="00734B1F">
        <w:t>lí</w:t>
      </w:r>
      <w:proofErr w:type="spellEnd"/>
      <w:r w:rsidRPr="00734B1F">
        <w:t xml:space="preserve"> </w:t>
      </w:r>
      <w:proofErr w:type="spellStart"/>
      <w:r w:rsidRPr="00734B1F">
        <w:t>tài</w:t>
      </w:r>
      <w:proofErr w:type="spellEnd"/>
      <w:r w:rsidRPr="00734B1F">
        <w:t xml:space="preserve"> </w:t>
      </w:r>
      <w:proofErr w:type="spellStart"/>
      <w:r w:rsidRPr="00734B1F">
        <w:t>khoản</w:t>
      </w:r>
      <w:bookmarkEnd w:id="484"/>
      <w:bookmarkEnd w:id="485"/>
      <w:proofErr w:type="spellEnd"/>
    </w:p>
    <w:p w14:paraId="7795D609" w14:textId="376C71D4" w:rsidR="00956AD8" w:rsidRPr="00734B1F" w:rsidRDefault="00956AD8" w:rsidP="002D2C14">
      <w:pPr>
        <w:rPr>
          <w:rFonts w:asciiTheme="majorHAnsi" w:hAnsiTheme="majorHAnsi" w:cstheme="majorHAnsi"/>
          <w:lang w:val="en-US"/>
        </w:rPr>
      </w:pPr>
      <w:bookmarkStart w:id="486" w:name="_Hình_19:_Giao"/>
      <w:bookmarkEnd w:id="486"/>
    </w:p>
    <w:p w14:paraId="23A8652A" w14:textId="7524F1BE" w:rsidR="00ED3C79" w:rsidRPr="00734B1F" w:rsidRDefault="00ED3C79"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487" w:name="_Hlk90421075"/>
      <w:bookmarkStart w:id="488" w:name="_Toc104936279"/>
      <w:r w:rsidRPr="00734B1F">
        <w:rPr>
          <w:rFonts w:asciiTheme="majorHAnsi" w:eastAsia="Calibri" w:hAnsiTheme="majorHAnsi" w:cstheme="majorHAnsi"/>
          <w:b/>
          <w:sz w:val="26"/>
          <w:szCs w:val="26"/>
          <w:lang w:val="en-US"/>
        </w:rPr>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quản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lý</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của</w:t>
      </w:r>
      <w:proofErr w:type="spellEnd"/>
      <w:r w:rsidRPr="00734B1F">
        <w:rPr>
          <w:rFonts w:asciiTheme="majorHAnsi" w:eastAsia="Calibri" w:hAnsiTheme="majorHAnsi" w:cstheme="majorHAnsi"/>
          <w:b/>
          <w:sz w:val="26"/>
          <w:szCs w:val="26"/>
          <w:lang w:val="en-US"/>
        </w:rPr>
        <w:t xml:space="preserve"> Admin</w:t>
      </w:r>
      <w:bookmarkEnd w:id="488"/>
    </w:p>
    <w:p w14:paraId="014F61CB" w14:textId="167AFFB1" w:rsidR="000B53AF" w:rsidRDefault="00654E46" w:rsidP="00431FEB">
      <w:pPr>
        <w:spacing w:before="120" w:after="120" w:line="312" w:lineRule="auto"/>
        <w:ind w:firstLine="720"/>
        <w:jc w:val="both"/>
        <w:rPr>
          <w:rFonts w:asciiTheme="majorHAnsi" w:eastAsia="Calibri" w:hAnsiTheme="majorHAnsi" w:cstheme="majorHAnsi"/>
          <w:bCs/>
          <w:sz w:val="26"/>
          <w:szCs w:val="26"/>
          <w:lang w:val="en-US"/>
        </w:rPr>
      </w:pPr>
      <w:r>
        <w:rPr>
          <w:noProof/>
        </w:rPr>
        <w:drawing>
          <wp:anchor distT="0" distB="0" distL="114300" distR="114300" simplePos="0" relativeHeight="251720192" behindDoc="0" locked="0" layoutInCell="1" allowOverlap="1" wp14:anchorId="3406B440" wp14:editId="1CC2F716">
            <wp:simplePos x="0" y="0"/>
            <wp:positionH relativeFrom="column">
              <wp:posOffset>195580</wp:posOffset>
            </wp:positionH>
            <wp:positionV relativeFrom="paragraph">
              <wp:posOffset>793750</wp:posOffset>
            </wp:positionV>
            <wp:extent cx="575881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58815" cy="2381250"/>
                    </a:xfrm>
                    <a:prstGeom prst="rect">
                      <a:avLst/>
                    </a:prstGeom>
                  </pic:spPr>
                </pic:pic>
              </a:graphicData>
            </a:graphic>
            <wp14:sizeRelV relativeFrom="margin">
              <wp14:pctHeight>0</wp14:pctHeight>
            </wp14:sizeRelV>
          </wp:anchor>
        </w:drawing>
      </w:r>
      <w:proofErr w:type="spellStart"/>
      <w:r w:rsidR="00700974" w:rsidRPr="00734B1F">
        <w:rPr>
          <w:rFonts w:asciiTheme="majorHAnsi" w:eastAsia="Calibri" w:hAnsiTheme="majorHAnsi" w:cstheme="majorHAnsi"/>
          <w:bCs/>
          <w:sz w:val="26"/>
          <w:szCs w:val="26"/>
          <w:lang w:val="en-US"/>
        </w:rPr>
        <w:t>Nếu</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sau</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khi</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đăng</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nhập</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và</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hệ</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thông</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xác</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nhận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có</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vai</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trò</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là</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người</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quản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lý</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thì</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sẽ</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có</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thêm</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tuỳ</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chọn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quản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trị</w:t>
      </w:r>
      <w:proofErr w:type="spellEnd"/>
      <w:r w:rsidR="00700974" w:rsidRPr="00734B1F">
        <w:rPr>
          <w:rFonts w:asciiTheme="majorHAnsi" w:eastAsia="Calibri" w:hAnsiTheme="majorHAnsi" w:cstheme="majorHAnsi"/>
          <w:bCs/>
          <w:sz w:val="26"/>
          <w:szCs w:val="26"/>
          <w:lang w:val="en-US"/>
        </w:rPr>
        <w:t xml:space="preserve"> website </w:t>
      </w:r>
      <w:proofErr w:type="spellStart"/>
      <w:r w:rsidR="00700974" w:rsidRPr="00734B1F">
        <w:rPr>
          <w:rFonts w:asciiTheme="majorHAnsi" w:eastAsia="Calibri" w:hAnsiTheme="majorHAnsi" w:cstheme="majorHAnsi"/>
          <w:bCs/>
          <w:sz w:val="26"/>
          <w:szCs w:val="26"/>
          <w:lang w:val="en-US"/>
        </w:rPr>
        <w:t>và</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sau</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khi</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nhấn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vào</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sẽ</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được</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chuyển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hướng</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đến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giao</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diện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quản</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lý</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như</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phía</w:t>
      </w:r>
      <w:proofErr w:type="spellEnd"/>
      <w:r w:rsidR="00700974" w:rsidRPr="00734B1F">
        <w:rPr>
          <w:rFonts w:asciiTheme="majorHAnsi" w:eastAsia="Calibri" w:hAnsiTheme="majorHAnsi" w:cstheme="majorHAnsi"/>
          <w:bCs/>
          <w:sz w:val="26"/>
          <w:szCs w:val="26"/>
          <w:lang w:val="en-US"/>
        </w:rPr>
        <w:t xml:space="preserve"> </w:t>
      </w:r>
      <w:proofErr w:type="spellStart"/>
      <w:r w:rsidR="00700974" w:rsidRPr="00734B1F">
        <w:rPr>
          <w:rFonts w:asciiTheme="majorHAnsi" w:eastAsia="Calibri" w:hAnsiTheme="majorHAnsi" w:cstheme="majorHAnsi"/>
          <w:bCs/>
          <w:sz w:val="26"/>
          <w:szCs w:val="26"/>
          <w:lang w:val="en-US"/>
        </w:rPr>
        <w:t>dưới</w:t>
      </w:r>
      <w:bookmarkEnd w:id="487"/>
      <w:proofErr w:type="spellEnd"/>
    </w:p>
    <w:p w14:paraId="01876687" w14:textId="77777777" w:rsidR="00654E46" w:rsidRDefault="00654E46" w:rsidP="00654E46">
      <w:pPr>
        <w:pStyle w:val="Phn"/>
      </w:pPr>
      <w:proofErr w:type="spellStart"/>
      <w:r>
        <w:t>Hình</w:t>
      </w:r>
      <w:proofErr w:type="spellEnd"/>
      <w:r>
        <w:t xml:space="preserve"> </w:t>
      </w:r>
      <w:r>
        <w:fldChar w:fldCharType="begin"/>
      </w:r>
      <w:r>
        <w:instrText xml:space="preserve"> SEQ Hình \* ARABIC </w:instrText>
      </w:r>
      <w:r>
        <w:fldChar w:fldCharType="separate"/>
      </w:r>
      <w:r>
        <w:rPr>
          <w:noProof/>
        </w:rPr>
        <w:t>20</w:t>
      </w:r>
      <w:r>
        <w:rPr>
          <w:noProof/>
        </w:rPr>
        <w:fldChar w:fldCharType="end"/>
      </w:r>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Admin</w:t>
      </w:r>
    </w:p>
    <w:p w14:paraId="07AFE240" w14:textId="42DDB13F" w:rsidR="00654E46" w:rsidRDefault="00654E46" w:rsidP="00431FEB">
      <w:pPr>
        <w:spacing w:before="120" w:after="120" w:line="312" w:lineRule="auto"/>
        <w:ind w:firstLine="720"/>
        <w:jc w:val="both"/>
        <w:rPr>
          <w:rFonts w:asciiTheme="majorHAnsi" w:eastAsia="Calibri" w:hAnsiTheme="majorHAnsi" w:cstheme="majorHAnsi"/>
          <w:bCs/>
          <w:sz w:val="26"/>
          <w:szCs w:val="26"/>
          <w:lang w:val="en-US"/>
        </w:rPr>
      </w:pPr>
    </w:p>
    <w:p w14:paraId="63BFFF98" w14:textId="7874B752" w:rsidR="00FF02BC" w:rsidRDefault="00FF02BC" w:rsidP="009F7DF4">
      <w:pPr>
        <w:pStyle w:val="Phn"/>
      </w:pPr>
      <w:bookmarkStart w:id="489" w:name="_Toc92790962"/>
      <w:bookmarkStart w:id="490" w:name="_Toc92926645"/>
    </w:p>
    <w:p w14:paraId="30A9CCB6" w14:textId="60FF9D60" w:rsidR="00654E46" w:rsidRDefault="00654E46" w:rsidP="009F7DF4">
      <w:pPr>
        <w:pStyle w:val="Phn"/>
      </w:pPr>
    </w:p>
    <w:p w14:paraId="49455B38" w14:textId="77777777" w:rsidR="00654E46" w:rsidRDefault="00654E46" w:rsidP="009F7DF4">
      <w:pPr>
        <w:pStyle w:val="Phn"/>
      </w:pPr>
    </w:p>
    <w:p w14:paraId="6D8EFE33" w14:textId="06C9FB8B" w:rsidR="00E12768" w:rsidRPr="00734B1F" w:rsidRDefault="00E12768"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491" w:name="_Toc60959535"/>
      <w:bookmarkStart w:id="492" w:name="_Toc104936280"/>
      <w:bookmarkEnd w:id="489"/>
      <w:bookmarkEnd w:id="490"/>
      <w:r w:rsidRPr="00734B1F">
        <w:rPr>
          <w:rFonts w:asciiTheme="majorHAnsi" w:eastAsia="Calibri" w:hAnsiTheme="majorHAnsi" w:cstheme="majorHAnsi"/>
          <w:b/>
          <w:sz w:val="26"/>
          <w:szCs w:val="26"/>
          <w:lang w:val="en-US"/>
        </w:rPr>
        <w:t xml:space="preserve">Giao </w:t>
      </w:r>
      <w:bookmarkEnd w:id="491"/>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giỏ</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hàng</w:t>
      </w:r>
      <w:bookmarkEnd w:id="492"/>
      <w:proofErr w:type="spellEnd"/>
    </w:p>
    <w:p w14:paraId="4E7741F7" w14:textId="27C832E7" w:rsidR="000D5C9E" w:rsidRDefault="00654E46" w:rsidP="00431FEB">
      <w:pPr>
        <w:spacing w:before="120" w:after="120" w:line="312" w:lineRule="auto"/>
        <w:ind w:firstLine="720"/>
        <w:jc w:val="both"/>
        <w:rPr>
          <w:rFonts w:asciiTheme="majorHAnsi" w:eastAsia="Calibri" w:hAnsiTheme="majorHAnsi" w:cstheme="majorHAnsi"/>
          <w:sz w:val="26"/>
          <w:szCs w:val="26"/>
          <w:lang w:val="en-US"/>
        </w:rPr>
      </w:pPr>
      <w:r>
        <w:rPr>
          <w:noProof/>
        </w:rPr>
        <w:drawing>
          <wp:anchor distT="0" distB="0" distL="114300" distR="114300" simplePos="0" relativeHeight="251716096" behindDoc="0" locked="0" layoutInCell="1" allowOverlap="1" wp14:anchorId="7A213931" wp14:editId="510A4777">
            <wp:simplePos x="0" y="0"/>
            <wp:positionH relativeFrom="column">
              <wp:posOffset>376525</wp:posOffset>
            </wp:positionH>
            <wp:positionV relativeFrom="paragraph">
              <wp:posOffset>465765</wp:posOffset>
            </wp:positionV>
            <wp:extent cx="5758984" cy="3019647"/>
            <wp:effectExtent l="0" t="0" r="0" b="9525"/>
            <wp:wrapNone/>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381" cy="3021428"/>
                    </a:xfrm>
                    <a:prstGeom prst="rect">
                      <a:avLst/>
                    </a:prstGeom>
                    <a:noFill/>
                    <a:ln>
                      <a:noFill/>
                    </a:ln>
                  </pic:spPr>
                </pic:pic>
              </a:graphicData>
            </a:graphic>
            <wp14:sizeRelV relativeFrom="margin">
              <wp14:pctHeight>0</wp14:pctHeight>
            </wp14:sizeRelV>
          </wp:anchor>
        </w:drawing>
      </w:r>
      <w:proofErr w:type="spellStart"/>
      <w:r w:rsidR="00E12768" w:rsidRPr="00734B1F">
        <w:rPr>
          <w:rFonts w:asciiTheme="majorHAnsi" w:eastAsia="Calibri" w:hAnsiTheme="majorHAnsi" w:cstheme="majorHAnsi"/>
          <w:sz w:val="26"/>
          <w:szCs w:val="26"/>
          <w:lang w:val="en-US"/>
        </w:rPr>
        <w:t>Người</w:t>
      </w:r>
      <w:proofErr w:type="spellEnd"/>
      <w:r w:rsidR="00E12768" w:rsidRPr="00734B1F">
        <w:rPr>
          <w:rFonts w:asciiTheme="majorHAnsi" w:eastAsia="Calibri" w:hAnsiTheme="majorHAnsi" w:cstheme="majorHAnsi"/>
          <w:sz w:val="26"/>
          <w:szCs w:val="26"/>
          <w:lang w:val="en-US"/>
        </w:rPr>
        <w:t xml:space="preserve"> </w:t>
      </w:r>
      <w:proofErr w:type="spellStart"/>
      <w:r w:rsidR="00E12768" w:rsidRPr="00734B1F">
        <w:rPr>
          <w:rFonts w:asciiTheme="majorHAnsi" w:eastAsia="Calibri" w:hAnsiTheme="majorHAnsi" w:cstheme="majorHAnsi"/>
          <w:sz w:val="26"/>
          <w:szCs w:val="26"/>
          <w:lang w:val="en-US"/>
        </w:rPr>
        <w:t>dùng</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chọn</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sản</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phẩm</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thì</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nó</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sẽ</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được</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đưa</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vào</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giỏ</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hàng</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sau</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đó</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vào</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giỏ</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hàng</w:t>
      </w:r>
      <w:proofErr w:type="spellEnd"/>
      <w:r w:rsidR="00B64D96" w:rsidRPr="00734B1F">
        <w:rPr>
          <w:rFonts w:asciiTheme="majorHAnsi" w:eastAsia="Calibri" w:hAnsiTheme="majorHAnsi" w:cstheme="majorHAnsi"/>
          <w:sz w:val="26"/>
          <w:szCs w:val="26"/>
          <w:lang w:val="en-US"/>
        </w:rPr>
        <w:t xml:space="preserve"> </w:t>
      </w:r>
      <w:proofErr w:type="spellStart"/>
      <w:r>
        <w:rPr>
          <w:rFonts w:asciiTheme="majorHAnsi" w:eastAsia="Calibri" w:hAnsiTheme="majorHAnsi" w:cstheme="majorHAnsi"/>
          <w:sz w:val="26"/>
          <w:szCs w:val="26"/>
          <w:lang w:val="en-US"/>
        </w:rPr>
        <w:t>d</w:t>
      </w:r>
      <w:r w:rsidR="00B64D96" w:rsidRPr="00734B1F">
        <w:rPr>
          <w:rFonts w:asciiTheme="majorHAnsi" w:eastAsia="Calibri" w:hAnsiTheme="majorHAnsi" w:cstheme="majorHAnsi"/>
          <w:sz w:val="26"/>
          <w:szCs w:val="26"/>
          <w:lang w:val="en-US"/>
        </w:rPr>
        <w:t>ể</w:t>
      </w:r>
      <w:proofErr w:type="spellEnd"/>
      <w:r w:rsidR="001C5457"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thanh</w:t>
      </w:r>
      <w:proofErr w:type="spellEnd"/>
      <w:r w:rsidR="00B64D96" w:rsidRPr="00734B1F">
        <w:rPr>
          <w:rFonts w:asciiTheme="majorHAnsi" w:eastAsia="Calibri" w:hAnsiTheme="majorHAnsi" w:cstheme="majorHAnsi"/>
          <w:sz w:val="26"/>
          <w:szCs w:val="26"/>
          <w:lang w:val="en-US"/>
        </w:rPr>
        <w:t xml:space="preserve"> </w:t>
      </w:r>
      <w:proofErr w:type="spellStart"/>
      <w:r w:rsidR="00B64D96" w:rsidRPr="00734B1F">
        <w:rPr>
          <w:rFonts w:asciiTheme="majorHAnsi" w:eastAsia="Calibri" w:hAnsiTheme="majorHAnsi" w:cstheme="majorHAnsi"/>
          <w:sz w:val="26"/>
          <w:szCs w:val="26"/>
          <w:lang w:val="en-US"/>
        </w:rPr>
        <w:t>toán</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cũng</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lúc</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nhiều</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sản</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phẩm</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trong</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một</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lần</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giao</w:t>
      </w:r>
      <w:proofErr w:type="spellEnd"/>
      <w:r w:rsidR="001C5457" w:rsidRPr="00734B1F">
        <w:rPr>
          <w:rFonts w:asciiTheme="majorHAnsi" w:eastAsia="Calibri" w:hAnsiTheme="majorHAnsi" w:cstheme="majorHAnsi"/>
          <w:sz w:val="26"/>
          <w:szCs w:val="26"/>
          <w:lang w:val="en-US"/>
        </w:rPr>
        <w:t xml:space="preserve"> </w:t>
      </w:r>
      <w:proofErr w:type="spellStart"/>
      <w:r w:rsidR="001C5457" w:rsidRPr="00734B1F">
        <w:rPr>
          <w:rFonts w:asciiTheme="majorHAnsi" w:eastAsia="Calibri" w:hAnsiTheme="majorHAnsi" w:cstheme="majorHAnsi"/>
          <w:sz w:val="26"/>
          <w:szCs w:val="26"/>
          <w:lang w:val="en-US"/>
        </w:rPr>
        <w:t>dịch</w:t>
      </w:r>
      <w:proofErr w:type="spellEnd"/>
      <w:r w:rsidR="00E12768" w:rsidRPr="00734B1F">
        <w:rPr>
          <w:rFonts w:asciiTheme="majorHAnsi" w:eastAsia="Calibri" w:hAnsiTheme="majorHAnsi" w:cstheme="majorHAnsi"/>
          <w:sz w:val="26"/>
          <w:szCs w:val="26"/>
          <w:lang w:val="en-US"/>
        </w:rPr>
        <w:t>.</w:t>
      </w:r>
    </w:p>
    <w:p w14:paraId="195CDA8D" w14:textId="7A1C391E" w:rsidR="00FF02BC" w:rsidRDefault="00FF02BC" w:rsidP="00431FEB">
      <w:pPr>
        <w:spacing w:before="120" w:after="120" w:line="312" w:lineRule="auto"/>
        <w:ind w:firstLine="720"/>
        <w:jc w:val="both"/>
        <w:rPr>
          <w:rFonts w:asciiTheme="majorHAnsi" w:eastAsia="Calibri" w:hAnsiTheme="majorHAnsi" w:cstheme="majorHAnsi"/>
          <w:sz w:val="26"/>
          <w:szCs w:val="26"/>
          <w:lang w:val="en-US"/>
        </w:rPr>
      </w:pPr>
    </w:p>
    <w:p w14:paraId="1DE914A1" w14:textId="138FCC97" w:rsidR="00FF02BC" w:rsidRDefault="00FF02BC" w:rsidP="00431FEB">
      <w:pPr>
        <w:spacing w:before="120" w:after="120" w:line="312" w:lineRule="auto"/>
        <w:ind w:firstLine="720"/>
        <w:jc w:val="both"/>
        <w:rPr>
          <w:rFonts w:asciiTheme="majorHAnsi" w:eastAsia="Calibri" w:hAnsiTheme="majorHAnsi" w:cstheme="majorHAnsi"/>
          <w:sz w:val="26"/>
          <w:szCs w:val="26"/>
          <w:lang w:val="en-US"/>
        </w:rPr>
      </w:pPr>
    </w:p>
    <w:p w14:paraId="6A8991D3" w14:textId="03B2B36E" w:rsidR="00FF02BC" w:rsidRPr="00734B1F" w:rsidRDefault="00FF02BC" w:rsidP="00FF02BC">
      <w:pPr>
        <w:tabs>
          <w:tab w:val="left" w:pos="8305"/>
        </w:tabs>
        <w:spacing w:before="120" w:after="120" w:line="312" w:lineRule="auto"/>
        <w:ind w:firstLine="720"/>
        <w:jc w:val="both"/>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ab/>
      </w:r>
    </w:p>
    <w:p w14:paraId="783152E7" w14:textId="5EE0CF94" w:rsidR="00431FEB" w:rsidRDefault="009807E7" w:rsidP="00033A73">
      <w:r w:rsidRPr="009807E7">
        <w:t xml:space="preserve"> </w:t>
      </w:r>
    </w:p>
    <w:p w14:paraId="12681F12" w14:textId="4737473E" w:rsidR="00FF02BC" w:rsidRDefault="00FF02BC" w:rsidP="009F7DF4">
      <w:pPr>
        <w:pStyle w:val="Phn"/>
      </w:pPr>
    </w:p>
    <w:p w14:paraId="2EB4FBF4" w14:textId="70327EBA" w:rsidR="009F7DF4" w:rsidRDefault="009F7DF4" w:rsidP="009F7DF4">
      <w:pPr>
        <w:pStyle w:val="Phn"/>
      </w:pPr>
    </w:p>
    <w:p w14:paraId="5C34A386" w14:textId="6A72328E" w:rsidR="009F7DF4" w:rsidRDefault="009F7DF4" w:rsidP="009F7DF4">
      <w:pPr>
        <w:pStyle w:val="Phn"/>
      </w:pPr>
    </w:p>
    <w:p w14:paraId="3A0A5A7C" w14:textId="3A3E2C47" w:rsidR="009F7DF4" w:rsidRDefault="009F7DF4" w:rsidP="009F7DF4">
      <w:pPr>
        <w:pStyle w:val="Phn"/>
      </w:pPr>
    </w:p>
    <w:p w14:paraId="0284B196" w14:textId="53909B3B" w:rsidR="00FF02BC" w:rsidRDefault="00FF02BC" w:rsidP="009F7DF4">
      <w:pPr>
        <w:pStyle w:val="Phn"/>
      </w:pPr>
    </w:p>
    <w:p w14:paraId="6DA01AB8" w14:textId="0873646B" w:rsidR="00FF02BC" w:rsidRDefault="00FF02BC" w:rsidP="009F7DF4">
      <w:pPr>
        <w:pStyle w:val="Phn"/>
      </w:pPr>
    </w:p>
    <w:p w14:paraId="65F304ED" w14:textId="77777777" w:rsidR="009F7DF4" w:rsidRDefault="009F7DF4" w:rsidP="009F7DF4">
      <w:pPr>
        <w:pStyle w:val="Phn"/>
      </w:pPr>
    </w:p>
    <w:p w14:paraId="2DA5FA58" w14:textId="77DCA000" w:rsidR="00FF02BC" w:rsidRDefault="00FF02BC" w:rsidP="009F7DF4">
      <w:pPr>
        <w:pStyle w:val="Phn"/>
      </w:pPr>
      <w:proofErr w:type="spellStart"/>
      <w:r>
        <w:t>Hình</w:t>
      </w:r>
      <w:proofErr w:type="spellEnd"/>
      <w:r>
        <w:t xml:space="preserve"> </w:t>
      </w:r>
      <w:r>
        <w:fldChar w:fldCharType="begin"/>
      </w:r>
      <w:r>
        <w:instrText xml:space="preserve"> SEQ Hình \* ARABIC </w:instrText>
      </w:r>
      <w:r>
        <w:fldChar w:fldCharType="separate"/>
      </w:r>
      <w:r>
        <w:rPr>
          <w:noProof/>
        </w:rPr>
        <w:t>21</w:t>
      </w:r>
      <w:r>
        <w:rPr>
          <w:noProof/>
        </w:rPr>
        <w:fldChar w:fldCharType="end"/>
      </w:r>
      <w:r>
        <w:t xml:space="preserve">: Giao </w:t>
      </w:r>
      <w:proofErr w:type="spellStart"/>
      <w:r>
        <w:t>diện</w:t>
      </w:r>
      <w:proofErr w:type="spellEnd"/>
      <w:r>
        <w:t xml:space="preserve"> </w:t>
      </w:r>
      <w:proofErr w:type="spellStart"/>
      <w:r>
        <w:t>giỏ</w:t>
      </w:r>
      <w:proofErr w:type="spellEnd"/>
      <w:r>
        <w:t xml:space="preserve"> </w:t>
      </w:r>
      <w:proofErr w:type="spellStart"/>
      <w:r>
        <w:t>hàng</w:t>
      </w:r>
      <w:proofErr w:type="spellEnd"/>
    </w:p>
    <w:p w14:paraId="4DE014FE" w14:textId="5A2981E9" w:rsidR="00FF02BC" w:rsidRDefault="00FF02BC" w:rsidP="009F7DF4">
      <w:pPr>
        <w:pStyle w:val="Phn"/>
      </w:pPr>
    </w:p>
    <w:p w14:paraId="16379E86" w14:textId="20A80731" w:rsidR="00B210F7" w:rsidRDefault="00033A73"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493" w:name="_Toc60959537"/>
      <w:bookmarkStart w:id="494" w:name="_Toc104936281"/>
      <w:r w:rsidRPr="00734B1F">
        <w:rPr>
          <w:rFonts w:asciiTheme="majorHAnsi" w:eastAsia="Calibri" w:hAnsiTheme="majorHAnsi" w:cstheme="majorHAnsi"/>
          <w:b/>
          <w:sz w:val="26"/>
          <w:szCs w:val="26"/>
          <w:lang w:val="en-US"/>
        </w:rPr>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quản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lí</w:t>
      </w:r>
      <w:proofErr w:type="spellEnd"/>
      <w:r w:rsidRPr="00734B1F">
        <w:rPr>
          <w:rFonts w:asciiTheme="majorHAnsi" w:eastAsia="Calibri" w:hAnsiTheme="majorHAnsi" w:cstheme="majorHAnsi"/>
          <w:b/>
          <w:sz w:val="26"/>
          <w:szCs w:val="26"/>
          <w:lang w:val="en-US"/>
        </w:rPr>
        <w:t xml:space="preserve"> </w:t>
      </w:r>
      <w:bookmarkEnd w:id="493"/>
      <w:proofErr w:type="spellStart"/>
      <w:r w:rsidRPr="00734B1F">
        <w:rPr>
          <w:rFonts w:asciiTheme="majorHAnsi" w:eastAsia="Calibri" w:hAnsiTheme="majorHAnsi" w:cstheme="majorHAnsi"/>
          <w:b/>
          <w:sz w:val="26"/>
          <w:szCs w:val="26"/>
          <w:lang w:val="en-US"/>
        </w:rPr>
        <w:t>sản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phẩm</w:t>
      </w:r>
      <w:bookmarkEnd w:id="494"/>
      <w:proofErr w:type="spellEnd"/>
    </w:p>
    <w:p w14:paraId="56AA3A78" w14:textId="416F4CDD" w:rsidR="009807E7" w:rsidRDefault="00033A73" w:rsidP="009807E7">
      <w:pPr>
        <w:ind w:firstLine="720"/>
        <w:rPr>
          <w:noProof/>
        </w:rPr>
      </w:pPr>
      <w:proofErr w:type="spellStart"/>
      <w:r w:rsidRPr="00734B1F">
        <w:rPr>
          <w:rFonts w:asciiTheme="majorHAnsi" w:eastAsia="Calibri" w:hAnsiTheme="majorHAnsi" w:cstheme="majorHAnsi"/>
          <w:bCs/>
          <w:sz w:val="26"/>
          <w:szCs w:val="26"/>
          <w:lang w:val="en-US"/>
        </w:rPr>
        <w:t>Trong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trang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này</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người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quản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lí</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kiểm</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soát</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được</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toàn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bộ</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thông</w:t>
      </w:r>
      <w:proofErr w:type="spellEnd"/>
      <w:r w:rsidRPr="00734B1F">
        <w:rPr>
          <w:rFonts w:asciiTheme="majorHAnsi" w:eastAsia="Calibri" w:hAnsiTheme="majorHAnsi" w:cstheme="majorHAnsi"/>
          <w:bCs/>
          <w:sz w:val="26"/>
          <w:szCs w:val="26"/>
          <w:lang w:val="en-US"/>
        </w:rPr>
        <w:t xml:space="preserve"> tin </w:t>
      </w:r>
      <w:proofErr w:type="spellStart"/>
      <w:r w:rsidRPr="00734B1F">
        <w:rPr>
          <w:rFonts w:asciiTheme="majorHAnsi" w:eastAsia="Calibri" w:hAnsiTheme="majorHAnsi" w:cstheme="majorHAnsi"/>
          <w:bCs/>
          <w:sz w:val="26"/>
          <w:szCs w:val="26"/>
          <w:lang w:val="en-US"/>
        </w:rPr>
        <w:t>của</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các</w:t>
      </w:r>
      <w:proofErr w:type="spellEnd"/>
      <w:r w:rsidRPr="00734B1F">
        <w:rPr>
          <w:rFonts w:asciiTheme="majorHAnsi" w:eastAsia="Calibri" w:hAnsiTheme="majorHAnsi" w:cstheme="majorHAnsi"/>
          <w:bCs/>
          <w:sz w:val="26"/>
          <w:szCs w:val="26"/>
          <w:lang w:val="en-US"/>
        </w:rPr>
        <w:t xml:space="preserve"> </w:t>
      </w:r>
      <w:proofErr w:type="spellStart"/>
      <w:proofErr w:type="gramStart"/>
      <w:r w:rsidRPr="00734B1F">
        <w:rPr>
          <w:rFonts w:asciiTheme="majorHAnsi" w:eastAsia="Calibri" w:hAnsiTheme="majorHAnsi" w:cstheme="majorHAnsi"/>
          <w:bCs/>
          <w:sz w:val="26"/>
          <w:szCs w:val="26"/>
          <w:lang w:val="en-US"/>
        </w:rPr>
        <w:t>sản</w:t>
      </w:r>
      <w:proofErr w:type="spellEnd"/>
      <w:r w:rsidR="009807E7">
        <w:rPr>
          <w:rFonts w:asciiTheme="majorHAnsi" w:eastAsia="Calibri" w:hAnsiTheme="majorHAnsi" w:cstheme="majorHAnsi"/>
          <w:bCs/>
          <w:sz w:val="26"/>
          <w:szCs w:val="26"/>
          <w:lang w:val="en-US"/>
        </w:rPr>
        <w:t xml:space="preserve"> </w:t>
      </w:r>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phẩm</w:t>
      </w:r>
      <w:proofErr w:type="spellEnd"/>
      <w:proofErr w:type="gramEnd"/>
      <w:r w:rsidRPr="00734B1F">
        <w:rPr>
          <w:rFonts w:asciiTheme="majorHAnsi" w:eastAsia="Calibri" w:hAnsiTheme="majorHAnsi" w:cstheme="majorHAnsi"/>
          <w:bCs/>
          <w:sz w:val="26"/>
          <w:szCs w:val="26"/>
          <w:lang w:val="en-US"/>
        </w:rPr>
        <w:t>.</w:t>
      </w:r>
      <w:r w:rsidR="00B210F7" w:rsidRPr="00B210F7">
        <w:rPr>
          <w:noProof/>
        </w:rPr>
        <w:t xml:space="preserve"> </w:t>
      </w:r>
      <w:r w:rsidR="00663C34">
        <w:rPr>
          <w:noProof/>
        </w:rPr>
        <w:drawing>
          <wp:inline distT="0" distB="0" distL="0" distR="0" wp14:anchorId="724DCBB0" wp14:editId="3D424085">
            <wp:extent cx="5755884" cy="2041451"/>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5701" cy="2044933"/>
                    </a:xfrm>
                    <a:prstGeom prst="rect">
                      <a:avLst/>
                    </a:prstGeom>
                    <a:noFill/>
                    <a:ln>
                      <a:noFill/>
                    </a:ln>
                  </pic:spPr>
                </pic:pic>
              </a:graphicData>
            </a:graphic>
          </wp:inline>
        </w:drawing>
      </w:r>
    </w:p>
    <w:p w14:paraId="4EE2E220" w14:textId="5385D690" w:rsidR="009807E7" w:rsidRDefault="009807E7" w:rsidP="009807E7">
      <w:pPr>
        <w:ind w:firstLine="720"/>
        <w:rPr>
          <w:noProof/>
        </w:rPr>
      </w:pPr>
    </w:p>
    <w:p w14:paraId="16E71A71" w14:textId="77777777" w:rsidR="00663C34" w:rsidRPr="00262951" w:rsidRDefault="00663C34" w:rsidP="009F7DF4">
      <w:pPr>
        <w:pStyle w:val="Phn"/>
        <w:rPr>
          <w:rFonts w:eastAsia="Calibri"/>
          <w:noProof/>
          <w:color w:val="000000" w:themeColor="text1"/>
        </w:rPr>
      </w:pPr>
      <w:bookmarkStart w:id="495" w:name="_Toc92790964"/>
      <w:bookmarkStart w:id="496" w:name="_Toc92926649"/>
      <w:proofErr w:type="spellStart"/>
      <w:r>
        <w:t>Hình</w:t>
      </w:r>
      <w:proofErr w:type="spellEnd"/>
      <w:r>
        <w:t xml:space="preserve"> </w:t>
      </w:r>
      <w:r>
        <w:fldChar w:fldCharType="begin"/>
      </w:r>
      <w:r>
        <w:instrText xml:space="preserve"> SEQ Hình \* ARABIC </w:instrText>
      </w:r>
      <w:r>
        <w:fldChar w:fldCharType="separate"/>
      </w:r>
      <w:r>
        <w:rPr>
          <w:noProof/>
        </w:rPr>
        <w:t>22</w:t>
      </w:r>
      <w:r>
        <w:rPr>
          <w:noProof/>
        </w:rPr>
        <w:fldChar w:fldCharType="end"/>
      </w:r>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sản</w:t>
      </w:r>
      <w:proofErr w:type="spellEnd"/>
      <w:r>
        <w:t xml:space="preserve"> </w:t>
      </w:r>
      <w:proofErr w:type="spellStart"/>
      <w:r>
        <w:t>phẩm</w:t>
      </w:r>
      <w:bookmarkEnd w:id="495"/>
      <w:bookmarkEnd w:id="496"/>
      <w:proofErr w:type="spellEnd"/>
    </w:p>
    <w:p w14:paraId="0773DE7C" w14:textId="144F190A" w:rsidR="009807E7" w:rsidRDefault="009807E7" w:rsidP="009807E7">
      <w:pPr>
        <w:ind w:firstLine="720"/>
        <w:rPr>
          <w:noProof/>
        </w:rPr>
      </w:pPr>
    </w:p>
    <w:p w14:paraId="3BB8AC0D" w14:textId="0B12E772" w:rsidR="00D01C06" w:rsidRPr="00734B1F" w:rsidRDefault="00D01C06"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497" w:name="_Hình_22:_Giao"/>
      <w:bookmarkStart w:id="498" w:name="_Hlk90422395"/>
      <w:bookmarkStart w:id="499" w:name="_Toc369509833"/>
      <w:bookmarkStart w:id="500" w:name="_Toc60959540"/>
      <w:bookmarkStart w:id="501" w:name="_Toc369509834"/>
      <w:bookmarkStart w:id="502" w:name="_Toc47110732"/>
      <w:bookmarkStart w:id="503" w:name="_Toc60959544"/>
      <w:bookmarkStart w:id="504" w:name="_Toc85784701"/>
      <w:bookmarkStart w:id="505" w:name="_Toc85787525"/>
      <w:bookmarkStart w:id="506" w:name="_Toc104936282"/>
      <w:bookmarkEnd w:id="497"/>
      <w:r w:rsidRPr="00734B1F">
        <w:rPr>
          <w:rFonts w:asciiTheme="majorHAnsi" w:eastAsia="Calibri" w:hAnsiTheme="majorHAnsi" w:cstheme="majorHAnsi"/>
          <w:b/>
          <w:sz w:val="26"/>
          <w:szCs w:val="26"/>
          <w:lang w:val="en-US"/>
        </w:rPr>
        <w:lastRenderedPageBreak/>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thêm</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sản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phẩm</w:t>
      </w:r>
      <w:bookmarkEnd w:id="506"/>
      <w:proofErr w:type="spellEnd"/>
    </w:p>
    <w:p w14:paraId="46D01ACC" w14:textId="45610D9A" w:rsidR="00EC46DB" w:rsidRDefault="00EC46DB" w:rsidP="00EC46DB">
      <w:pPr>
        <w:pStyle w:val="ListParagraph"/>
        <w:spacing w:before="120" w:after="120" w:line="312" w:lineRule="auto"/>
        <w:jc w:val="both"/>
        <w:rPr>
          <w:rFonts w:asciiTheme="majorHAnsi" w:eastAsia="Calibri" w:hAnsiTheme="majorHAnsi" w:cstheme="majorHAnsi"/>
          <w:bCs/>
          <w:sz w:val="26"/>
          <w:szCs w:val="26"/>
          <w:lang w:val="en-US"/>
        </w:rPr>
      </w:pPr>
      <w:proofErr w:type="spellStart"/>
      <w:r w:rsidRPr="00734B1F">
        <w:rPr>
          <w:rFonts w:asciiTheme="majorHAnsi" w:eastAsia="Calibri" w:hAnsiTheme="majorHAnsi" w:cstheme="majorHAnsi"/>
          <w:bCs/>
          <w:sz w:val="26"/>
          <w:szCs w:val="26"/>
          <w:lang w:val="en-US"/>
        </w:rPr>
        <w:t>Trong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trang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này</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người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quản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lí</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có</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thể</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thêm</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sản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phẩm</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mới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vào</w:t>
      </w:r>
      <w:proofErr w:type="spellEnd"/>
      <w:r w:rsidRPr="00734B1F">
        <w:rPr>
          <w:rFonts w:asciiTheme="majorHAnsi" w:eastAsia="Calibri" w:hAnsiTheme="majorHAnsi" w:cstheme="majorHAnsi"/>
          <w:bCs/>
          <w:sz w:val="26"/>
          <w:szCs w:val="26"/>
          <w:lang w:val="en-US"/>
        </w:rPr>
        <w:t xml:space="preserve"> website.</w:t>
      </w:r>
    </w:p>
    <w:p w14:paraId="10FFD08C" w14:textId="3F012098" w:rsidR="00AE4CDA" w:rsidRPr="00734B1F" w:rsidRDefault="00AE4CDA" w:rsidP="00EC46DB">
      <w:pPr>
        <w:pStyle w:val="ListParagraph"/>
        <w:spacing w:before="120" w:after="120" w:line="312" w:lineRule="auto"/>
        <w:jc w:val="both"/>
        <w:rPr>
          <w:rFonts w:asciiTheme="majorHAnsi" w:eastAsia="Calibri" w:hAnsiTheme="majorHAnsi" w:cstheme="majorHAnsi"/>
          <w:b/>
          <w:sz w:val="26"/>
          <w:szCs w:val="26"/>
          <w:lang w:val="en-US"/>
        </w:rPr>
      </w:pPr>
      <w:r>
        <w:rPr>
          <w:noProof/>
        </w:rPr>
        <w:drawing>
          <wp:inline distT="0" distB="0" distL="0" distR="0" wp14:anchorId="2AA4E985" wp14:editId="0FF0947F">
            <wp:extent cx="5074285"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4285" cy="2238375"/>
                    </a:xfrm>
                    <a:prstGeom prst="rect">
                      <a:avLst/>
                    </a:prstGeom>
                  </pic:spPr>
                </pic:pic>
              </a:graphicData>
            </a:graphic>
          </wp:inline>
        </w:drawing>
      </w:r>
    </w:p>
    <w:p w14:paraId="36AD3FB9" w14:textId="294C4E8C" w:rsidR="00D01C06" w:rsidRPr="00734B1F" w:rsidRDefault="00AE4CDA" w:rsidP="00D01C06">
      <w:pPr>
        <w:ind w:firstLine="720"/>
        <w:rPr>
          <w:rFonts w:asciiTheme="majorHAnsi" w:eastAsia="Calibri" w:hAnsiTheme="majorHAnsi" w:cstheme="majorHAnsi"/>
          <w:bCs/>
          <w:sz w:val="26"/>
          <w:szCs w:val="26"/>
          <w:lang w:val="en-US"/>
        </w:rPr>
      </w:pPr>
      <w:r w:rsidRPr="00734B1F">
        <w:rPr>
          <w:rFonts w:asciiTheme="majorHAnsi" w:hAnsiTheme="majorHAnsi" w:cstheme="majorHAnsi"/>
          <w:noProof/>
          <w:lang w:val="en-US"/>
        </w:rPr>
        <mc:AlternateContent>
          <mc:Choice Requires="wps">
            <w:drawing>
              <wp:anchor distT="0" distB="0" distL="114300" distR="114300" simplePos="0" relativeHeight="251637248" behindDoc="0" locked="0" layoutInCell="1" allowOverlap="1" wp14:anchorId="737F5C63" wp14:editId="6FE2406A">
                <wp:simplePos x="0" y="0"/>
                <wp:positionH relativeFrom="column">
                  <wp:posOffset>-59690</wp:posOffset>
                </wp:positionH>
                <wp:positionV relativeFrom="paragraph">
                  <wp:posOffset>236220</wp:posOffset>
                </wp:positionV>
                <wp:extent cx="576008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5842D39" w14:textId="2BDF9CE6" w:rsidR="002259D8" w:rsidRPr="00ED795D" w:rsidRDefault="002259D8" w:rsidP="009F7DF4">
                            <w:pPr>
                              <w:pStyle w:val="Phn"/>
                              <w:rPr>
                                <w:noProof/>
                              </w:rPr>
                            </w:pPr>
                            <w:bookmarkStart w:id="507" w:name="_Toc92790965"/>
                            <w:bookmarkStart w:id="508" w:name="_Toc92926651"/>
                            <w:proofErr w:type="spellStart"/>
                            <w:r>
                              <w:t>Hình</w:t>
                            </w:r>
                            <w:proofErr w:type="spellEnd"/>
                            <w:r>
                              <w:t xml:space="preserve"> </w:t>
                            </w:r>
                            <w:r>
                              <w:fldChar w:fldCharType="begin"/>
                            </w:r>
                            <w:r>
                              <w:instrText xml:space="preserve"> SEQ Hình \* ARABIC </w:instrText>
                            </w:r>
                            <w:r>
                              <w:fldChar w:fldCharType="separate"/>
                            </w:r>
                            <w:r w:rsidR="005A2F0E">
                              <w:rPr>
                                <w:noProof/>
                              </w:rPr>
                              <w:t>23</w:t>
                            </w:r>
                            <w:r>
                              <w:rPr>
                                <w:noProof/>
                              </w:rPr>
                              <w:fldChar w:fldCharType="end"/>
                            </w:r>
                            <w:r>
                              <w:t xml:space="preserve">: Giao </w:t>
                            </w:r>
                            <w:proofErr w:type="spellStart"/>
                            <w:r>
                              <w:t>diện</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bookmarkEnd w:id="507"/>
                            <w:bookmarkEnd w:id="5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F5C63" id="Text Box 31" o:spid="_x0000_s1035" type="#_x0000_t202" style="position:absolute;left:0;text-align:left;margin-left:-4.7pt;margin-top:18.6pt;width:453.5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" stroked="f">
                <v:textbox style="mso-fit-shape-to-text:t" inset="0,0,0,0">
                  <w:txbxContent>
                    <w:p w14:paraId="35842D39" w14:textId="2BDF9CE6" w:rsidR="002259D8" w:rsidRPr="00ED795D" w:rsidRDefault="002259D8" w:rsidP="009F7DF4">
                      <w:pPr>
                        <w:pStyle w:val="Phn"/>
                        <w:rPr>
                          <w:noProof/>
                        </w:rPr>
                      </w:pPr>
                      <w:bookmarkStart w:id="509" w:name="_Toc92790965"/>
                      <w:bookmarkStart w:id="510" w:name="_Toc92926651"/>
                      <w:proofErr w:type="spellStart"/>
                      <w:r>
                        <w:t>Hình</w:t>
                      </w:r>
                      <w:proofErr w:type="spellEnd"/>
                      <w:r>
                        <w:t xml:space="preserve"> </w:t>
                      </w:r>
                      <w:r>
                        <w:fldChar w:fldCharType="begin"/>
                      </w:r>
                      <w:r>
                        <w:instrText xml:space="preserve"> SEQ Hình \* ARABIC </w:instrText>
                      </w:r>
                      <w:r>
                        <w:fldChar w:fldCharType="separate"/>
                      </w:r>
                      <w:r w:rsidR="005A2F0E">
                        <w:rPr>
                          <w:noProof/>
                        </w:rPr>
                        <w:t>23</w:t>
                      </w:r>
                      <w:r>
                        <w:rPr>
                          <w:noProof/>
                        </w:rPr>
                        <w:fldChar w:fldCharType="end"/>
                      </w:r>
                      <w:r>
                        <w:t xml:space="preserve">: Giao </w:t>
                      </w:r>
                      <w:proofErr w:type="spellStart"/>
                      <w:r>
                        <w:t>diện</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bookmarkEnd w:id="509"/>
                      <w:bookmarkEnd w:id="510"/>
                      <w:proofErr w:type="spellEnd"/>
                    </w:p>
                  </w:txbxContent>
                </v:textbox>
                <w10:wrap type="square"/>
              </v:shape>
            </w:pict>
          </mc:Fallback>
        </mc:AlternateContent>
      </w:r>
    </w:p>
    <w:p w14:paraId="13D336F2" w14:textId="69BBBF71" w:rsidR="00554DEC" w:rsidRDefault="00554DEC" w:rsidP="00554DEC">
      <w:pPr>
        <w:rPr>
          <w:rFonts w:asciiTheme="majorHAnsi" w:hAnsiTheme="majorHAnsi" w:cstheme="majorHAnsi"/>
          <w:lang w:val="en-US"/>
        </w:rPr>
      </w:pPr>
      <w:bookmarkStart w:id="511" w:name="_Hình_23:_Giao"/>
      <w:bookmarkEnd w:id="498"/>
      <w:bookmarkEnd w:id="511"/>
    </w:p>
    <w:p w14:paraId="63A7AD65" w14:textId="77777777" w:rsidR="00AE4CDA" w:rsidRPr="00734B1F" w:rsidRDefault="00AE4CDA" w:rsidP="00554DEC">
      <w:pPr>
        <w:rPr>
          <w:rFonts w:asciiTheme="majorHAnsi" w:hAnsiTheme="majorHAnsi" w:cstheme="majorHAnsi"/>
          <w:lang w:val="en-US"/>
        </w:rPr>
      </w:pPr>
    </w:p>
    <w:p w14:paraId="1BC08E6B" w14:textId="6EEBF101" w:rsidR="00D87D39" w:rsidRDefault="00D87D39"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512" w:name="_Toc60959538"/>
      <w:bookmarkStart w:id="513" w:name="_Toc104936283"/>
      <w:r w:rsidRPr="00734B1F">
        <w:rPr>
          <w:rFonts w:asciiTheme="majorHAnsi" w:eastAsia="Calibri" w:hAnsiTheme="majorHAnsi" w:cstheme="majorHAnsi"/>
          <w:b/>
          <w:sz w:val="26"/>
          <w:szCs w:val="26"/>
          <w:lang w:val="en-US"/>
        </w:rPr>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bookmarkEnd w:id="512"/>
      <w:proofErr w:type="spellStart"/>
      <w:r w:rsidRPr="00734B1F">
        <w:rPr>
          <w:rFonts w:asciiTheme="majorHAnsi" w:eastAsia="Calibri" w:hAnsiTheme="majorHAnsi" w:cstheme="majorHAnsi"/>
          <w:b/>
          <w:sz w:val="26"/>
          <w:szCs w:val="26"/>
          <w:lang w:val="en-US"/>
        </w:rPr>
        <w:t>chỉnh</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sửa</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thông</w:t>
      </w:r>
      <w:proofErr w:type="spellEnd"/>
      <w:r w:rsidRPr="00734B1F">
        <w:rPr>
          <w:rFonts w:asciiTheme="majorHAnsi" w:eastAsia="Calibri" w:hAnsiTheme="majorHAnsi" w:cstheme="majorHAnsi"/>
          <w:b/>
          <w:sz w:val="26"/>
          <w:szCs w:val="26"/>
          <w:lang w:val="en-US"/>
        </w:rPr>
        <w:t xml:space="preserve"> tin </w:t>
      </w:r>
      <w:proofErr w:type="spellStart"/>
      <w:r w:rsidRPr="00734B1F">
        <w:rPr>
          <w:rFonts w:asciiTheme="majorHAnsi" w:eastAsia="Calibri" w:hAnsiTheme="majorHAnsi" w:cstheme="majorHAnsi"/>
          <w:b/>
          <w:sz w:val="26"/>
          <w:szCs w:val="26"/>
          <w:lang w:val="en-US"/>
        </w:rPr>
        <w:t>sản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phẩm</w:t>
      </w:r>
      <w:bookmarkEnd w:id="513"/>
      <w:proofErr w:type="spellEnd"/>
    </w:p>
    <w:p w14:paraId="452456FE" w14:textId="210682C4" w:rsidR="00D87D39" w:rsidRPr="00734B1F" w:rsidRDefault="00D87D39" w:rsidP="00D87D39">
      <w:pPr>
        <w:spacing w:before="120" w:after="120" w:line="312" w:lineRule="auto"/>
        <w:ind w:firstLine="720"/>
        <w:jc w:val="both"/>
        <w:rPr>
          <w:rFonts w:asciiTheme="majorHAnsi" w:eastAsia="Calibri" w:hAnsiTheme="majorHAnsi" w:cstheme="majorHAnsi"/>
          <w:bCs/>
          <w:sz w:val="26"/>
          <w:szCs w:val="26"/>
          <w:lang w:val="en-US"/>
        </w:rPr>
      </w:pPr>
      <w:proofErr w:type="spellStart"/>
      <w:r w:rsidRPr="00734B1F">
        <w:rPr>
          <w:rFonts w:asciiTheme="majorHAnsi" w:eastAsia="Calibri" w:hAnsiTheme="majorHAnsi" w:cstheme="majorHAnsi"/>
          <w:bCs/>
          <w:sz w:val="26"/>
          <w:szCs w:val="26"/>
          <w:lang w:val="en-US"/>
        </w:rPr>
        <w:t>Trong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trang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này</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người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quản</w:t>
      </w:r>
      <w:proofErr w:type="spellEnd"/>
      <w:r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l</w:t>
      </w:r>
      <w:r w:rsidR="00CB3CFA" w:rsidRPr="00734B1F">
        <w:rPr>
          <w:rFonts w:asciiTheme="majorHAnsi" w:eastAsia="Calibri" w:hAnsiTheme="majorHAnsi" w:cstheme="majorHAnsi"/>
          <w:bCs/>
          <w:sz w:val="26"/>
          <w:szCs w:val="26"/>
          <w:lang w:val="en-US"/>
        </w:rPr>
        <w:t>í</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có</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thể</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chỉnh</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sửa</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mọi</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thông</w:t>
      </w:r>
      <w:proofErr w:type="spellEnd"/>
      <w:r w:rsidR="004141F5" w:rsidRPr="00734B1F">
        <w:rPr>
          <w:rFonts w:asciiTheme="majorHAnsi" w:eastAsia="Calibri" w:hAnsiTheme="majorHAnsi" w:cstheme="majorHAnsi"/>
          <w:bCs/>
          <w:sz w:val="26"/>
          <w:szCs w:val="26"/>
          <w:lang w:val="en-US"/>
        </w:rPr>
        <w:t xml:space="preserve"> tin </w:t>
      </w:r>
      <w:proofErr w:type="spellStart"/>
      <w:r w:rsidR="004141F5" w:rsidRPr="00734B1F">
        <w:rPr>
          <w:rFonts w:asciiTheme="majorHAnsi" w:eastAsia="Calibri" w:hAnsiTheme="majorHAnsi" w:cstheme="majorHAnsi"/>
          <w:bCs/>
          <w:sz w:val="26"/>
          <w:szCs w:val="26"/>
          <w:lang w:val="en-US"/>
        </w:rPr>
        <w:t>của</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sản</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phẩm</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bất</w:t>
      </w:r>
      <w:proofErr w:type="spellEnd"/>
      <w:r w:rsidR="004141F5" w:rsidRPr="00734B1F">
        <w:rPr>
          <w:rFonts w:asciiTheme="majorHAnsi" w:eastAsia="Calibri" w:hAnsiTheme="majorHAnsi" w:cstheme="majorHAnsi"/>
          <w:bCs/>
          <w:sz w:val="26"/>
          <w:szCs w:val="26"/>
          <w:lang w:val="en-US"/>
        </w:rPr>
        <w:t xml:space="preserve"> </w:t>
      </w:r>
      <w:proofErr w:type="spellStart"/>
      <w:r w:rsidR="004141F5" w:rsidRPr="00734B1F">
        <w:rPr>
          <w:rFonts w:asciiTheme="majorHAnsi" w:eastAsia="Calibri" w:hAnsiTheme="majorHAnsi" w:cstheme="majorHAnsi"/>
          <w:bCs/>
          <w:sz w:val="26"/>
          <w:szCs w:val="26"/>
          <w:lang w:val="en-US"/>
        </w:rPr>
        <w:t>kì</w:t>
      </w:r>
      <w:proofErr w:type="spellEnd"/>
      <w:r w:rsidR="00152D4C" w:rsidRPr="00734B1F">
        <w:rPr>
          <w:rFonts w:asciiTheme="majorHAnsi" w:eastAsia="Calibri" w:hAnsiTheme="majorHAnsi" w:cstheme="majorHAnsi"/>
          <w:bCs/>
          <w:sz w:val="26"/>
          <w:szCs w:val="26"/>
          <w:lang w:val="en-US"/>
        </w:rPr>
        <w:t>.</w:t>
      </w:r>
      <w:r w:rsidR="00654E46" w:rsidRPr="00654E46">
        <w:rPr>
          <w:noProof/>
        </w:rPr>
        <w:t xml:space="preserve"> </w:t>
      </w:r>
      <w:r w:rsidR="00654E46">
        <w:rPr>
          <w:noProof/>
        </w:rPr>
        <w:drawing>
          <wp:inline distT="0" distB="0" distL="0" distR="0" wp14:anchorId="09DC7C1C" wp14:editId="12C32354">
            <wp:extent cx="5760085"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72417" cy="3207252"/>
                    </a:xfrm>
                    <a:prstGeom prst="rect">
                      <a:avLst/>
                    </a:prstGeom>
                  </pic:spPr>
                </pic:pic>
              </a:graphicData>
            </a:graphic>
          </wp:inline>
        </w:drawing>
      </w:r>
    </w:p>
    <w:p w14:paraId="61916204" w14:textId="4EE09F0D" w:rsidR="00154697" w:rsidRDefault="00154697" w:rsidP="00EC46DB">
      <w:pPr>
        <w:spacing w:before="120" w:after="120" w:line="312" w:lineRule="auto"/>
        <w:jc w:val="both"/>
        <w:rPr>
          <w:rFonts w:asciiTheme="majorHAnsi" w:eastAsia="Calibri" w:hAnsiTheme="majorHAnsi" w:cstheme="majorHAnsi"/>
          <w:bCs/>
          <w:sz w:val="26"/>
          <w:szCs w:val="26"/>
          <w:lang w:val="en-US"/>
        </w:rPr>
      </w:pPr>
      <w:bookmarkStart w:id="514" w:name="_Hình_24:_Giao"/>
      <w:bookmarkEnd w:id="514"/>
    </w:p>
    <w:p w14:paraId="5F68C057" w14:textId="77777777" w:rsidR="00654E46" w:rsidRPr="00FE148F" w:rsidRDefault="00654E46" w:rsidP="00654E46">
      <w:pPr>
        <w:pStyle w:val="Phn"/>
        <w:rPr>
          <w:noProof/>
        </w:rPr>
      </w:pPr>
      <w:bookmarkStart w:id="515" w:name="_Toc92790966"/>
      <w:bookmarkStart w:id="516" w:name="_Toc92926653"/>
      <w:proofErr w:type="spellStart"/>
      <w:r>
        <w:t>Hình</w:t>
      </w:r>
      <w:proofErr w:type="spellEnd"/>
      <w:r>
        <w:t xml:space="preserve"> </w:t>
      </w:r>
      <w:r>
        <w:fldChar w:fldCharType="begin"/>
      </w:r>
      <w:r>
        <w:instrText xml:space="preserve"> SEQ Hình \* ARABIC </w:instrText>
      </w:r>
      <w:r>
        <w:fldChar w:fldCharType="separate"/>
      </w:r>
      <w:r>
        <w:rPr>
          <w:noProof/>
        </w:rPr>
        <w:t>24</w:t>
      </w:r>
      <w:r>
        <w:rPr>
          <w:noProof/>
        </w:rPr>
        <w:fldChar w:fldCharType="end"/>
      </w:r>
      <w:r>
        <w:t xml:space="preserve">: Giao </w:t>
      </w:r>
      <w:proofErr w:type="spellStart"/>
      <w:r>
        <w:t>diện</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bookmarkEnd w:id="515"/>
      <w:bookmarkEnd w:id="516"/>
      <w:proofErr w:type="spellEnd"/>
    </w:p>
    <w:p w14:paraId="1A428A05" w14:textId="27F031F5" w:rsidR="00B210F7" w:rsidRDefault="00B210F7" w:rsidP="00EC46DB">
      <w:pPr>
        <w:spacing w:before="120" w:after="120" w:line="312" w:lineRule="auto"/>
        <w:jc w:val="both"/>
        <w:rPr>
          <w:rFonts w:asciiTheme="majorHAnsi" w:eastAsia="Calibri" w:hAnsiTheme="majorHAnsi" w:cstheme="majorHAnsi"/>
          <w:bCs/>
          <w:sz w:val="26"/>
          <w:szCs w:val="26"/>
          <w:lang w:val="en-US"/>
        </w:rPr>
      </w:pPr>
    </w:p>
    <w:p w14:paraId="44B94651" w14:textId="6C8A7126" w:rsidR="00B210F7" w:rsidRDefault="00B210F7" w:rsidP="00EC46DB">
      <w:pPr>
        <w:spacing w:before="120" w:after="120" w:line="312" w:lineRule="auto"/>
        <w:jc w:val="both"/>
        <w:rPr>
          <w:rFonts w:asciiTheme="majorHAnsi" w:eastAsia="Calibri" w:hAnsiTheme="majorHAnsi" w:cstheme="majorHAnsi"/>
          <w:bCs/>
          <w:sz w:val="26"/>
          <w:szCs w:val="26"/>
          <w:lang w:val="en-US"/>
        </w:rPr>
      </w:pPr>
    </w:p>
    <w:p w14:paraId="1623AA2E" w14:textId="77777777" w:rsidR="00B210F7" w:rsidRPr="00734B1F" w:rsidRDefault="00B210F7" w:rsidP="00EC46DB">
      <w:pPr>
        <w:spacing w:before="120" w:after="120" w:line="312" w:lineRule="auto"/>
        <w:jc w:val="both"/>
        <w:rPr>
          <w:rFonts w:asciiTheme="majorHAnsi" w:eastAsia="Calibri" w:hAnsiTheme="majorHAnsi" w:cstheme="majorHAnsi"/>
          <w:bCs/>
          <w:sz w:val="26"/>
          <w:szCs w:val="26"/>
          <w:lang w:val="en-US"/>
        </w:rPr>
      </w:pPr>
    </w:p>
    <w:p w14:paraId="4C59FF47" w14:textId="519B4BDE" w:rsidR="00384578" w:rsidRPr="00734B1F" w:rsidRDefault="00384578"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517" w:name="_Toc104936284"/>
      <w:r w:rsidRPr="00734B1F">
        <w:rPr>
          <w:rFonts w:asciiTheme="majorHAnsi" w:eastAsia="Calibri" w:hAnsiTheme="majorHAnsi" w:cstheme="majorHAnsi"/>
          <w:b/>
          <w:sz w:val="26"/>
          <w:szCs w:val="26"/>
          <w:lang w:val="en-US"/>
        </w:rPr>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quản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lí</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danh</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mục</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sản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phẩm</w:t>
      </w:r>
      <w:bookmarkEnd w:id="517"/>
      <w:proofErr w:type="spellEnd"/>
    </w:p>
    <w:p w14:paraId="33A32607" w14:textId="4E220BDF" w:rsidR="00384578" w:rsidRPr="00734B1F" w:rsidRDefault="00384578" w:rsidP="00384578">
      <w:pPr>
        <w:spacing w:before="120" w:after="120" w:line="312" w:lineRule="auto"/>
        <w:ind w:firstLine="720"/>
        <w:jc w:val="both"/>
        <w:rPr>
          <w:rFonts w:asciiTheme="majorHAnsi" w:eastAsia="Calibri" w:hAnsiTheme="majorHAnsi" w:cstheme="majorHAnsi"/>
          <w:bCs/>
          <w:sz w:val="26"/>
          <w:szCs w:val="26"/>
          <w:lang w:val="en-US"/>
        </w:rPr>
      </w:pPr>
      <w:proofErr w:type="spellStart"/>
      <w:r w:rsidRPr="00734B1F">
        <w:rPr>
          <w:rFonts w:asciiTheme="majorHAnsi" w:eastAsia="Calibri" w:hAnsiTheme="majorHAnsi" w:cstheme="majorHAnsi"/>
          <w:bCs/>
          <w:sz w:val="26"/>
          <w:szCs w:val="26"/>
          <w:lang w:val="en-US"/>
        </w:rPr>
        <w:t>Trong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trang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này</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người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quản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lí</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kiểm</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soát</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được</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toàn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bộ</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thông</w:t>
      </w:r>
      <w:proofErr w:type="spellEnd"/>
      <w:r w:rsidRPr="00734B1F">
        <w:rPr>
          <w:rFonts w:asciiTheme="majorHAnsi" w:eastAsia="Calibri" w:hAnsiTheme="majorHAnsi" w:cstheme="majorHAnsi"/>
          <w:bCs/>
          <w:sz w:val="26"/>
          <w:szCs w:val="26"/>
          <w:lang w:val="en-US"/>
        </w:rPr>
        <w:t xml:space="preserve"> tin </w:t>
      </w:r>
      <w:proofErr w:type="spellStart"/>
      <w:r w:rsidRPr="00734B1F">
        <w:rPr>
          <w:rFonts w:asciiTheme="majorHAnsi" w:eastAsia="Calibri" w:hAnsiTheme="majorHAnsi" w:cstheme="majorHAnsi"/>
          <w:bCs/>
          <w:sz w:val="26"/>
          <w:szCs w:val="26"/>
          <w:lang w:val="en-US"/>
        </w:rPr>
        <w:t>của</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các</w:t>
      </w:r>
      <w:proofErr w:type="spellEnd"/>
      <w:r w:rsidRPr="00734B1F">
        <w:rPr>
          <w:rFonts w:asciiTheme="majorHAnsi" w:eastAsia="Calibri" w:hAnsiTheme="majorHAnsi" w:cstheme="majorHAnsi"/>
          <w:bCs/>
          <w:sz w:val="26"/>
          <w:szCs w:val="26"/>
          <w:lang w:val="en-US"/>
        </w:rPr>
        <w:t xml:space="preserve"> </w:t>
      </w:r>
      <w:proofErr w:type="spellStart"/>
      <w:r w:rsidR="006009DC" w:rsidRPr="00734B1F">
        <w:rPr>
          <w:rFonts w:asciiTheme="majorHAnsi" w:eastAsia="Calibri" w:hAnsiTheme="majorHAnsi" w:cstheme="majorHAnsi"/>
          <w:bCs/>
          <w:sz w:val="26"/>
          <w:szCs w:val="26"/>
          <w:lang w:val="en-US"/>
        </w:rPr>
        <w:t>danh</w:t>
      </w:r>
      <w:proofErr w:type="spellEnd"/>
      <w:r w:rsidR="006009DC" w:rsidRPr="00734B1F">
        <w:rPr>
          <w:rFonts w:asciiTheme="majorHAnsi" w:eastAsia="Calibri" w:hAnsiTheme="majorHAnsi" w:cstheme="majorHAnsi"/>
          <w:bCs/>
          <w:sz w:val="26"/>
          <w:szCs w:val="26"/>
          <w:lang w:val="en-US"/>
        </w:rPr>
        <w:t xml:space="preserve"> </w:t>
      </w:r>
      <w:proofErr w:type="spellStart"/>
      <w:r w:rsidR="006009DC" w:rsidRPr="00734B1F">
        <w:rPr>
          <w:rFonts w:asciiTheme="majorHAnsi" w:eastAsia="Calibri" w:hAnsiTheme="majorHAnsi" w:cstheme="majorHAnsi"/>
          <w:bCs/>
          <w:sz w:val="26"/>
          <w:szCs w:val="26"/>
          <w:lang w:val="en-US"/>
        </w:rPr>
        <w:t>mục</w:t>
      </w:r>
      <w:proofErr w:type="spellEnd"/>
      <w:r w:rsidR="006009DC" w:rsidRPr="00734B1F">
        <w:rPr>
          <w:rFonts w:asciiTheme="majorHAnsi" w:eastAsia="Calibri" w:hAnsiTheme="majorHAnsi" w:cstheme="majorHAnsi"/>
          <w:bCs/>
          <w:sz w:val="26"/>
          <w:szCs w:val="26"/>
          <w:lang w:val="en-US"/>
        </w:rPr>
        <w:t xml:space="preserve"> </w:t>
      </w:r>
      <w:proofErr w:type="spellStart"/>
      <w:r w:rsidR="006009DC" w:rsidRPr="00734B1F">
        <w:rPr>
          <w:rFonts w:asciiTheme="majorHAnsi" w:eastAsia="Calibri" w:hAnsiTheme="majorHAnsi" w:cstheme="majorHAnsi"/>
          <w:bCs/>
          <w:sz w:val="26"/>
          <w:szCs w:val="26"/>
          <w:lang w:val="en-US"/>
        </w:rPr>
        <w:t>sản</w:t>
      </w:r>
      <w:proofErr w:type="spellEnd"/>
      <w:r w:rsidR="006009DC" w:rsidRPr="00734B1F">
        <w:rPr>
          <w:rFonts w:asciiTheme="majorHAnsi" w:eastAsia="Calibri" w:hAnsiTheme="majorHAnsi" w:cstheme="majorHAnsi"/>
          <w:bCs/>
          <w:sz w:val="26"/>
          <w:szCs w:val="26"/>
          <w:lang w:val="en-US"/>
        </w:rPr>
        <w:t xml:space="preserve"> </w:t>
      </w:r>
      <w:proofErr w:type="spellStart"/>
      <w:r w:rsidR="006009DC" w:rsidRPr="00734B1F">
        <w:rPr>
          <w:rFonts w:asciiTheme="majorHAnsi" w:eastAsia="Calibri" w:hAnsiTheme="majorHAnsi" w:cstheme="majorHAnsi"/>
          <w:bCs/>
          <w:sz w:val="26"/>
          <w:szCs w:val="26"/>
          <w:lang w:val="en-US"/>
        </w:rPr>
        <w:t>phẩm</w:t>
      </w:r>
      <w:proofErr w:type="spellEnd"/>
      <w:r w:rsidR="00296B80" w:rsidRPr="00734B1F">
        <w:rPr>
          <w:rFonts w:asciiTheme="majorHAnsi" w:eastAsia="Calibri" w:hAnsiTheme="majorHAnsi" w:cstheme="majorHAnsi"/>
          <w:bCs/>
          <w:sz w:val="26"/>
          <w:szCs w:val="26"/>
          <w:lang w:val="en-US"/>
        </w:rPr>
        <w:t xml:space="preserve"> </w:t>
      </w:r>
      <w:proofErr w:type="spellStart"/>
      <w:r w:rsidR="00296B80" w:rsidRPr="00734B1F">
        <w:rPr>
          <w:rFonts w:asciiTheme="majorHAnsi" w:eastAsia="Calibri" w:hAnsiTheme="majorHAnsi" w:cstheme="majorHAnsi"/>
          <w:bCs/>
          <w:sz w:val="26"/>
          <w:szCs w:val="26"/>
          <w:lang w:val="en-US"/>
        </w:rPr>
        <w:t>đang</w:t>
      </w:r>
      <w:proofErr w:type="spellEnd"/>
      <w:r w:rsidR="006009DC" w:rsidRPr="00734B1F">
        <w:rPr>
          <w:rFonts w:asciiTheme="majorHAnsi" w:eastAsia="Calibri" w:hAnsiTheme="majorHAnsi" w:cstheme="majorHAnsi"/>
          <w:bCs/>
          <w:sz w:val="26"/>
          <w:szCs w:val="26"/>
          <w:lang w:val="en-US"/>
        </w:rPr>
        <w:t xml:space="preserve"> </w:t>
      </w:r>
      <w:proofErr w:type="spellStart"/>
      <w:r w:rsidR="006009DC" w:rsidRPr="00734B1F">
        <w:rPr>
          <w:rFonts w:asciiTheme="majorHAnsi" w:eastAsia="Calibri" w:hAnsiTheme="majorHAnsi" w:cstheme="majorHAnsi"/>
          <w:bCs/>
          <w:sz w:val="26"/>
          <w:szCs w:val="26"/>
          <w:lang w:val="en-US"/>
        </w:rPr>
        <w:t>có</w:t>
      </w:r>
      <w:proofErr w:type="spellEnd"/>
      <w:r w:rsidR="006009DC" w:rsidRPr="00734B1F">
        <w:rPr>
          <w:rFonts w:asciiTheme="majorHAnsi" w:eastAsia="Calibri" w:hAnsiTheme="majorHAnsi" w:cstheme="majorHAnsi"/>
          <w:bCs/>
          <w:sz w:val="26"/>
          <w:szCs w:val="26"/>
          <w:lang w:val="en-US"/>
        </w:rPr>
        <w:t xml:space="preserve"> </w:t>
      </w:r>
      <w:proofErr w:type="spellStart"/>
      <w:r w:rsidR="006009DC" w:rsidRPr="00734B1F">
        <w:rPr>
          <w:rFonts w:asciiTheme="majorHAnsi" w:eastAsia="Calibri" w:hAnsiTheme="majorHAnsi" w:cstheme="majorHAnsi"/>
          <w:bCs/>
          <w:sz w:val="26"/>
          <w:szCs w:val="26"/>
          <w:lang w:val="en-US"/>
        </w:rPr>
        <w:t>trong</w:t>
      </w:r>
      <w:proofErr w:type="spellEnd"/>
      <w:r w:rsidR="006009DC" w:rsidRPr="00734B1F">
        <w:rPr>
          <w:rFonts w:asciiTheme="majorHAnsi" w:eastAsia="Calibri" w:hAnsiTheme="majorHAnsi" w:cstheme="majorHAnsi"/>
          <w:bCs/>
          <w:sz w:val="26"/>
          <w:szCs w:val="26"/>
          <w:lang w:val="en-US"/>
        </w:rPr>
        <w:t xml:space="preserve"> website</w:t>
      </w:r>
      <w:r w:rsidR="00CE33D8" w:rsidRPr="00734B1F">
        <w:rPr>
          <w:rFonts w:asciiTheme="majorHAnsi" w:eastAsia="Calibri" w:hAnsiTheme="majorHAnsi" w:cstheme="majorHAnsi"/>
          <w:bCs/>
          <w:sz w:val="26"/>
          <w:szCs w:val="26"/>
          <w:lang w:val="en-US"/>
        </w:rPr>
        <w:t xml:space="preserve"> </w:t>
      </w:r>
      <w:proofErr w:type="spellStart"/>
      <w:r w:rsidR="00CE33D8" w:rsidRPr="00734B1F">
        <w:rPr>
          <w:rFonts w:asciiTheme="majorHAnsi" w:eastAsia="Calibri" w:hAnsiTheme="majorHAnsi" w:cstheme="majorHAnsi"/>
          <w:bCs/>
          <w:sz w:val="26"/>
          <w:szCs w:val="26"/>
          <w:lang w:val="en-US"/>
        </w:rPr>
        <w:t>với</w:t>
      </w:r>
      <w:proofErr w:type="spellEnd"/>
      <w:r w:rsidR="00CE33D8" w:rsidRPr="00734B1F">
        <w:rPr>
          <w:rFonts w:asciiTheme="majorHAnsi" w:eastAsia="Calibri" w:hAnsiTheme="majorHAnsi" w:cstheme="majorHAnsi"/>
          <w:bCs/>
          <w:sz w:val="26"/>
          <w:szCs w:val="26"/>
          <w:lang w:val="en-US"/>
        </w:rPr>
        <w:t xml:space="preserve"> </w:t>
      </w:r>
      <w:proofErr w:type="spellStart"/>
      <w:r w:rsidR="00CE33D8" w:rsidRPr="00734B1F">
        <w:rPr>
          <w:rFonts w:asciiTheme="majorHAnsi" w:eastAsia="Calibri" w:hAnsiTheme="majorHAnsi" w:cstheme="majorHAnsi"/>
          <w:bCs/>
          <w:sz w:val="26"/>
          <w:szCs w:val="26"/>
          <w:lang w:val="en-US"/>
        </w:rPr>
        <w:t>chức</w:t>
      </w:r>
      <w:proofErr w:type="spellEnd"/>
      <w:r w:rsidR="00CE33D8" w:rsidRPr="00734B1F">
        <w:rPr>
          <w:rFonts w:asciiTheme="majorHAnsi" w:eastAsia="Calibri" w:hAnsiTheme="majorHAnsi" w:cstheme="majorHAnsi"/>
          <w:bCs/>
          <w:sz w:val="26"/>
          <w:szCs w:val="26"/>
          <w:lang w:val="en-US"/>
        </w:rPr>
        <w:t xml:space="preserve"> </w:t>
      </w:r>
      <w:proofErr w:type="spellStart"/>
      <w:r w:rsidR="00CE33D8" w:rsidRPr="00734B1F">
        <w:rPr>
          <w:rFonts w:asciiTheme="majorHAnsi" w:eastAsia="Calibri" w:hAnsiTheme="majorHAnsi" w:cstheme="majorHAnsi"/>
          <w:bCs/>
          <w:sz w:val="26"/>
          <w:szCs w:val="26"/>
          <w:lang w:val="en-US"/>
        </w:rPr>
        <w:t>năng</w:t>
      </w:r>
      <w:proofErr w:type="spellEnd"/>
      <w:r w:rsidR="00CE33D8" w:rsidRPr="00734B1F">
        <w:rPr>
          <w:rFonts w:asciiTheme="majorHAnsi" w:eastAsia="Calibri" w:hAnsiTheme="majorHAnsi" w:cstheme="majorHAnsi"/>
          <w:bCs/>
          <w:sz w:val="26"/>
          <w:szCs w:val="26"/>
          <w:lang w:val="en-US"/>
        </w:rPr>
        <w:t xml:space="preserve"> </w:t>
      </w:r>
      <w:proofErr w:type="spellStart"/>
      <w:r w:rsidR="00CE33D8" w:rsidRPr="00734B1F">
        <w:rPr>
          <w:rFonts w:asciiTheme="majorHAnsi" w:eastAsia="Calibri" w:hAnsiTheme="majorHAnsi" w:cstheme="majorHAnsi"/>
          <w:bCs/>
          <w:sz w:val="26"/>
          <w:szCs w:val="26"/>
          <w:lang w:val="en-US"/>
        </w:rPr>
        <w:t>thêm</w:t>
      </w:r>
      <w:proofErr w:type="spellEnd"/>
      <w:r w:rsidR="00CE33D8" w:rsidRPr="00734B1F">
        <w:rPr>
          <w:rFonts w:asciiTheme="majorHAnsi" w:eastAsia="Calibri" w:hAnsiTheme="majorHAnsi" w:cstheme="majorHAnsi"/>
          <w:bCs/>
          <w:sz w:val="26"/>
          <w:szCs w:val="26"/>
          <w:lang w:val="en-US"/>
        </w:rPr>
        <w:t xml:space="preserve">, </w:t>
      </w:r>
      <w:proofErr w:type="spellStart"/>
      <w:r w:rsidR="00CE33D8" w:rsidRPr="00734B1F">
        <w:rPr>
          <w:rFonts w:asciiTheme="majorHAnsi" w:eastAsia="Calibri" w:hAnsiTheme="majorHAnsi" w:cstheme="majorHAnsi"/>
          <w:bCs/>
          <w:sz w:val="26"/>
          <w:szCs w:val="26"/>
          <w:lang w:val="en-US"/>
        </w:rPr>
        <w:t>sửa</w:t>
      </w:r>
      <w:proofErr w:type="spellEnd"/>
      <w:r w:rsidR="00CE33D8" w:rsidRPr="00734B1F">
        <w:rPr>
          <w:rFonts w:asciiTheme="majorHAnsi" w:eastAsia="Calibri" w:hAnsiTheme="majorHAnsi" w:cstheme="majorHAnsi"/>
          <w:bCs/>
          <w:sz w:val="26"/>
          <w:szCs w:val="26"/>
          <w:lang w:val="en-US"/>
        </w:rPr>
        <w:t xml:space="preserve">, </w:t>
      </w:r>
      <w:proofErr w:type="spellStart"/>
      <w:r w:rsidR="00CE33D8" w:rsidRPr="00734B1F">
        <w:rPr>
          <w:rFonts w:asciiTheme="majorHAnsi" w:eastAsia="Calibri" w:hAnsiTheme="majorHAnsi" w:cstheme="majorHAnsi"/>
          <w:bCs/>
          <w:sz w:val="26"/>
          <w:szCs w:val="26"/>
          <w:lang w:val="en-US"/>
        </w:rPr>
        <w:t>xoá</w:t>
      </w:r>
      <w:proofErr w:type="spellEnd"/>
      <w:r w:rsidR="006009DC" w:rsidRPr="00734B1F">
        <w:rPr>
          <w:rFonts w:asciiTheme="majorHAnsi" w:eastAsia="Calibri" w:hAnsiTheme="majorHAnsi" w:cstheme="majorHAnsi"/>
          <w:bCs/>
          <w:sz w:val="26"/>
          <w:szCs w:val="26"/>
          <w:lang w:val="en-US"/>
        </w:rPr>
        <w:t>.</w:t>
      </w:r>
    </w:p>
    <w:p w14:paraId="08AE6138" w14:textId="77777777" w:rsidR="00ED1107" w:rsidRDefault="00ED1107" w:rsidP="00384578">
      <w:pPr>
        <w:spacing w:before="120" w:after="120" w:line="312" w:lineRule="auto"/>
        <w:ind w:firstLine="720"/>
        <w:jc w:val="both"/>
        <w:rPr>
          <w:rFonts w:asciiTheme="majorHAnsi" w:eastAsia="Calibri" w:hAnsiTheme="majorHAnsi" w:cstheme="majorHAnsi"/>
          <w:bCs/>
          <w:noProof/>
          <w:sz w:val="26"/>
          <w:szCs w:val="26"/>
          <w:lang w:val="en-US"/>
        </w:rPr>
      </w:pPr>
      <w:r>
        <w:rPr>
          <w:noProof/>
        </w:rPr>
        <w:drawing>
          <wp:inline distT="0" distB="0" distL="0" distR="0" wp14:anchorId="4CD9FB2C" wp14:editId="361974D9">
            <wp:extent cx="5760085" cy="1549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1549400"/>
                    </a:xfrm>
                    <a:prstGeom prst="rect">
                      <a:avLst/>
                    </a:prstGeom>
                  </pic:spPr>
                </pic:pic>
              </a:graphicData>
            </a:graphic>
          </wp:inline>
        </w:drawing>
      </w:r>
    </w:p>
    <w:p w14:paraId="0B2E3A0A" w14:textId="77777777" w:rsidR="00ED1107" w:rsidRPr="00CE0D00" w:rsidRDefault="00ED1107" w:rsidP="00ED1107">
      <w:pPr>
        <w:pStyle w:val="Phn"/>
        <w:rPr>
          <w:rFonts w:eastAsia="Calibri"/>
          <w:noProof/>
        </w:rPr>
      </w:pPr>
      <w:bookmarkStart w:id="518" w:name="_Toc92790967"/>
      <w:bookmarkStart w:id="519" w:name="_Toc92926655"/>
      <w:proofErr w:type="spellStart"/>
      <w:r>
        <w:t>Hình</w:t>
      </w:r>
      <w:proofErr w:type="spellEnd"/>
      <w:r>
        <w:t xml:space="preserve"> </w:t>
      </w:r>
      <w:r>
        <w:fldChar w:fldCharType="begin"/>
      </w:r>
      <w:r>
        <w:instrText xml:space="preserve"> SEQ Hình \* ARABIC </w:instrText>
      </w:r>
      <w:r>
        <w:fldChar w:fldCharType="separate"/>
      </w:r>
      <w:r>
        <w:rPr>
          <w:noProof/>
        </w:rPr>
        <w:t>25</w:t>
      </w:r>
      <w:r>
        <w:rPr>
          <w:noProof/>
        </w:rPr>
        <w:fldChar w:fldCharType="end"/>
      </w:r>
      <w:r>
        <w:t xml:space="preserve">: Giao </w:t>
      </w:r>
      <w:proofErr w:type="spellStart"/>
      <w:r>
        <w:t>diện</w:t>
      </w:r>
      <w:proofErr w:type="spellEnd"/>
      <w:r>
        <w:t xml:space="preserve"> </w:t>
      </w:r>
      <w:proofErr w:type="spellStart"/>
      <w:r>
        <w:t>thêm</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bookmarkEnd w:id="518"/>
      <w:bookmarkEnd w:id="519"/>
      <w:proofErr w:type="spellEnd"/>
    </w:p>
    <w:p w14:paraId="4BCD871B" w14:textId="0CF5AA0E" w:rsidR="00C312A3" w:rsidRPr="00734B1F" w:rsidRDefault="00C312A3" w:rsidP="00384578">
      <w:pPr>
        <w:spacing w:before="120" w:after="120" w:line="312" w:lineRule="auto"/>
        <w:ind w:firstLine="720"/>
        <w:jc w:val="both"/>
        <w:rPr>
          <w:rFonts w:asciiTheme="majorHAnsi" w:eastAsia="Calibri" w:hAnsiTheme="majorHAnsi" w:cstheme="majorHAnsi"/>
          <w:bCs/>
          <w:sz w:val="26"/>
          <w:szCs w:val="26"/>
          <w:lang w:val="en-US"/>
        </w:rPr>
      </w:pPr>
    </w:p>
    <w:p w14:paraId="45F0987B" w14:textId="141DB4C8" w:rsidR="00F94720" w:rsidRPr="00734B1F" w:rsidRDefault="00F94720"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520" w:name="_Hình_25:_Giao"/>
      <w:bookmarkStart w:id="521" w:name="_Toc104936285"/>
      <w:bookmarkEnd w:id="520"/>
      <w:r w:rsidRPr="00734B1F">
        <w:rPr>
          <w:rFonts w:asciiTheme="majorHAnsi" w:eastAsia="Calibri" w:hAnsiTheme="majorHAnsi" w:cstheme="majorHAnsi"/>
          <w:b/>
          <w:sz w:val="26"/>
          <w:szCs w:val="26"/>
          <w:lang w:val="en-US"/>
        </w:rPr>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quản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lí</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thương</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hiệu</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sản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phẩm</w:t>
      </w:r>
      <w:bookmarkEnd w:id="521"/>
      <w:proofErr w:type="spellEnd"/>
    </w:p>
    <w:p w14:paraId="692A6542" w14:textId="64603B05" w:rsidR="00BD540D" w:rsidRPr="00734B1F" w:rsidRDefault="00F94720" w:rsidP="00BD540D">
      <w:pPr>
        <w:spacing w:before="120" w:after="120" w:line="312" w:lineRule="auto"/>
        <w:ind w:firstLine="720"/>
        <w:jc w:val="both"/>
        <w:rPr>
          <w:rFonts w:asciiTheme="majorHAnsi" w:eastAsia="Calibri" w:hAnsiTheme="majorHAnsi" w:cstheme="majorHAnsi"/>
          <w:bCs/>
          <w:sz w:val="26"/>
          <w:szCs w:val="26"/>
          <w:lang w:val="en-US"/>
        </w:rPr>
      </w:pPr>
      <w:proofErr w:type="spellStart"/>
      <w:r w:rsidRPr="00734B1F">
        <w:rPr>
          <w:rFonts w:asciiTheme="majorHAnsi" w:eastAsia="Calibri" w:hAnsiTheme="majorHAnsi" w:cstheme="majorHAnsi"/>
          <w:bCs/>
          <w:sz w:val="26"/>
          <w:szCs w:val="26"/>
          <w:lang w:val="en-US"/>
        </w:rPr>
        <w:t>Trong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trang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này</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người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quản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lí</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kiểm</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soát</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được</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toàn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bộ</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thông</w:t>
      </w:r>
      <w:proofErr w:type="spellEnd"/>
      <w:r w:rsidRPr="00734B1F">
        <w:rPr>
          <w:rFonts w:asciiTheme="majorHAnsi" w:eastAsia="Calibri" w:hAnsiTheme="majorHAnsi" w:cstheme="majorHAnsi"/>
          <w:bCs/>
          <w:sz w:val="26"/>
          <w:szCs w:val="26"/>
          <w:lang w:val="en-US"/>
        </w:rPr>
        <w:t xml:space="preserve"> tin </w:t>
      </w:r>
      <w:proofErr w:type="spellStart"/>
      <w:r w:rsidRPr="00734B1F">
        <w:rPr>
          <w:rFonts w:asciiTheme="majorHAnsi" w:eastAsia="Calibri" w:hAnsiTheme="majorHAnsi" w:cstheme="majorHAnsi"/>
          <w:bCs/>
          <w:sz w:val="26"/>
          <w:szCs w:val="26"/>
          <w:lang w:val="en-US"/>
        </w:rPr>
        <w:t>của</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các</w:t>
      </w:r>
      <w:proofErr w:type="spellEnd"/>
      <w:r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thương</w:t>
      </w:r>
      <w:proofErr w:type="spellEnd"/>
      <w:r w:rsidR="00933EDB"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hiệu</w:t>
      </w:r>
      <w:proofErr w:type="spellEnd"/>
      <w:r w:rsidR="00933EDB"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của</w:t>
      </w:r>
      <w:proofErr w:type="spellEnd"/>
      <w:r w:rsidR="00933EDB"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các</w:t>
      </w:r>
      <w:proofErr w:type="spellEnd"/>
      <w:r w:rsidR="00933EDB"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sản</w:t>
      </w:r>
      <w:proofErr w:type="spellEnd"/>
      <w:r w:rsidR="00933EDB"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phẩm</w:t>
      </w:r>
      <w:proofErr w:type="spellEnd"/>
      <w:r w:rsidR="00933EDB"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đang</w:t>
      </w:r>
      <w:proofErr w:type="spellEnd"/>
      <w:r w:rsidR="00933EDB"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hiện</w:t>
      </w:r>
      <w:proofErr w:type="spellEnd"/>
      <w:r w:rsidR="00933EDB" w:rsidRPr="00734B1F">
        <w:rPr>
          <w:rFonts w:asciiTheme="majorHAnsi" w:eastAsia="Calibri" w:hAnsiTheme="majorHAnsi" w:cstheme="majorHAnsi"/>
          <w:bCs/>
          <w:sz w:val="26"/>
          <w:szCs w:val="26"/>
          <w:lang w:val="en-US"/>
        </w:rPr>
        <w:t xml:space="preserve"> </w:t>
      </w:r>
      <w:proofErr w:type="spellStart"/>
      <w:r w:rsidR="00933EDB" w:rsidRPr="00734B1F">
        <w:rPr>
          <w:rFonts w:asciiTheme="majorHAnsi" w:eastAsia="Calibri" w:hAnsiTheme="majorHAnsi" w:cstheme="majorHAnsi"/>
          <w:bCs/>
          <w:sz w:val="26"/>
          <w:szCs w:val="26"/>
          <w:lang w:val="en-US"/>
        </w:rPr>
        <w:t>có</w:t>
      </w:r>
      <w:proofErr w:type="spellEnd"/>
      <w:r w:rsidR="00E55623" w:rsidRPr="00734B1F">
        <w:rPr>
          <w:rFonts w:asciiTheme="majorHAnsi" w:eastAsia="Calibri" w:hAnsiTheme="majorHAnsi" w:cstheme="majorHAnsi"/>
          <w:bCs/>
          <w:sz w:val="26"/>
          <w:szCs w:val="26"/>
          <w:lang w:val="en-US"/>
        </w:rPr>
        <w:t xml:space="preserve"> </w:t>
      </w:r>
      <w:proofErr w:type="spellStart"/>
      <w:r w:rsidR="00E55623" w:rsidRPr="00734B1F">
        <w:rPr>
          <w:rFonts w:asciiTheme="majorHAnsi" w:eastAsia="Calibri" w:hAnsiTheme="majorHAnsi" w:cstheme="majorHAnsi"/>
          <w:bCs/>
          <w:sz w:val="26"/>
          <w:szCs w:val="26"/>
          <w:lang w:val="en-US"/>
        </w:rPr>
        <w:t>với</w:t>
      </w:r>
      <w:proofErr w:type="spellEnd"/>
      <w:r w:rsidR="00E55623" w:rsidRPr="00734B1F">
        <w:rPr>
          <w:rFonts w:asciiTheme="majorHAnsi" w:eastAsia="Calibri" w:hAnsiTheme="majorHAnsi" w:cstheme="majorHAnsi"/>
          <w:bCs/>
          <w:sz w:val="26"/>
          <w:szCs w:val="26"/>
          <w:lang w:val="en-US"/>
        </w:rPr>
        <w:t xml:space="preserve"> </w:t>
      </w:r>
      <w:proofErr w:type="spellStart"/>
      <w:r w:rsidR="00E55623" w:rsidRPr="00734B1F">
        <w:rPr>
          <w:rFonts w:asciiTheme="majorHAnsi" w:eastAsia="Calibri" w:hAnsiTheme="majorHAnsi" w:cstheme="majorHAnsi"/>
          <w:bCs/>
          <w:sz w:val="26"/>
          <w:szCs w:val="26"/>
          <w:lang w:val="en-US"/>
        </w:rPr>
        <w:t>chức</w:t>
      </w:r>
      <w:proofErr w:type="spellEnd"/>
      <w:r w:rsidR="00E55623" w:rsidRPr="00734B1F">
        <w:rPr>
          <w:rFonts w:asciiTheme="majorHAnsi" w:eastAsia="Calibri" w:hAnsiTheme="majorHAnsi" w:cstheme="majorHAnsi"/>
          <w:bCs/>
          <w:sz w:val="26"/>
          <w:szCs w:val="26"/>
          <w:lang w:val="en-US"/>
        </w:rPr>
        <w:t xml:space="preserve"> </w:t>
      </w:r>
      <w:proofErr w:type="spellStart"/>
      <w:r w:rsidR="00E55623" w:rsidRPr="00734B1F">
        <w:rPr>
          <w:rFonts w:asciiTheme="majorHAnsi" w:eastAsia="Calibri" w:hAnsiTheme="majorHAnsi" w:cstheme="majorHAnsi"/>
          <w:bCs/>
          <w:sz w:val="26"/>
          <w:szCs w:val="26"/>
          <w:lang w:val="en-US"/>
        </w:rPr>
        <w:t>năng</w:t>
      </w:r>
      <w:proofErr w:type="spellEnd"/>
      <w:r w:rsidR="00E55623" w:rsidRPr="00734B1F">
        <w:rPr>
          <w:rFonts w:asciiTheme="majorHAnsi" w:eastAsia="Calibri" w:hAnsiTheme="majorHAnsi" w:cstheme="majorHAnsi"/>
          <w:bCs/>
          <w:sz w:val="26"/>
          <w:szCs w:val="26"/>
          <w:lang w:val="en-US"/>
        </w:rPr>
        <w:t xml:space="preserve"> </w:t>
      </w:r>
      <w:proofErr w:type="spellStart"/>
      <w:r w:rsidR="00E55623" w:rsidRPr="00734B1F">
        <w:rPr>
          <w:rFonts w:asciiTheme="majorHAnsi" w:eastAsia="Calibri" w:hAnsiTheme="majorHAnsi" w:cstheme="majorHAnsi"/>
          <w:bCs/>
          <w:sz w:val="26"/>
          <w:szCs w:val="26"/>
          <w:lang w:val="en-US"/>
        </w:rPr>
        <w:t>thêm</w:t>
      </w:r>
      <w:proofErr w:type="spellEnd"/>
      <w:r w:rsidR="00E55623" w:rsidRPr="00734B1F">
        <w:rPr>
          <w:rFonts w:asciiTheme="majorHAnsi" w:eastAsia="Calibri" w:hAnsiTheme="majorHAnsi" w:cstheme="majorHAnsi"/>
          <w:bCs/>
          <w:sz w:val="26"/>
          <w:szCs w:val="26"/>
          <w:lang w:val="en-US"/>
        </w:rPr>
        <w:t xml:space="preserve">, </w:t>
      </w:r>
      <w:proofErr w:type="spellStart"/>
      <w:r w:rsidR="00E55623" w:rsidRPr="00734B1F">
        <w:rPr>
          <w:rFonts w:asciiTheme="majorHAnsi" w:eastAsia="Calibri" w:hAnsiTheme="majorHAnsi" w:cstheme="majorHAnsi"/>
          <w:bCs/>
          <w:sz w:val="26"/>
          <w:szCs w:val="26"/>
          <w:lang w:val="en-US"/>
        </w:rPr>
        <w:t>sửa</w:t>
      </w:r>
      <w:proofErr w:type="spellEnd"/>
      <w:r w:rsidR="00E55623" w:rsidRPr="00734B1F">
        <w:rPr>
          <w:rFonts w:asciiTheme="majorHAnsi" w:eastAsia="Calibri" w:hAnsiTheme="majorHAnsi" w:cstheme="majorHAnsi"/>
          <w:bCs/>
          <w:sz w:val="26"/>
          <w:szCs w:val="26"/>
          <w:lang w:val="en-US"/>
        </w:rPr>
        <w:t xml:space="preserve">, </w:t>
      </w:r>
      <w:proofErr w:type="spellStart"/>
      <w:r w:rsidR="00E55623" w:rsidRPr="00734B1F">
        <w:rPr>
          <w:rFonts w:asciiTheme="majorHAnsi" w:eastAsia="Calibri" w:hAnsiTheme="majorHAnsi" w:cstheme="majorHAnsi"/>
          <w:bCs/>
          <w:sz w:val="26"/>
          <w:szCs w:val="26"/>
          <w:lang w:val="en-US"/>
        </w:rPr>
        <w:t>xoá</w:t>
      </w:r>
      <w:proofErr w:type="spellEnd"/>
      <w:r w:rsidR="00933EDB" w:rsidRPr="00734B1F">
        <w:rPr>
          <w:rFonts w:asciiTheme="majorHAnsi" w:eastAsia="Calibri" w:hAnsiTheme="majorHAnsi" w:cstheme="majorHAnsi"/>
          <w:bCs/>
          <w:sz w:val="26"/>
          <w:szCs w:val="26"/>
          <w:lang w:val="en-US"/>
        </w:rPr>
        <w:t>.</w:t>
      </w:r>
    </w:p>
    <w:p w14:paraId="7D66959F" w14:textId="072B07A8" w:rsidR="00E12EEB" w:rsidRPr="00734B1F" w:rsidRDefault="00450690" w:rsidP="00E12EEB">
      <w:pPr>
        <w:rPr>
          <w:rFonts w:asciiTheme="majorHAnsi" w:hAnsiTheme="majorHAnsi" w:cstheme="majorHAnsi"/>
          <w:lang w:val="en-US"/>
        </w:rPr>
      </w:pPr>
      <w:bookmarkStart w:id="522" w:name="_Hình_27:_Giao"/>
      <w:bookmarkEnd w:id="522"/>
      <w:r>
        <w:rPr>
          <w:noProof/>
        </w:rPr>
        <w:drawing>
          <wp:inline distT="0" distB="0" distL="0" distR="0" wp14:anchorId="18D16A16" wp14:editId="71F8D5F3">
            <wp:extent cx="5760085" cy="2225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2225040"/>
                    </a:xfrm>
                    <a:prstGeom prst="rect">
                      <a:avLst/>
                    </a:prstGeom>
                  </pic:spPr>
                </pic:pic>
              </a:graphicData>
            </a:graphic>
          </wp:inline>
        </w:drawing>
      </w:r>
    </w:p>
    <w:p w14:paraId="4A5F65B0" w14:textId="0D5B18A4" w:rsidR="00E12EEB" w:rsidRPr="00734B1F" w:rsidRDefault="00450690" w:rsidP="00E12EEB">
      <w:pPr>
        <w:rPr>
          <w:rFonts w:asciiTheme="majorHAnsi" w:hAnsiTheme="majorHAnsi" w:cstheme="majorHAnsi"/>
          <w:lang w:val="en-US"/>
        </w:rPr>
      </w:pPr>
      <w:r w:rsidRPr="00734B1F">
        <w:rPr>
          <w:rFonts w:asciiTheme="majorHAnsi" w:hAnsiTheme="majorHAnsi" w:cstheme="majorHAnsi"/>
          <w:noProof/>
          <w:lang w:val="en-US"/>
        </w:rPr>
        <mc:AlternateContent>
          <mc:Choice Requires="wps">
            <w:drawing>
              <wp:anchor distT="0" distB="0" distL="114300" distR="114300" simplePos="0" relativeHeight="251644416" behindDoc="0" locked="0" layoutInCell="1" allowOverlap="1" wp14:anchorId="0D600E1C" wp14:editId="51FFF647">
                <wp:simplePos x="0" y="0"/>
                <wp:positionH relativeFrom="column">
                  <wp:posOffset>120650</wp:posOffset>
                </wp:positionH>
                <wp:positionV relativeFrom="paragraph">
                  <wp:posOffset>265519</wp:posOffset>
                </wp:positionV>
                <wp:extent cx="5760085" cy="265430"/>
                <wp:effectExtent l="0" t="0" r="0" b="1270"/>
                <wp:wrapSquare wrapText="bothSides"/>
                <wp:docPr id="45" name="Text Box 45"/>
                <wp:cNvGraphicFramePr/>
                <a:graphic xmlns:a="http://schemas.openxmlformats.org/drawingml/2006/main">
                  <a:graphicData uri="http://schemas.microsoft.com/office/word/2010/wordprocessingShape">
                    <wps:wsp>
                      <wps:cNvSpPr txBox="1"/>
                      <wps:spPr>
                        <a:xfrm>
                          <a:off x="0" y="0"/>
                          <a:ext cx="5760085" cy="265430"/>
                        </a:xfrm>
                        <a:prstGeom prst="rect">
                          <a:avLst/>
                        </a:prstGeom>
                        <a:solidFill>
                          <a:prstClr val="white"/>
                        </a:solidFill>
                        <a:ln>
                          <a:noFill/>
                        </a:ln>
                      </wps:spPr>
                      <wps:txbx>
                        <w:txbxContent>
                          <w:p w14:paraId="46CA567E" w14:textId="6EFCA9E6" w:rsidR="002259D8" w:rsidRPr="006379B0" w:rsidRDefault="002259D8" w:rsidP="009F7DF4">
                            <w:pPr>
                              <w:pStyle w:val="Phn"/>
                              <w:rPr>
                                <w:rFonts w:eastAsia="Calibri"/>
                                <w:noProof/>
                              </w:rPr>
                            </w:pPr>
                            <w:bookmarkStart w:id="523" w:name="_Toc92790969"/>
                            <w:bookmarkStart w:id="524" w:name="_Toc92926657"/>
                            <w:proofErr w:type="spellStart"/>
                            <w:r>
                              <w:t>Hình</w:t>
                            </w:r>
                            <w:proofErr w:type="spellEnd"/>
                            <w:r>
                              <w:t xml:space="preserve"> </w:t>
                            </w:r>
                            <w:r>
                              <w:fldChar w:fldCharType="begin"/>
                            </w:r>
                            <w:r>
                              <w:instrText xml:space="preserve"> SEQ Hình \* ARABIC </w:instrText>
                            </w:r>
                            <w:r>
                              <w:fldChar w:fldCharType="separate"/>
                            </w:r>
                            <w:r w:rsidR="005A2F0E">
                              <w:rPr>
                                <w:noProof/>
                              </w:rPr>
                              <w:t>27</w:t>
                            </w:r>
                            <w:r>
                              <w:rPr>
                                <w:noProof/>
                              </w:rPr>
                              <w:fldChar w:fldCharType="end"/>
                            </w:r>
                            <w:r>
                              <w:t xml:space="preserve">: Giao </w:t>
                            </w:r>
                            <w:proofErr w:type="spellStart"/>
                            <w:r>
                              <w:t>diện</w:t>
                            </w:r>
                            <w:proofErr w:type="spellEnd"/>
                            <w:r>
                              <w:t xml:space="preserve"> </w:t>
                            </w:r>
                            <w:proofErr w:type="spellStart"/>
                            <w:r>
                              <w:t>thêm</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sản</w:t>
                            </w:r>
                            <w:proofErr w:type="spellEnd"/>
                            <w:r>
                              <w:t xml:space="preserve"> </w:t>
                            </w:r>
                            <w:proofErr w:type="spellStart"/>
                            <w:r>
                              <w:t>phẩm</w:t>
                            </w:r>
                            <w:bookmarkEnd w:id="523"/>
                            <w:bookmarkEnd w:id="5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00E1C" id="Text Box 45" o:spid="_x0000_s1036" type="#_x0000_t202" style="position:absolute;margin-left:9.5pt;margin-top:20.9pt;width:453.55pt;height:20.9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" stroked="f">
                <v:textbox inset="0,0,0,0">
                  <w:txbxContent>
                    <w:p w14:paraId="46CA567E" w14:textId="6EFCA9E6" w:rsidR="002259D8" w:rsidRPr="006379B0" w:rsidRDefault="002259D8" w:rsidP="009F7DF4">
                      <w:pPr>
                        <w:pStyle w:val="Phn"/>
                        <w:rPr>
                          <w:rFonts w:eastAsia="Calibri"/>
                          <w:noProof/>
                        </w:rPr>
                      </w:pPr>
                      <w:bookmarkStart w:id="525" w:name="_Toc92790969"/>
                      <w:bookmarkStart w:id="526" w:name="_Toc92926657"/>
                      <w:proofErr w:type="spellStart"/>
                      <w:r>
                        <w:t>Hình</w:t>
                      </w:r>
                      <w:proofErr w:type="spellEnd"/>
                      <w:r>
                        <w:t xml:space="preserve"> </w:t>
                      </w:r>
                      <w:r>
                        <w:fldChar w:fldCharType="begin"/>
                      </w:r>
                      <w:r>
                        <w:instrText xml:space="preserve"> SEQ Hình \* ARABIC </w:instrText>
                      </w:r>
                      <w:r>
                        <w:fldChar w:fldCharType="separate"/>
                      </w:r>
                      <w:r w:rsidR="005A2F0E">
                        <w:rPr>
                          <w:noProof/>
                        </w:rPr>
                        <w:t>27</w:t>
                      </w:r>
                      <w:r>
                        <w:rPr>
                          <w:noProof/>
                        </w:rPr>
                        <w:fldChar w:fldCharType="end"/>
                      </w:r>
                      <w:r>
                        <w:t xml:space="preserve">: Giao </w:t>
                      </w:r>
                      <w:proofErr w:type="spellStart"/>
                      <w:r>
                        <w:t>diện</w:t>
                      </w:r>
                      <w:proofErr w:type="spellEnd"/>
                      <w:r>
                        <w:t xml:space="preserve"> </w:t>
                      </w:r>
                      <w:proofErr w:type="spellStart"/>
                      <w:r>
                        <w:t>thêm</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sản</w:t>
                      </w:r>
                      <w:proofErr w:type="spellEnd"/>
                      <w:r>
                        <w:t xml:space="preserve"> </w:t>
                      </w:r>
                      <w:proofErr w:type="spellStart"/>
                      <w:r>
                        <w:t>phẩm</w:t>
                      </w:r>
                      <w:bookmarkEnd w:id="525"/>
                      <w:bookmarkEnd w:id="526"/>
                      <w:proofErr w:type="spellEnd"/>
                    </w:p>
                  </w:txbxContent>
                </v:textbox>
                <w10:wrap type="square"/>
              </v:shape>
            </w:pict>
          </mc:Fallback>
        </mc:AlternateContent>
      </w:r>
    </w:p>
    <w:p w14:paraId="0DAD0714" w14:textId="7F6662A2" w:rsidR="00F94720" w:rsidRPr="00734B1F" w:rsidRDefault="00F94720" w:rsidP="00F94720">
      <w:pPr>
        <w:rPr>
          <w:rFonts w:asciiTheme="majorHAnsi" w:hAnsiTheme="majorHAnsi" w:cstheme="majorHAnsi"/>
          <w:lang w:val="en-US"/>
        </w:rPr>
      </w:pPr>
    </w:p>
    <w:p w14:paraId="12B8EA41" w14:textId="1344596C" w:rsidR="008A3498" w:rsidRDefault="008A3498" w:rsidP="008A3498">
      <w:pPr>
        <w:rPr>
          <w:rFonts w:asciiTheme="majorHAnsi" w:hAnsiTheme="majorHAnsi" w:cstheme="majorHAnsi"/>
          <w:lang w:val="en-US"/>
        </w:rPr>
      </w:pPr>
      <w:bookmarkStart w:id="527" w:name="_Hình_28:_Giao"/>
      <w:bookmarkEnd w:id="527"/>
    </w:p>
    <w:p w14:paraId="40274BF1" w14:textId="3E992FDF" w:rsidR="00450690" w:rsidRDefault="00450690" w:rsidP="008A3498">
      <w:pPr>
        <w:rPr>
          <w:rFonts w:asciiTheme="majorHAnsi" w:hAnsiTheme="majorHAnsi" w:cstheme="majorHAnsi"/>
          <w:lang w:val="en-US"/>
        </w:rPr>
      </w:pPr>
    </w:p>
    <w:p w14:paraId="15CE5741" w14:textId="7E22C13B" w:rsidR="00450690" w:rsidRDefault="00450690" w:rsidP="008A3498">
      <w:pPr>
        <w:rPr>
          <w:rFonts w:asciiTheme="majorHAnsi" w:hAnsiTheme="majorHAnsi" w:cstheme="majorHAnsi"/>
          <w:lang w:val="en-US"/>
        </w:rPr>
      </w:pPr>
    </w:p>
    <w:p w14:paraId="08DF01AA" w14:textId="77777777" w:rsidR="004C4E28" w:rsidRDefault="004C4E28" w:rsidP="008A3498">
      <w:pPr>
        <w:rPr>
          <w:rFonts w:asciiTheme="majorHAnsi" w:hAnsiTheme="majorHAnsi" w:cstheme="majorHAnsi"/>
          <w:lang w:val="en-US"/>
        </w:rPr>
      </w:pPr>
    </w:p>
    <w:p w14:paraId="165C02BA" w14:textId="77777777" w:rsidR="00450690" w:rsidRPr="00734B1F" w:rsidRDefault="00450690" w:rsidP="008A3498">
      <w:pPr>
        <w:rPr>
          <w:rFonts w:asciiTheme="majorHAnsi" w:hAnsiTheme="majorHAnsi" w:cstheme="majorHAnsi"/>
          <w:lang w:val="en-US"/>
        </w:rPr>
      </w:pPr>
    </w:p>
    <w:p w14:paraId="258A8719" w14:textId="125E66FF" w:rsidR="008A3498" w:rsidRPr="00734B1F" w:rsidRDefault="008A3498" w:rsidP="004C4E28">
      <w:pPr>
        <w:numPr>
          <w:ilvl w:val="2"/>
          <w:numId w:val="20"/>
        </w:numPr>
        <w:spacing w:before="120" w:after="120" w:line="312" w:lineRule="auto"/>
        <w:ind w:left="990"/>
        <w:jc w:val="both"/>
        <w:outlineLvl w:val="2"/>
        <w:rPr>
          <w:rFonts w:asciiTheme="majorHAnsi" w:eastAsia="Calibri" w:hAnsiTheme="majorHAnsi" w:cstheme="majorHAnsi"/>
          <w:b/>
          <w:sz w:val="26"/>
          <w:szCs w:val="26"/>
          <w:lang w:val="en-US"/>
        </w:rPr>
      </w:pPr>
      <w:bookmarkStart w:id="528" w:name="_Toc104936286"/>
      <w:r w:rsidRPr="00734B1F">
        <w:rPr>
          <w:rFonts w:asciiTheme="majorHAnsi" w:eastAsia="Calibri" w:hAnsiTheme="majorHAnsi" w:cstheme="majorHAnsi"/>
          <w:b/>
          <w:sz w:val="26"/>
          <w:szCs w:val="26"/>
          <w:lang w:val="en-US"/>
        </w:rPr>
        <w:lastRenderedPageBreak/>
        <w:t xml:space="preserve">Giao </w:t>
      </w:r>
      <w:proofErr w:type="spellStart"/>
      <w:r w:rsidRPr="00734B1F">
        <w:rPr>
          <w:rFonts w:asciiTheme="majorHAnsi" w:eastAsia="Calibri" w:hAnsiTheme="majorHAnsi" w:cstheme="majorHAnsi"/>
          <w:b/>
          <w:sz w:val="26"/>
          <w:szCs w:val="26"/>
          <w:lang w:val="en-US"/>
        </w:rPr>
        <w:t>diện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quản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lí</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thành</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viên</w:t>
      </w:r>
      <w:bookmarkEnd w:id="528"/>
      <w:proofErr w:type="spellEnd"/>
    </w:p>
    <w:p w14:paraId="1C4EB3DC" w14:textId="3DC2AACC" w:rsidR="008A3498" w:rsidRDefault="008A3498" w:rsidP="008A3498">
      <w:pPr>
        <w:spacing w:before="120" w:after="120" w:line="312" w:lineRule="auto"/>
        <w:ind w:firstLine="720"/>
        <w:jc w:val="both"/>
        <w:rPr>
          <w:rFonts w:asciiTheme="majorHAnsi" w:eastAsia="Calibri" w:hAnsiTheme="majorHAnsi" w:cstheme="majorHAnsi"/>
          <w:bCs/>
          <w:sz w:val="26"/>
          <w:szCs w:val="26"/>
          <w:lang w:val="en-US"/>
        </w:rPr>
      </w:pPr>
      <w:proofErr w:type="spellStart"/>
      <w:r w:rsidRPr="00734B1F">
        <w:rPr>
          <w:rFonts w:asciiTheme="majorHAnsi" w:eastAsia="Calibri" w:hAnsiTheme="majorHAnsi" w:cstheme="majorHAnsi"/>
          <w:bCs/>
          <w:sz w:val="26"/>
          <w:szCs w:val="26"/>
          <w:lang w:val="en-US"/>
        </w:rPr>
        <w:t>Trong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trang</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này</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người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quản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lí</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kiểm</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soát</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được</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toàn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bộ</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thông</w:t>
      </w:r>
      <w:proofErr w:type="spellEnd"/>
      <w:r w:rsidRPr="00734B1F">
        <w:rPr>
          <w:rFonts w:asciiTheme="majorHAnsi" w:eastAsia="Calibri" w:hAnsiTheme="majorHAnsi" w:cstheme="majorHAnsi"/>
          <w:bCs/>
          <w:sz w:val="26"/>
          <w:szCs w:val="26"/>
          <w:lang w:val="en-US"/>
        </w:rPr>
        <w:t xml:space="preserve"> tin </w:t>
      </w:r>
      <w:proofErr w:type="spellStart"/>
      <w:r w:rsidRPr="00734B1F">
        <w:rPr>
          <w:rFonts w:asciiTheme="majorHAnsi" w:eastAsia="Calibri" w:hAnsiTheme="majorHAnsi" w:cstheme="majorHAnsi"/>
          <w:bCs/>
          <w:sz w:val="26"/>
          <w:szCs w:val="26"/>
          <w:lang w:val="en-US"/>
        </w:rPr>
        <w:t>của</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các</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tài</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khoản</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thành</w:t>
      </w:r>
      <w:proofErr w:type="spellEnd"/>
      <w:r w:rsidRPr="00734B1F">
        <w:rPr>
          <w:rFonts w:asciiTheme="majorHAnsi" w:eastAsia="Calibri" w:hAnsiTheme="majorHAnsi" w:cstheme="majorHAnsi"/>
          <w:bCs/>
          <w:sz w:val="26"/>
          <w:szCs w:val="26"/>
          <w:lang w:val="en-US"/>
        </w:rPr>
        <w:t xml:space="preserve"> </w:t>
      </w:r>
      <w:proofErr w:type="spellStart"/>
      <w:r w:rsidRPr="00734B1F">
        <w:rPr>
          <w:rFonts w:asciiTheme="majorHAnsi" w:eastAsia="Calibri" w:hAnsiTheme="majorHAnsi" w:cstheme="majorHAnsi"/>
          <w:bCs/>
          <w:sz w:val="26"/>
          <w:szCs w:val="26"/>
          <w:lang w:val="en-US"/>
        </w:rPr>
        <w:t>viên</w:t>
      </w:r>
      <w:proofErr w:type="spellEnd"/>
      <w:r w:rsidR="0041417C" w:rsidRPr="00734B1F">
        <w:rPr>
          <w:rFonts w:asciiTheme="majorHAnsi" w:eastAsia="Calibri" w:hAnsiTheme="majorHAnsi" w:cstheme="majorHAnsi"/>
          <w:bCs/>
          <w:sz w:val="26"/>
          <w:szCs w:val="26"/>
          <w:lang w:val="en-US"/>
        </w:rPr>
        <w:t xml:space="preserve"> </w:t>
      </w:r>
      <w:proofErr w:type="spellStart"/>
      <w:r w:rsidR="0041417C" w:rsidRPr="00734B1F">
        <w:rPr>
          <w:rFonts w:asciiTheme="majorHAnsi" w:eastAsia="Calibri" w:hAnsiTheme="majorHAnsi" w:cstheme="majorHAnsi"/>
          <w:bCs/>
          <w:sz w:val="26"/>
          <w:szCs w:val="26"/>
          <w:lang w:val="en-US"/>
        </w:rPr>
        <w:t>với</w:t>
      </w:r>
      <w:proofErr w:type="spellEnd"/>
      <w:r w:rsidR="0041417C" w:rsidRPr="00734B1F">
        <w:rPr>
          <w:rFonts w:asciiTheme="majorHAnsi" w:eastAsia="Calibri" w:hAnsiTheme="majorHAnsi" w:cstheme="majorHAnsi"/>
          <w:bCs/>
          <w:sz w:val="26"/>
          <w:szCs w:val="26"/>
          <w:lang w:val="en-US"/>
        </w:rPr>
        <w:t xml:space="preserve"> </w:t>
      </w:r>
      <w:proofErr w:type="spellStart"/>
      <w:r w:rsidR="0041417C" w:rsidRPr="00734B1F">
        <w:rPr>
          <w:rFonts w:asciiTheme="majorHAnsi" w:eastAsia="Calibri" w:hAnsiTheme="majorHAnsi" w:cstheme="majorHAnsi"/>
          <w:bCs/>
          <w:sz w:val="26"/>
          <w:szCs w:val="26"/>
          <w:lang w:val="en-US"/>
        </w:rPr>
        <w:t>chức</w:t>
      </w:r>
      <w:proofErr w:type="spellEnd"/>
      <w:r w:rsidR="0041417C" w:rsidRPr="00734B1F">
        <w:rPr>
          <w:rFonts w:asciiTheme="majorHAnsi" w:eastAsia="Calibri" w:hAnsiTheme="majorHAnsi" w:cstheme="majorHAnsi"/>
          <w:bCs/>
          <w:sz w:val="26"/>
          <w:szCs w:val="26"/>
          <w:lang w:val="en-US"/>
        </w:rPr>
        <w:t xml:space="preserve"> </w:t>
      </w:r>
      <w:proofErr w:type="spellStart"/>
      <w:r w:rsidR="0041417C" w:rsidRPr="00734B1F">
        <w:rPr>
          <w:rFonts w:asciiTheme="majorHAnsi" w:eastAsia="Calibri" w:hAnsiTheme="majorHAnsi" w:cstheme="majorHAnsi"/>
          <w:bCs/>
          <w:sz w:val="26"/>
          <w:szCs w:val="26"/>
          <w:lang w:val="en-US"/>
        </w:rPr>
        <w:t>năng</w:t>
      </w:r>
      <w:proofErr w:type="spellEnd"/>
      <w:r w:rsidR="0041417C" w:rsidRPr="00734B1F">
        <w:rPr>
          <w:rFonts w:asciiTheme="majorHAnsi" w:eastAsia="Calibri" w:hAnsiTheme="majorHAnsi" w:cstheme="majorHAnsi"/>
          <w:bCs/>
          <w:sz w:val="26"/>
          <w:szCs w:val="26"/>
          <w:lang w:val="en-US"/>
        </w:rPr>
        <w:t xml:space="preserve"> </w:t>
      </w:r>
      <w:proofErr w:type="spellStart"/>
      <w:r w:rsidR="0041417C" w:rsidRPr="00734B1F">
        <w:rPr>
          <w:rFonts w:asciiTheme="majorHAnsi" w:eastAsia="Calibri" w:hAnsiTheme="majorHAnsi" w:cstheme="majorHAnsi"/>
          <w:bCs/>
          <w:sz w:val="26"/>
          <w:szCs w:val="26"/>
          <w:lang w:val="en-US"/>
        </w:rPr>
        <w:t>xoá</w:t>
      </w:r>
      <w:proofErr w:type="spellEnd"/>
      <w:r w:rsidR="0041417C" w:rsidRPr="00734B1F">
        <w:rPr>
          <w:rFonts w:asciiTheme="majorHAnsi" w:eastAsia="Calibri" w:hAnsiTheme="majorHAnsi" w:cstheme="majorHAnsi"/>
          <w:bCs/>
          <w:sz w:val="26"/>
          <w:szCs w:val="26"/>
          <w:lang w:val="en-US"/>
        </w:rPr>
        <w:t xml:space="preserve"> </w:t>
      </w:r>
      <w:proofErr w:type="spellStart"/>
      <w:r w:rsidR="0041417C" w:rsidRPr="00734B1F">
        <w:rPr>
          <w:rFonts w:asciiTheme="majorHAnsi" w:eastAsia="Calibri" w:hAnsiTheme="majorHAnsi" w:cstheme="majorHAnsi"/>
          <w:bCs/>
          <w:sz w:val="26"/>
          <w:szCs w:val="26"/>
          <w:lang w:val="en-US"/>
        </w:rPr>
        <w:t>thành</w:t>
      </w:r>
      <w:proofErr w:type="spellEnd"/>
      <w:r w:rsidR="0041417C" w:rsidRPr="00734B1F">
        <w:rPr>
          <w:rFonts w:asciiTheme="majorHAnsi" w:eastAsia="Calibri" w:hAnsiTheme="majorHAnsi" w:cstheme="majorHAnsi"/>
          <w:bCs/>
          <w:sz w:val="26"/>
          <w:szCs w:val="26"/>
          <w:lang w:val="en-US"/>
        </w:rPr>
        <w:t xml:space="preserve"> </w:t>
      </w:r>
      <w:proofErr w:type="spellStart"/>
      <w:r w:rsidR="0041417C" w:rsidRPr="00734B1F">
        <w:rPr>
          <w:rFonts w:asciiTheme="majorHAnsi" w:eastAsia="Calibri" w:hAnsiTheme="majorHAnsi" w:cstheme="majorHAnsi"/>
          <w:bCs/>
          <w:sz w:val="26"/>
          <w:szCs w:val="26"/>
          <w:lang w:val="en-US"/>
        </w:rPr>
        <w:t>viên</w:t>
      </w:r>
      <w:proofErr w:type="spellEnd"/>
      <w:r w:rsidRPr="00734B1F">
        <w:rPr>
          <w:rFonts w:asciiTheme="majorHAnsi" w:eastAsia="Calibri" w:hAnsiTheme="majorHAnsi" w:cstheme="majorHAnsi"/>
          <w:bCs/>
          <w:sz w:val="26"/>
          <w:szCs w:val="26"/>
          <w:lang w:val="en-US"/>
        </w:rPr>
        <w:t>.</w:t>
      </w:r>
    </w:p>
    <w:p w14:paraId="701F166B" w14:textId="77777777" w:rsidR="00450690" w:rsidRDefault="00450690" w:rsidP="008A3498">
      <w:pPr>
        <w:spacing w:before="120" w:after="120" w:line="312" w:lineRule="auto"/>
        <w:ind w:firstLine="720"/>
        <w:jc w:val="both"/>
        <w:rPr>
          <w:rFonts w:asciiTheme="majorHAnsi" w:eastAsia="Calibri" w:hAnsiTheme="majorHAnsi" w:cstheme="majorHAnsi"/>
          <w:bCs/>
          <w:sz w:val="26"/>
          <w:szCs w:val="26"/>
          <w:lang w:val="en-US"/>
        </w:rPr>
      </w:pPr>
    </w:p>
    <w:p w14:paraId="1DC0FFDB" w14:textId="4859E660" w:rsidR="00450690" w:rsidRDefault="00450690" w:rsidP="008A3498">
      <w:pPr>
        <w:spacing w:before="120" w:after="120" w:line="312" w:lineRule="auto"/>
        <w:ind w:firstLine="720"/>
        <w:jc w:val="both"/>
        <w:rPr>
          <w:rFonts w:asciiTheme="majorHAnsi" w:eastAsia="Calibri" w:hAnsiTheme="majorHAnsi" w:cstheme="majorHAnsi"/>
          <w:bCs/>
          <w:sz w:val="26"/>
          <w:szCs w:val="26"/>
          <w:lang w:val="en-US"/>
        </w:rPr>
      </w:pPr>
      <w:r>
        <w:rPr>
          <w:noProof/>
        </w:rPr>
        <w:drawing>
          <wp:inline distT="0" distB="0" distL="0" distR="0" wp14:anchorId="3BE7DCEC" wp14:editId="60F80DBA">
            <wp:extent cx="5760085" cy="16262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626235"/>
                    </a:xfrm>
                    <a:prstGeom prst="rect">
                      <a:avLst/>
                    </a:prstGeom>
                  </pic:spPr>
                </pic:pic>
              </a:graphicData>
            </a:graphic>
          </wp:inline>
        </w:drawing>
      </w:r>
    </w:p>
    <w:p w14:paraId="7ACD1632" w14:textId="77777777" w:rsidR="00450690" w:rsidRPr="002F1C54" w:rsidRDefault="00450690" w:rsidP="00450690">
      <w:pPr>
        <w:pStyle w:val="Phn"/>
        <w:rPr>
          <w:rFonts w:eastAsiaTheme="minorHAnsi"/>
          <w:noProof/>
        </w:rPr>
      </w:pPr>
      <w:bookmarkStart w:id="529" w:name="_Toc92790970"/>
      <w:bookmarkStart w:id="530" w:name="_Toc92926659"/>
      <w:proofErr w:type="spellStart"/>
      <w:r>
        <w:t>Hình</w:t>
      </w:r>
      <w:proofErr w:type="spellEnd"/>
      <w:r>
        <w:t xml:space="preserve"> </w:t>
      </w:r>
      <w:r>
        <w:fldChar w:fldCharType="begin"/>
      </w:r>
      <w:r>
        <w:instrText xml:space="preserve"> SEQ Hình \* ARABIC </w:instrText>
      </w:r>
      <w:r>
        <w:fldChar w:fldCharType="separate"/>
      </w:r>
      <w:r>
        <w:rPr>
          <w:noProof/>
        </w:rPr>
        <w:t>28</w:t>
      </w:r>
      <w:r>
        <w:rPr>
          <w:noProof/>
        </w:rPr>
        <w:fldChar w:fldCharType="end"/>
      </w:r>
      <w:r>
        <w:t xml:space="preserve">: Giao </w:t>
      </w:r>
      <w:proofErr w:type="spellStart"/>
      <w:r>
        <w:t>diện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sản</w:t>
      </w:r>
      <w:proofErr w:type="spellEnd"/>
      <w:r>
        <w:t xml:space="preserve"> </w:t>
      </w:r>
      <w:proofErr w:type="spellStart"/>
      <w:r>
        <w:t>phẩm</w:t>
      </w:r>
      <w:bookmarkEnd w:id="529"/>
      <w:bookmarkEnd w:id="530"/>
      <w:proofErr w:type="spellEnd"/>
    </w:p>
    <w:p w14:paraId="562E8C94" w14:textId="77777777" w:rsidR="00450690" w:rsidRPr="00734B1F" w:rsidRDefault="00450690" w:rsidP="008A3498">
      <w:pPr>
        <w:spacing w:before="120" w:after="120" w:line="312" w:lineRule="auto"/>
        <w:ind w:firstLine="720"/>
        <w:jc w:val="both"/>
        <w:rPr>
          <w:rFonts w:asciiTheme="majorHAnsi" w:eastAsia="Calibri" w:hAnsiTheme="majorHAnsi" w:cstheme="majorHAnsi"/>
          <w:bCs/>
          <w:sz w:val="26"/>
          <w:szCs w:val="26"/>
          <w:lang w:val="en-US"/>
        </w:rPr>
      </w:pPr>
    </w:p>
    <w:p w14:paraId="46C459C3" w14:textId="60E3A6E8" w:rsidR="00D01C06" w:rsidRPr="00734B1F" w:rsidRDefault="00D01C06">
      <w:pPr>
        <w:rPr>
          <w:rFonts w:asciiTheme="majorHAnsi" w:eastAsia="Times New Roman" w:hAnsiTheme="majorHAnsi" w:cstheme="majorHAnsi"/>
          <w:b/>
          <w:bCs/>
          <w:sz w:val="26"/>
          <w:szCs w:val="26"/>
          <w:lang w:val="en-US"/>
        </w:rPr>
      </w:pPr>
      <w:bookmarkStart w:id="531" w:name="_Hình_29:_Giao"/>
      <w:bookmarkEnd w:id="531"/>
    </w:p>
    <w:p w14:paraId="177A52EE" w14:textId="64FFDCBE" w:rsidR="008A0D92" w:rsidRPr="00734B1F" w:rsidRDefault="008A0D92" w:rsidP="008A0D92">
      <w:pPr>
        <w:pStyle w:val="Heading1"/>
        <w:tabs>
          <w:tab w:val="center" w:pos="4860"/>
        </w:tabs>
        <w:spacing w:before="120" w:after="120" w:line="312" w:lineRule="auto"/>
        <w:jc w:val="center"/>
        <w:rPr>
          <w:rFonts w:eastAsia="Times New Roman" w:cstheme="majorHAnsi"/>
          <w:b/>
          <w:bCs/>
          <w:color w:val="auto"/>
          <w:sz w:val="26"/>
          <w:szCs w:val="26"/>
          <w:lang w:val="en-US"/>
        </w:rPr>
      </w:pPr>
      <w:bookmarkStart w:id="532" w:name="_Toc104936287"/>
      <w:r w:rsidRPr="00734B1F">
        <w:rPr>
          <w:rFonts w:eastAsia="Times New Roman" w:cstheme="majorHAnsi"/>
          <w:b/>
          <w:bCs/>
          <w:color w:val="auto"/>
          <w:sz w:val="26"/>
          <w:szCs w:val="26"/>
          <w:lang w:val="en-US"/>
        </w:rPr>
        <w:t>KẾT LUẬN</w:t>
      </w:r>
      <w:bookmarkEnd w:id="499"/>
      <w:r w:rsidRPr="00734B1F">
        <w:rPr>
          <w:rFonts w:eastAsia="Times New Roman" w:cstheme="majorHAnsi"/>
          <w:b/>
          <w:bCs/>
          <w:color w:val="auto"/>
          <w:sz w:val="26"/>
          <w:szCs w:val="26"/>
          <w:lang w:val="en-US"/>
        </w:rPr>
        <w:t xml:space="preserve"> VÀ HƯỚNG PHÁT TRIỂN</w:t>
      </w:r>
      <w:bookmarkEnd w:id="500"/>
      <w:bookmarkEnd w:id="532"/>
    </w:p>
    <w:p w14:paraId="4ACC3460" w14:textId="1949139D" w:rsidR="008A0D92" w:rsidRPr="00734B1F" w:rsidRDefault="008A0D92" w:rsidP="007A2CC5">
      <w:pPr>
        <w:keepNext/>
        <w:numPr>
          <w:ilvl w:val="1"/>
          <w:numId w:val="22"/>
        </w:numPr>
        <w:spacing w:before="120" w:after="120" w:line="312" w:lineRule="auto"/>
        <w:ind w:left="360" w:hanging="270"/>
        <w:outlineLvl w:val="1"/>
        <w:rPr>
          <w:rFonts w:asciiTheme="majorHAnsi" w:eastAsia="Times New Roman" w:hAnsiTheme="majorHAnsi" w:cstheme="majorHAnsi"/>
          <w:b/>
          <w:sz w:val="26"/>
          <w:szCs w:val="26"/>
          <w:lang w:val="en-US"/>
        </w:rPr>
      </w:pPr>
      <w:bookmarkStart w:id="533" w:name="_Toc60959541"/>
      <w:bookmarkStart w:id="534" w:name="_Toc104936288"/>
      <w:proofErr w:type="spellStart"/>
      <w:r w:rsidRPr="00734B1F">
        <w:rPr>
          <w:rFonts w:asciiTheme="majorHAnsi" w:eastAsia="Times New Roman" w:hAnsiTheme="majorHAnsi" w:cstheme="majorHAnsi"/>
          <w:b/>
          <w:sz w:val="26"/>
          <w:szCs w:val="26"/>
          <w:lang w:val="en-US"/>
        </w:rPr>
        <w:t>Kết</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quả</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đạt</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được</w:t>
      </w:r>
      <w:bookmarkEnd w:id="533"/>
      <w:bookmarkEnd w:id="534"/>
      <w:proofErr w:type="spellEnd"/>
    </w:p>
    <w:p w14:paraId="17021E65" w14:textId="78A6F06D" w:rsidR="008A0D92" w:rsidRPr="00734B1F" w:rsidRDefault="008A0D92" w:rsidP="008A0D92">
      <w:pPr>
        <w:ind w:firstLine="720"/>
        <w:rPr>
          <w:rFonts w:asciiTheme="majorHAnsi" w:eastAsia="Calibri" w:hAnsiTheme="majorHAnsi" w:cstheme="majorHAnsi"/>
          <w:b/>
          <w:sz w:val="26"/>
          <w:szCs w:val="26"/>
          <w:lang w:val="en-US"/>
        </w:rPr>
      </w:pPr>
      <w:proofErr w:type="spellStart"/>
      <w:r w:rsidRPr="00734B1F">
        <w:rPr>
          <w:rFonts w:asciiTheme="majorHAnsi" w:eastAsia="Calibri" w:hAnsiTheme="majorHAnsi" w:cstheme="majorHAnsi"/>
          <w:b/>
          <w:sz w:val="26"/>
          <w:szCs w:val="26"/>
          <w:lang w:val="en-US"/>
        </w:rPr>
        <w:t>Về</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kiến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thức</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và</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học</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tập</w:t>
      </w:r>
      <w:proofErr w:type="spellEnd"/>
    </w:p>
    <w:p w14:paraId="4754C229" w14:textId="10364B57" w:rsidR="008A0D92" w:rsidRPr="00734B1F" w:rsidRDefault="008A0D92" w:rsidP="008A0D92">
      <w:pPr>
        <w:spacing w:before="120" w:after="120" w:line="312" w:lineRule="auto"/>
        <w:ind w:firstLine="720"/>
        <w:jc w:val="both"/>
        <w:rPr>
          <w:rFonts w:asciiTheme="majorHAnsi" w:eastAsia="Calibri" w:hAnsiTheme="majorHAnsi" w:cstheme="majorHAnsi"/>
          <w:sz w:val="26"/>
          <w:szCs w:val="26"/>
          <w:lang w:val="en-US"/>
        </w:rPr>
      </w:pPr>
      <w:proofErr w:type="spellStart"/>
      <w:r w:rsidRPr="00734B1F">
        <w:rPr>
          <w:rFonts w:asciiTheme="majorHAnsi" w:eastAsia="Calibri" w:hAnsiTheme="majorHAnsi" w:cstheme="majorHAnsi"/>
          <w:sz w:val="26"/>
          <w:szCs w:val="26"/>
          <w:lang w:val="en-US"/>
        </w:rPr>
        <w:t>Đối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với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lần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nghiên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cứu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này</w:t>
      </w:r>
      <w:proofErr w:type="spellEnd"/>
      <w:r w:rsidRPr="00734B1F">
        <w:rPr>
          <w:rFonts w:asciiTheme="majorHAnsi" w:eastAsia="Calibri" w:hAnsiTheme="majorHAnsi" w:cstheme="majorHAnsi"/>
          <w:sz w:val="26"/>
          <w:szCs w:val="26"/>
          <w:lang w:val="en-US"/>
        </w:rPr>
        <w:t xml:space="preserve">, </w:t>
      </w:r>
      <w:proofErr w:type="spellStart"/>
      <w:r w:rsidR="000B1C6E">
        <w:rPr>
          <w:rFonts w:asciiTheme="majorHAnsi" w:eastAsia="Calibri" w:hAnsiTheme="majorHAnsi" w:cstheme="majorHAnsi"/>
          <w:sz w:val="26"/>
          <w:szCs w:val="26"/>
          <w:lang w:val="en-US"/>
        </w:rPr>
        <w:t>chúng</w:t>
      </w:r>
      <w:proofErr w:type="spellEnd"/>
      <w:r w:rsidR="000B1C6E">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em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đã</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xem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đây</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cơ</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hội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cũng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thách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đối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với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thân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tự</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học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hỏi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rèn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luyện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những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điều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mới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lạ</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từ</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ngôn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ngữ</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lập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trình</w:t>
      </w:r>
      <w:proofErr w:type="spellEnd"/>
      <w:r w:rsidRPr="00734B1F">
        <w:rPr>
          <w:rFonts w:asciiTheme="majorHAnsi" w:eastAsia="Calibri" w:hAnsiTheme="majorHAnsi" w:cstheme="majorHAnsi"/>
          <w:sz w:val="26"/>
          <w:szCs w:val="26"/>
          <w:lang w:val="en-US"/>
        </w:rPr>
        <w:t xml:space="preserve"> hay framework </w:t>
      </w:r>
      <w:proofErr w:type="spellStart"/>
      <w:r w:rsidRPr="00734B1F">
        <w:rPr>
          <w:rFonts w:asciiTheme="majorHAnsi" w:eastAsia="Calibri" w:hAnsiTheme="majorHAnsi" w:cstheme="majorHAnsi"/>
          <w:sz w:val="26"/>
          <w:szCs w:val="26"/>
          <w:lang w:val="en-US"/>
        </w:rPr>
        <w:t>của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chúng</w:t>
      </w:r>
      <w:proofErr w:type="spellEnd"/>
      <w:r w:rsidRPr="00734B1F">
        <w:rPr>
          <w:rFonts w:asciiTheme="majorHAnsi" w:eastAsia="Calibri" w:hAnsiTheme="majorHAnsi" w:cstheme="majorHAnsi"/>
          <w:sz w:val="26"/>
          <w:szCs w:val="26"/>
          <w:lang w:val="en-US"/>
        </w:rPr>
        <w:t xml:space="preserve">. Khi </w:t>
      </w:r>
      <w:proofErr w:type="spellStart"/>
      <w:r w:rsidRPr="00734B1F">
        <w:rPr>
          <w:rFonts w:asciiTheme="majorHAnsi" w:eastAsia="Calibri" w:hAnsiTheme="majorHAnsi" w:cstheme="majorHAnsi"/>
          <w:sz w:val="26"/>
          <w:szCs w:val="26"/>
          <w:lang w:val="en-US"/>
        </w:rPr>
        <w:t>tiếp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xúc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thực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hành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ngôn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ngữ</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em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đều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nhận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ra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sự</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thú</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vị</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đặc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trưng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riêng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biệt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chúng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hỗ</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trợ</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cạnh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đó</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việc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áp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dụng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kiến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thức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đã</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học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tự</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học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cũng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điều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hút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em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Điển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hình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như</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ngôn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ngữ</w:t>
      </w:r>
      <w:proofErr w:type="spellEnd"/>
      <w:r w:rsidRPr="00734B1F">
        <w:rPr>
          <w:rFonts w:asciiTheme="majorHAnsi" w:eastAsia="Calibri" w:hAnsiTheme="majorHAnsi" w:cstheme="majorHAnsi"/>
          <w:sz w:val="26"/>
          <w:szCs w:val="26"/>
          <w:lang w:val="en-US"/>
        </w:rPr>
        <w:t xml:space="preserve"> </w:t>
      </w:r>
      <w:r w:rsidR="00443F08" w:rsidRPr="00734B1F">
        <w:rPr>
          <w:rFonts w:asciiTheme="majorHAnsi" w:eastAsia="Calibri" w:hAnsiTheme="majorHAnsi" w:cstheme="majorHAnsi"/>
          <w:sz w:val="26"/>
          <w:szCs w:val="26"/>
          <w:lang w:val="en-US"/>
        </w:rPr>
        <w:t>PHP</w:t>
      </w:r>
      <w:r w:rsidRPr="00734B1F">
        <w:rPr>
          <w:rFonts w:asciiTheme="majorHAnsi" w:eastAsia="Calibri" w:hAnsiTheme="majorHAnsi" w:cstheme="majorHAnsi"/>
          <w:sz w:val="26"/>
          <w:szCs w:val="26"/>
          <w:lang w:val="en-US"/>
        </w:rPr>
        <w:t>, HTML, CSS,</w:t>
      </w:r>
      <w:r w:rsidR="00443F08" w:rsidRPr="00734B1F">
        <w:rPr>
          <w:rFonts w:asciiTheme="majorHAnsi" w:eastAsia="Calibri" w:hAnsiTheme="majorHAnsi" w:cstheme="majorHAnsi"/>
          <w:sz w:val="26"/>
          <w:szCs w:val="26"/>
          <w:lang w:val="en-US"/>
        </w:rPr>
        <w:t xml:space="preserve"> </w:t>
      </w:r>
      <w:proofErr w:type="spellStart"/>
      <w:r w:rsidR="00443F08" w:rsidRPr="00734B1F">
        <w:rPr>
          <w:rFonts w:asciiTheme="majorHAnsi" w:eastAsia="Calibri" w:hAnsiTheme="majorHAnsi" w:cstheme="majorHAnsi"/>
          <w:sz w:val="26"/>
          <w:szCs w:val="26"/>
          <w:lang w:val="en-US"/>
        </w:rPr>
        <w:t>Javascript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đều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đã</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thầy</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cô</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truyền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tải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chúng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em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giảng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đường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bây</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giờ</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nó</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lại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trở</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thành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kiến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thức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căn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nền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tảng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em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tiếp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tục</w:t>
      </w:r>
      <w:proofErr w:type="spellEnd"/>
      <w:r w:rsidRPr="00734B1F">
        <w:rPr>
          <w:rFonts w:asciiTheme="majorHAnsi" w:eastAsia="Calibri" w:hAnsiTheme="majorHAnsi" w:cstheme="majorHAnsi"/>
          <w:sz w:val="26"/>
          <w:szCs w:val="26"/>
          <w:lang w:val="en-US"/>
        </w:rPr>
        <w:t xml:space="preserve"> con </w:t>
      </w:r>
      <w:proofErr w:type="spellStart"/>
      <w:r w:rsidRPr="00734B1F">
        <w:rPr>
          <w:rFonts w:asciiTheme="majorHAnsi" w:eastAsia="Calibri" w:hAnsiTheme="majorHAnsi" w:cstheme="majorHAnsi"/>
          <w:sz w:val="26"/>
          <w:szCs w:val="26"/>
          <w:lang w:val="en-US"/>
        </w:rPr>
        <w:t>đường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tự</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tìm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tòi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học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hỏi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Đặc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biệt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về</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khả</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năng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phân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tích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thiết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kế</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hay </w:t>
      </w:r>
      <w:proofErr w:type="spellStart"/>
      <w:r w:rsidRPr="00734B1F">
        <w:rPr>
          <w:rFonts w:asciiTheme="majorHAnsi" w:eastAsia="Calibri" w:hAnsiTheme="majorHAnsi" w:cstheme="majorHAnsi"/>
          <w:sz w:val="26"/>
          <w:szCs w:val="26"/>
          <w:lang w:val="en-US"/>
        </w:rPr>
        <w:t>giải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quyết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vấn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đề</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trong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quá</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trình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nghiên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cứu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đều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lần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nữa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củng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cố</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áp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dụng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linh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hoạt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Xây</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dựng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cơ</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sở</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dữ</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liệu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trong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quá</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trình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nghiên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cứu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phân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tích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nhằm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đáp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ứng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tốt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việc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chương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trình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không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quên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chú</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trọng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việc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tìm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hiểu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nghiên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cứu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cấu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trúc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của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đảm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trải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nghiệm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tốt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nhất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w:t>
      </w:r>
    </w:p>
    <w:p w14:paraId="19A984F3" w14:textId="77777777" w:rsidR="008A0D92" w:rsidRPr="00734B1F" w:rsidRDefault="008A0D92" w:rsidP="008A0D92">
      <w:pPr>
        <w:ind w:firstLine="720"/>
        <w:rPr>
          <w:rFonts w:asciiTheme="majorHAnsi" w:eastAsia="Calibri" w:hAnsiTheme="majorHAnsi" w:cstheme="majorHAnsi"/>
          <w:b/>
          <w:sz w:val="26"/>
          <w:szCs w:val="26"/>
          <w:lang w:val="en-US"/>
        </w:rPr>
      </w:pPr>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Về</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phần</w:t>
      </w:r>
      <w:proofErr w:type="spellEnd"/>
      <w:r w:rsidRPr="00734B1F">
        <w:rPr>
          <w:rFonts w:asciiTheme="majorHAnsi" w:eastAsia="Calibri" w:hAnsiTheme="majorHAnsi" w:cstheme="majorHAnsi"/>
          <w:b/>
          <w:sz w:val="26"/>
          <w:szCs w:val="26"/>
          <w:lang w:val="en-US"/>
        </w:rPr>
        <w:t xml:space="preserve"> </w:t>
      </w:r>
      <w:proofErr w:type="spellStart"/>
      <w:r w:rsidRPr="00734B1F">
        <w:rPr>
          <w:rFonts w:asciiTheme="majorHAnsi" w:eastAsia="Calibri" w:hAnsiTheme="majorHAnsi" w:cstheme="majorHAnsi"/>
          <w:b/>
          <w:sz w:val="26"/>
          <w:szCs w:val="26"/>
          <w:lang w:val="en-US"/>
        </w:rPr>
        <w:t>mềm</w:t>
      </w:r>
      <w:proofErr w:type="spellEnd"/>
    </w:p>
    <w:p w14:paraId="175E20E4" w14:textId="2B9546D9" w:rsidR="008A0D92" w:rsidRPr="00734B1F" w:rsidRDefault="008A0D92" w:rsidP="008A0D92">
      <w:pPr>
        <w:spacing w:before="120" w:after="120" w:line="312" w:lineRule="auto"/>
        <w:ind w:firstLine="720"/>
        <w:jc w:val="both"/>
        <w:rPr>
          <w:rFonts w:asciiTheme="majorHAnsi" w:eastAsia="Calibri" w:hAnsiTheme="majorHAnsi" w:cstheme="majorHAnsi"/>
          <w:sz w:val="26"/>
          <w:szCs w:val="26"/>
          <w:lang w:val="en-US"/>
        </w:rPr>
      </w:pPr>
      <w:proofErr w:type="spellStart"/>
      <w:r w:rsidRPr="00734B1F">
        <w:rPr>
          <w:rFonts w:asciiTheme="majorHAnsi" w:eastAsia="Calibri" w:hAnsiTheme="majorHAnsi" w:cstheme="majorHAnsi"/>
          <w:sz w:val="26"/>
          <w:szCs w:val="26"/>
          <w:lang w:val="en-US"/>
        </w:rPr>
        <w:t>Phần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mềm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bằng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ngôn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ngữ</w:t>
      </w:r>
      <w:proofErr w:type="spellEnd"/>
      <w:r w:rsidRPr="00734B1F">
        <w:rPr>
          <w:rFonts w:asciiTheme="majorHAnsi" w:eastAsia="Calibri" w:hAnsiTheme="majorHAnsi" w:cstheme="majorHAnsi"/>
          <w:sz w:val="26"/>
          <w:szCs w:val="26"/>
          <w:lang w:val="en-US"/>
        </w:rPr>
        <w:t xml:space="preserve"> </w:t>
      </w:r>
      <w:r w:rsidR="00062D6B" w:rsidRPr="00734B1F">
        <w:rPr>
          <w:rFonts w:asciiTheme="majorHAnsi" w:eastAsia="Calibri" w:hAnsiTheme="majorHAnsi" w:cstheme="majorHAnsi"/>
          <w:sz w:val="26"/>
          <w:szCs w:val="26"/>
          <w:lang w:val="en-US"/>
        </w:rPr>
        <w:t xml:space="preserve">PHP </w:t>
      </w:r>
      <w:proofErr w:type="spellStart"/>
      <w:r w:rsidRPr="00734B1F">
        <w:rPr>
          <w:rFonts w:asciiTheme="majorHAnsi" w:eastAsia="Calibri" w:hAnsiTheme="majorHAnsi" w:cstheme="majorHAnsi"/>
          <w:sz w:val="26"/>
          <w:szCs w:val="26"/>
          <w:lang w:val="en-US"/>
        </w:rPr>
        <w:t>đóng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vai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trò</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như</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server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như</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xử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lí</w:t>
      </w:r>
      <w:proofErr w:type="spellEnd"/>
      <w:r w:rsidRPr="00734B1F">
        <w:rPr>
          <w:rFonts w:asciiTheme="majorHAnsi" w:eastAsia="Calibri" w:hAnsiTheme="majorHAnsi" w:cstheme="majorHAnsi"/>
          <w:sz w:val="26"/>
          <w:szCs w:val="26"/>
          <w:lang w:val="en-US"/>
        </w:rPr>
        <w:t xml:space="preserve"> logic,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tìm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kiếm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lưu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trữ</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hoặc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thay</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đổi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dữ</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liệu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phục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vụ</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trở</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lại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Phần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mềm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cũng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bằng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ngôn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ngữ</w:t>
      </w:r>
      <w:proofErr w:type="spellEnd"/>
      <w:r w:rsidRPr="00734B1F">
        <w:rPr>
          <w:rFonts w:asciiTheme="majorHAnsi" w:eastAsia="Calibri" w:hAnsiTheme="majorHAnsi" w:cstheme="majorHAnsi"/>
          <w:sz w:val="26"/>
          <w:szCs w:val="26"/>
          <w:lang w:val="en-US"/>
        </w:rPr>
        <w:t xml:space="preserve"> </w:t>
      </w:r>
      <w:proofErr w:type="spellStart"/>
      <w:r w:rsidR="00177C26" w:rsidRPr="00734B1F">
        <w:rPr>
          <w:rFonts w:asciiTheme="majorHAnsi" w:eastAsia="Calibri" w:hAnsiTheme="majorHAnsi" w:cstheme="majorHAnsi"/>
          <w:sz w:val="26"/>
          <w:szCs w:val="26"/>
          <w:lang w:val="en-US"/>
        </w:rPr>
        <w:t>Javascript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thông</w:t>
      </w:r>
      <w:proofErr w:type="spellEnd"/>
      <w:r w:rsidRPr="00734B1F">
        <w:rPr>
          <w:rFonts w:asciiTheme="majorHAnsi" w:eastAsia="Calibri" w:hAnsiTheme="majorHAnsi" w:cstheme="majorHAnsi"/>
          <w:sz w:val="26"/>
          <w:szCs w:val="26"/>
          <w:lang w:val="en-US"/>
        </w:rPr>
        <w:t xml:space="preserve"> qua </w:t>
      </w:r>
      <w:proofErr w:type="spellStart"/>
      <w:r w:rsidR="00177C26" w:rsidRPr="00734B1F">
        <w:rPr>
          <w:rFonts w:asciiTheme="majorHAnsi" w:eastAsia="Calibri" w:hAnsiTheme="majorHAnsi" w:cstheme="majorHAnsi"/>
          <w:sz w:val="26"/>
          <w:szCs w:val="26"/>
          <w:lang w:val="en-US"/>
        </w:rPr>
        <w:t>thư</w:t>
      </w:r>
      <w:proofErr w:type="spellEnd"/>
      <w:r w:rsidR="00177C26" w:rsidRPr="00734B1F">
        <w:rPr>
          <w:rFonts w:asciiTheme="majorHAnsi" w:eastAsia="Calibri" w:hAnsiTheme="majorHAnsi" w:cstheme="majorHAnsi"/>
          <w:sz w:val="26"/>
          <w:szCs w:val="26"/>
          <w:lang w:val="en-US"/>
        </w:rPr>
        <w:t xml:space="preserve"> </w:t>
      </w:r>
      <w:proofErr w:type="spellStart"/>
      <w:r w:rsidR="00177C26" w:rsidRPr="00734B1F">
        <w:rPr>
          <w:rFonts w:asciiTheme="majorHAnsi" w:eastAsia="Calibri" w:hAnsiTheme="majorHAnsi" w:cstheme="majorHAnsi"/>
          <w:sz w:val="26"/>
          <w:szCs w:val="26"/>
          <w:lang w:val="en-US"/>
        </w:rPr>
        <w:t>viện</w:t>
      </w:r>
      <w:proofErr w:type="spellEnd"/>
      <w:r w:rsidR="00177C26" w:rsidRPr="00734B1F">
        <w:rPr>
          <w:rFonts w:asciiTheme="majorHAnsi" w:eastAsia="Calibri" w:hAnsiTheme="majorHAnsi" w:cstheme="majorHAnsi"/>
          <w:sz w:val="26"/>
          <w:szCs w:val="26"/>
          <w:lang w:val="en-US"/>
        </w:rPr>
        <w:t xml:space="preserve"> jQuery</w:t>
      </w:r>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đóng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lastRenderedPageBreak/>
        <w:t>vai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trò</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như</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Client,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giao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diện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dụng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tương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trực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tiếp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với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Phần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mềm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rõ</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ràng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phần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liên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quan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đến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ngôn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ngữ</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vận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hành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nhanh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chóng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chính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xác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đảm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trải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nghiệm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tốt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nhất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cạnh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đó</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việc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tìm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kiếm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đặt</w:t>
      </w:r>
      <w:proofErr w:type="spellEnd"/>
      <w:r w:rsidRPr="00734B1F">
        <w:rPr>
          <w:rFonts w:asciiTheme="majorHAnsi" w:eastAsia="Calibri" w:hAnsiTheme="majorHAnsi" w:cstheme="majorHAnsi"/>
          <w:sz w:val="26"/>
          <w:szCs w:val="26"/>
          <w:lang w:val="en-US"/>
        </w:rPr>
        <w:t xml:space="preserve"> </w:t>
      </w:r>
      <w:proofErr w:type="spellStart"/>
      <w:r w:rsidR="00E6081B" w:rsidRPr="00734B1F">
        <w:rPr>
          <w:rFonts w:asciiTheme="majorHAnsi" w:eastAsia="Calibri" w:hAnsiTheme="majorHAnsi" w:cstheme="majorHAnsi"/>
          <w:sz w:val="26"/>
          <w:szCs w:val="26"/>
          <w:lang w:val="en-US"/>
        </w:rPr>
        <w:t>hàng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mục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tiêu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của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nhằm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hướng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đến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dụng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khách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hàng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việc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đảm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tốc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độ</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tải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trang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khả</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năng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truy</w:t>
      </w:r>
      <w:proofErr w:type="spellEnd"/>
      <w:r w:rsidRPr="00734B1F">
        <w:rPr>
          <w:rFonts w:asciiTheme="majorHAnsi" w:eastAsia="Calibri" w:hAnsiTheme="majorHAnsi" w:cstheme="majorHAnsi"/>
          <w:sz w:val="26"/>
          <w:szCs w:val="26"/>
          <w:lang w:val="en-US"/>
        </w:rPr>
        <w:t xml:space="preserve"> </w:t>
      </w:r>
      <w:proofErr w:type="spellStart"/>
      <w:r w:rsidR="00C614A8" w:rsidRPr="00734B1F">
        <w:rPr>
          <w:rFonts w:asciiTheme="majorHAnsi" w:eastAsia="Calibri" w:hAnsiTheme="majorHAnsi" w:cstheme="majorHAnsi"/>
          <w:sz w:val="26"/>
          <w:szCs w:val="26"/>
          <w:lang w:val="en-US"/>
        </w:rPr>
        <w:t>x</w:t>
      </w:r>
      <w:r w:rsidRPr="00734B1F">
        <w:rPr>
          <w:rFonts w:asciiTheme="majorHAnsi" w:eastAsia="Calibri" w:hAnsiTheme="majorHAnsi" w:cstheme="majorHAnsi"/>
          <w:sz w:val="26"/>
          <w:szCs w:val="26"/>
          <w:lang w:val="en-US"/>
        </w:rPr>
        <w:t>uất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thực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sự</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cần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thiết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cạnh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đó</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việc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thiết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kế</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bố</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cục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tương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phản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đều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châu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chuốt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kĩ</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lưỡng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hút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sự</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thích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thú</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của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tiêu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Về</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phía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xử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tốt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các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dữ</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liệu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yêu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cầu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dùng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gửi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đến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đảm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tính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đúng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đắn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nhanh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chóng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Thêm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đó</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còn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cung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cấp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số</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tính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năng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cơ</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quản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khách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hàng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đúng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cầu</w:t>
      </w:r>
      <w:proofErr w:type="spellEnd"/>
      <w:r w:rsidRPr="00734B1F">
        <w:rPr>
          <w:rFonts w:asciiTheme="majorHAnsi" w:eastAsia="Calibri" w:hAnsiTheme="majorHAnsi" w:cstheme="majorHAnsi"/>
          <w:sz w:val="26"/>
          <w:szCs w:val="26"/>
          <w:lang w:val="en-US"/>
        </w:rPr>
        <w:t xml:space="preserve">. </w:t>
      </w:r>
    </w:p>
    <w:p w14:paraId="112090AA" w14:textId="77777777" w:rsidR="008A0D92" w:rsidRPr="00734B1F" w:rsidRDefault="008A0D92" w:rsidP="007A2CC5">
      <w:pPr>
        <w:keepNext/>
        <w:numPr>
          <w:ilvl w:val="1"/>
          <w:numId w:val="22"/>
        </w:numPr>
        <w:spacing w:before="120" w:after="120" w:line="312" w:lineRule="auto"/>
        <w:ind w:left="360" w:hanging="270"/>
        <w:outlineLvl w:val="1"/>
        <w:rPr>
          <w:rFonts w:asciiTheme="majorHAnsi" w:eastAsia="Times New Roman" w:hAnsiTheme="majorHAnsi" w:cstheme="majorHAnsi"/>
          <w:b/>
          <w:sz w:val="26"/>
          <w:szCs w:val="26"/>
          <w:lang w:val="en-US"/>
        </w:rPr>
      </w:pPr>
      <w:bookmarkStart w:id="535" w:name="_Toc60959542"/>
      <w:bookmarkStart w:id="536" w:name="_Toc104936289"/>
      <w:proofErr w:type="spellStart"/>
      <w:r w:rsidRPr="00734B1F">
        <w:rPr>
          <w:rFonts w:asciiTheme="majorHAnsi" w:eastAsia="Times New Roman" w:hAnsiTheme="majorHAnsi" w:cstheme="majorHAnsi"/>
          <w:b/>
          <w:sz w:val="26"/>
          <w:szCs w:val="26"/>
          <w:lang w:val="en-US"/>
        </w:rPr>
        <w:t>Hạn</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chế</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của</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đề</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tài</w:t>
      </w:r>
      <w:bookmarkEnd w:id="535"/>
      <w:bookmarkEnd w:id="536"/>
      <w:proofErr w:type="spellEnd"/>
    </w:p>
    <w:p w14:paraId="295A8853" w14:textId="5ADBF80D" w:rsidR="008A0D92" w:rsidRPr="00734B1F" w:rsidRDefault="008A0D92" w:rsidP="008A0D92">
      <w:pPr>
        <w:spacing w:before="120" w:after="120" w:line="312" w:lineRule="auto"/>
        <w:ind w:firstLine="720"/>
        <w:jc w:val="both"/>
        <w:rPr>
          <w:rFonts w:asciiTheme="majorHAnsi" w:eastAsia="Calibri" w:hAnsiTheme="majorHAnsi" w:cstheme="majorHAnsi"/>
          <w:sz w:val="26"/>
          <w:szCs w:val="26"/>
          <w:lang w:val="en-US"/>
        </w:rPr>
      </w:pP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dành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khách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hàng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cả</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người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quản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lí</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thật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sự</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lớn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cần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đầu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tư</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gian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công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sức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cả</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sự</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nỗ</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lực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hoàn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thiện</w:t>
      </w:r>
      <w:proofErr w:type="spellEnd"/>
      <w:r w:rsidRPr="00734B1F">
        <w:rPr>
          <w:rFonts w:asciiTheme="majorHAnsi" w:eastAsia="Calibri" w:hAnsiTheme="majorHAnsi" w:cstheme="majorHAnsi"/>
          <w:sz w:val="26"/>
          <w:szCs w:val="26"/>
          <w:lang w:val="en-US"/>
        </w:rPr>
        <w:t xml:space="preserve">. Song, do </w:t>
      </w:r>
      <w:proofErr w:type="spellStart"/>
      <w:r w:rsidRPr="00734B1F">
        <w:rPr>
          <w:rFonts w:asciiTheme="majorHAnsi" w:eastAsia="Calibri" w:hAnsiTheme="majorHAnsi" w:cstheme="majorHAnsi"/>
          <w:sz w:val="26"/>
          <w:szCs w:val="26"/>
          <w:lang w:val="en-US"/>
        </w:rPr>
        <w:t>thời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gian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nghiên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cứu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có</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hạn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mà</w:t>
      </w:r>
      <w:proofErr w:type="spellEnd"/>
      <w:r w:rsidRPr="00734B1F">
        <w:rPr>
          <w:rFonts w:asciiTheme="majorHAnsi" w:eastAsia="Calibri" w:hAnsiTheme="majorHAnsi" w:cstheme="majorHAnsi"/>
          <w:sz w:val="26"/>
          <w:szCs w:val="26"/>
          <w:lang w:val="en-US"/>
        </w:rPr>
        <w:t xml:space="preserve"> </w:t>
      </w:r>
      <w:proofErr w:type="spellStart"/>
      <w:r w:rsidR="000B1C6E">
        <w:rPr>
          <w:rFonts w:asciiTheme="majorHAnsi" w:eastAsia="Calibri" w:hAnsiTheme="majorHAnsi" w:cstheme="majorHAnsi"/>
          <w:sz w:val="26"/>
          <w:szCs w:val="26"/>
          <w:lang w:val="en-US"/>
        </w:rPr>
        <w:t>nhóm</w:t>
      </w:r>
      <w:proofErr w:type="spellEnd"/>
      <w:r w:rsidR="000B1C6E">
        <w:rPr>
          <w:rFonts w:asciiTheme="majorHAnsi" w:eastAsia="Calibri" w:hAnsiTheme="majorHAnsi" w:cstheme="majorHAnsi"/>
          <w:sz w:val="26"/>
          <w:szCs w:val="26"/>
          <w:lang w:val="en-US"/>
        </w:rPr>
        <w:t xml:space="preserve"> </w:t>
      </w:r>
      <w:proofErr w:type="spellStart"/>
      <w:r w:rsidR="000B1C6E">
        <w:rPr>
          <w:rFonts w:asciiTheme="majorHAnsi" w:eastAsia="Calibri" w:hAnsiTheme="majorHAnsi" w:cstheme="majorHAnsi"/>
          <w:sz w:val="26"/>
          <w:szCs w:val="26"/>
          <w:lang w:val="en-US"/>
        </w:rPr>
        <w:t>đã</w:t>
      </w:r>
      <w:proofErr w:type="spellEnd"/>
      <w:r w:rsidR="000B1C6E">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phân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tích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thiết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kế</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vẫn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còn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nhiều</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hạn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chế</w:t>
      </w:r>
      <w:proofErr w:type="spellEnd"/>
      <w:r w:rsidRPr="00734B1F">
        <w:rPr>
          <w:rFonts w:asciiTheme="majorHAnsi" w:eastAsia="Calibri" w:hAnsiTheme="majorHAnsi" w:cstheme="majorHAnsi"/>
          <w:sz w:val="26"/>
          <w:szCs w:val="26"/>
          <w:lang w:val="en-US"/>
        </w:rPr>
        <w:t>:</w:t>
      </w:r>
    </w:p>
    <w:p w14:paraId="33DE0150" w14:textId="6C25AB24" w:rsidR="008A0D92" w:rsidRPr="00734B1F" w:rsidRDefault="008A0D92" w:rsidP="00302C57">
      <w:pPr>
        <w:numPr>
          <w:ilvl w:val="0"/>
          <w:numId w:val="21"/>
        </w:numPr>
        <w:spacing w:before="120" w:after="120" w:line="312" w:lineRule="auto"/>
        <w:ind w:left="0" w:firstLine="360"/>
        <w:jc w:val="both"/>
        <w:rPr>
          <w:rFonts w:asciiTheme="majorHAnsi" w:eastAsia="Calibri" w:hAnsiTheme="majorHAnsi" w:cstheme="majorHAnsi"/>
          <w:sz w:val="26"/>
          <w:szCs w:val="26"/>
          <w:lang w:val="en-US"/>
        </w:rPr>
      </w:pPr>
      <w:proofErr w:type="spellStart"/>
      <w:r w:rsidRPr="00734B1F">
        <w:rPr>
          <w:rFonts w:asciiTheme="majorHAnsi" w:eastAsia="Calibri" w:hAnsiTheme="majorHAnsi" w:cstheme="majorHAnsi"/>
          <w:sz w:val="26"/>
          <w:szCs w:val="26"/>
          <w:lang w:val="en-US"/>
        </w:rPr>
        <w:t>Chưa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bổ</w:t>
      </w:r>
      <w:proofErr w:type="spellEnd"/>
      <w:r w:rsidRPr="00734B1F">
        <w:rPr>
          <w:rFonts w:asciiTheme="majorHAnsi" w:eastAsia="Calibri" w:hAnsiTheme="majorHAnsi" w:cstheme="majorHAnsi"/>
          <w:sz w:val="26"/>
          <w:szCs w:val="26"/>
          <w:lang w:val="en-US"/>
        </w:rPr>
        <w:t xml:space="preserve"> sung </w:t>
      </w:r>
      <w:proofErr w:type="spellStart"/>
      <w:r w:rsidRPr="00734B1F">
        <w:rPr>
          <w:rFonts w:asciiTheme="majorHAnsi" w:eastAsia="Calibri" w:hAnsiTheme="majorHAnsi" w:cstheme="majorHAnsi"/>
          <w:sz w:val="26"/>
          <w:szCs w:val="26"/>
          <w:lang w:val="en-US"/>
        </w:rPr>
        <w:t>thêm</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vai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trò</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nhân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viên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có</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thể</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đặt</w:t>
      </w:r>
      <w:proofErr w:type="spellEnd"/>
      <w:r w:rsidRPr="00734B1F">
        <w:rPr>
          <w:rFonts w:asciiTheme="majorHAnsi" w:eastAsia="Calibri" w:hAnsiTheme="majorHAnsi" w:cstheme="majorHAnsi"/>
          <w:sz w:val="26"/>
          <w:szCs w:val="26"/>
          <w:lang w:val="en-US"/>
        </w:rPr>
        <w:t xml:space="preserve"> </w:t>
      </w:r>
      <w:proofErr w:type="spellStart"/>
      <w:r w:rsidR="004A6073" w:rsidRPr="00734B1F">
        <w:rPr>
          <w:rFonts w:asciiTheme="majorHAnsi" w:eastAsia="Calibri" w:hAnsiTheme="majorHAnsi" w:cstheme="majorHAnsi"/>
          <w:sz w:val="26"/>
          <w:szCs w:val="26"/>
          <w:lang w:val="en-US"/>
        </w:rPr>
        <w:t>đồ</w:t>
      </w:r>
      <w:proofErr w:type="spellEnd"/>
      <w:r w:rsidR="004A6073" w:rsidRPr="00734B1F">
        <w:rPr>
          <w:rFonts w:asciiTheme="majorHAnsi" w:eastAsia="Calibri" w:hAnsiTheme="majorHAnsi" w:cstheme="majorHAnsi"/>
          <w:sz w:val="26"/>
          <w:szCs w:val="26"/>
          <w:lang w:val="en-US"/>
        </w:rPr>
        <w:t xml:space="preserve"> </w:t>
      </w:r>
      <w:proofErr w:type="spellStart"/>
      <w:r w:rsidR="004A6073" w:rsidRPr="00734B1F">
        <w:rPr>
          <w:rFonts w:asciiTheme="majorHAnsi" w:eastAsia="Calibri" w:hAnsiTheme="majorHAnsi" w:cstheme="majorHAnsi"/>
          <w:sz w:val="26"/>
          <w:szCs w:val="26"/>
          <w:lang w:val="en-US"/>
        </w:rPr>
        <w:t>ăn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giúp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khách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hàng</w:t>
      </w:r>
      <w:proofErr w:type="spellEnd"/>
      <w:r w:rsidRPr="00734B1F">
        <w:rPr>
          <w:rFonts w:asciiTheme="majorHAnsi" w:eastAsia="Calibri" w:hAnsiTheme="majorHAnsi" w:cstheme="majorHAnsi"/>
          <w:sz w:val="26"/>
          <w:szCs w:val="26"/>
          <w:lang w:val="en-US"/>
        </w:rPr>
        <w:t>.</w:t>
      </w:r>
    </w:p>
    <w:p w14:paraId="74E54777" w14:textId="1514B49B" w:rsidR="008A0D92" w:rsidRPr="00734B1F" w:rsidRDefault="008A0D92" w:rsidP="007A2CC5">
      <w:pPr>
        <w:numPr>
          <w:ilvl w:val="0"/>
          <w:numId w:val="21"/>
        </w:numPr>
        <w:spacing w:before="120" w:after="120" w:line="312" w:lineRule="auto"/>
        <w:ind w:left="0" w:firstLine="360"/>
        <w:jc w:val="both"/>
        <w:rPr>
          <w:rFonts w:asciiTheme="majorHAnsi" w:eastAsia="Calibri" w:hAnsiTheme="majorHAnsi" w:cstheme="majorHAnsi"/>
          <w:spacing w:val="-6"/>
          <w:sz w:val="26"/>
          <w:szCs w:val="26"/>
          <w:lang w:val="en-US"/>
        </w:rPr>
      </w:pPr>
      <w:proofErr w:type="spellStart"/>
      <w:r w:rsidRPr="00734B1F">
        <w:rPr>
          <w:rFonts w:asciiTheme="majorHAnsi" w:eastAsia="Calibri" w:hAnsiTheme="majorHAnsi" w:cstheme="majorHAnsi"/>
          <w:spacing w:val="-6"/>
          <w:sz w:val="26"/>
          <w:szCs w:val="26"/>
          <w:lang w:val="en-US"/>
        </w:rPr>
        <w:t>Chưa</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thực</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hiện</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được</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chức</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năng</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thanh</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toán</w:t>
      </w:r>
      <w:proofErr w:type="spellEnd"/>
      <w:r w:rsidRPr="00734B1F">
        <w:rPr>
          <w:rFonts w:asciiTheme="majorHAnsi" w:eastAsia="Calibri" w:hAnsiTheme="majorHAnsi" w:cstheme="majorHAnsi"/>
          <w:spacing w:val="-6"/>
          <w:sz w:val="26"/>
          <w:szCs w:val="26"/>
          <w:lang w:val="en-US"/>
        </w:rPr>
        <w:t xml:space="preserve"> online qua </w:t>
      </w:r>
      <w:proofErr w:type="spellStart"/>
      <w:r w:rsidRPr="00734B1F">
        <w:rPr>
          <w:rFonts w:asciiTheme="majorHAnsi" w:eastAsia="Calibri" w:hAnsiTheme="majorHAnsi" w:cstheme="majorHAnsi"/>
          <w:spacing w:val="-6"/>
          <w:sz w:val="26"/>
          <w:szCs w:val="26"/>
          <w:lang w:val="en-US"/>
        </w:rPr>
        <w:t>các</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thẻ</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tín</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dụng</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ví</w:t>
      </w:r>
      <w:proofErr w:type="spellEnd"/>
      <w:r w:rsidRPr="00734B1F">
        <w:rPr>
          <w:rFonts w:asciiTheme="majorHAnsi" w:eastAsia="Calibri" w:hAnsiTheme="majorHAnsi" w:cstheme="majorHAnsi"/>
          <w:spacing w:val="-6"/>
          <w:sz w:val="26"/>
          <w:szCs w:val="26"/>
          <w:lang w:val="en-US"/>
        </w:rPr>
        <w:t xml:space="preserve"> </w:t>
      </w:r>
      <w:proofErr w:type="spellStart"/>
      <w:r w:rsidRPr="00734B1F">
        <w:rPr>
          <w:rFonts w:asciiTheme="majorHAnsi" w:eastAsia="Calibri" w:hAnsiTheme="majorHAnsi" w:cstheme="majorHAnsi"/>
          <w:spacing w:val="-6"/>
          <w:sz w:val="26"/>
          <w:szCs w:val="26"/>
          <w:lang w:val="en-US"/>
        </w:rPr>
        <w:t>điện</w:t>
      </w:r>
      <w:proofErr w:type="spellEnd"/>
      <w:r w:rsidR="004A6073" w:rsidRPr="00734B1F">
        <w:rPr>
          <w:rFonts w:asciiTheme="majorHAnsi" w:eastAsia="Calibri" w:hAnsiTheme="majorHAnsi" w:cstheme="majorHAnsi"/>
          <w:spacing w:val="-6"/>
          <w:sz w:val="26"/>
          <w:szCs w:val="26"/>
          <w:lang w:val="en-US"/>
        </w:rPr>
        <w:t xml:space="preserve"> </w:t>
      </w:r>
      <w:proofErr w:type="spellStart"/>
      <w:r w:rsidR="004A6073" w:rsidRPr="00734B1F">
        <w:rPr>
          <w:rFonts w:asciiTheme="majorHAnsi" w:eastAsia="Calibri" w:hAnsiTheme="majorHAnsi" w:cstheme="majorHAnsi"/>
          <w:spacing w:val="-6"/>
          <w:sz w:val="26"/>
          <w:szCs w:val="26"/>
          <w:lang w:val="en-US"/>
        </w:rPr>
        <w:t>tử</w:t>
      </w:r>
      <w:proofErr w:type="spellEnd"/>
      <w:r w:rsidR="004A6073" w:rsidRPr="00734B1F">
        <w:rPr>
          <w:rFonts w:asciiTheme="majorHAnsi" w:eastAsia="Calibri" w:hAnsiTheme="majorHAnsi" w:cstheme="majorHAnsi"/>
          <w:spacing w:val="-6"/>
          <w:sz w:val="26"/>
          <w:szCs w:val="26"/>
          <w:lang w:val="en-US"/>
        </w:rPr>
        <w:t>…</w:t>
      </w:r>
    </w:p>
    <w:p w14:paraId="6835A30D" w14:textId="68150DE0" w:rsidR="008A0D92" w:rsidRPr="00734B1F" w:rsidRDefault="008A0D92" w:rsidP="007A2CC5">
      <w:pPr>
        <w:numPr>
          <w:ilvl w:val="0"/>
          <w:numId w:val="21"/>
        </w:numPr>
        <w:spacing w:before="120" w:after="120" w:line="312" w:lineRule="auto"/>
        <w:ind w:left="0" w:firstLine="360"/>
        <w:jc w:val="both"/>
        <w:rPr>
          <w:rFonts w:asciiTheme="majorHAnsi" w:eastAsia="Calibri" w:hAnsiTheme="majorHAnsi" w:cstheme="majorHAnsi"/>
          <w:sz w:val="26"/>
          <w:szCs w:val="26"/>
          <w:lang w:val="en-US"/>
        </w:rPr>
      </w:pPr>
      <w:proofErr w:type="spellStart"/>
      <w:r w:rsidRPr="00734B1F">
        <w:rPr>
          <w:rFonts w:asciiTheme="majorHAnsi" w:eastAsia="Calibri" w:hAnsiTheme="majorHAnsi" w:cstheme="majorHAnsi"/>
          <w:sz w:val="26"/>
          <w:szCs w:val="26"/>
          <w:lang w:val="en-US"/>
        </w:rPr>
        <w:t>Tính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bảo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mật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hệ</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thống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chưa</w:t>
      </w:r>
      <w:proofErr w:type="spellEnd"/>
      <w:r w:rsidRPr="00734B1F">
        <w:rPr>
          <w:rFonts w:asciiTheme="majorHAnsi" w:eastAsia="Calibri" w:hAnsiTheme="majorHAnsi" w:cstheme="majorHAnsi"/>
          <w:sz w:val="26"/>
          <w:szCs w:val="26"/>
          <w:lang w:val="en-US"/>
        </w:rPr>
        <w:t xml:space="preserve"> </w:t>
      </w:r>
      <w:proofErr w:type="spellStart"/>
      <w:r w:rsidR="00815A9C" w:rsidRPr="00734B1F">
        <w:rPr>
          <w:rFonts w:asciiTheme="majorHAnsi" w:eastAsia="Calibri" w:hAnsiTheme="majorHAnsi" w:cstheme="majorHAnsi"/>
          <w:sz w:val="26"/>
          <w:szCs w:val="26"/>
          <w:lang w:val="en-US"/>
        </w:rPr>
        <w:t>được</w:t>
      </w:r>
      <w:proofErr w:type="spellEnd"/>
      <w:r w:rsidR="00815A9C"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hoàn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chỉnh</w:t>
      </w:r>
      <w:proofErr w:type="spellEnd"/>
      <w:r w:rsidRPr="00734B1F">
        <w:rPr>
          <w:rFonts w:asciiTheme="majorHAnsi" w:eastAsia="Calibri" w:hAnsiTheme="majorHAnsi" w:cstheme="majorHAnsi"/>
          <w:sz w:val="26"/>
          <w:szCs w:val="26"/>
          <w:lang w:val="en-US"/>
        </w:rPr>
        <w:t>.</w:t>
      </w:r>
    </w:p>
    <w:p w14:paraId="6CBD2161" w14:textId="05A8F0F7" w:rsidR="008A0D92" w:rsidRPr="00734B1F" w:rsidRDefault="008A0D92" w:rsidP="007A2CC5">
      <w:pPr>
        <w:numPr>
          <w:ilvl w:val="0"/>
          <w:numId w:val="21"/>
        </w:numPr>
        <w:spacing w:before="120" w:after="120" w:line="312" w:lineRule="auto"/>
        <w:ind w:left="0" w:firstLine="360"/>
        <w:jc w:val="both"/>
        <w:rPr>
          <w:rFonts w:asciiTheme="majorHAnsi" w:eastAsia="Calibri" w:hAnsiTheme="majorHAnsi" w:cstheme="majorHAnsi"/>
          <w:sz w:val="26"/>
          <w:szCs w:val="26"/>
          <w:lang w:val="en-US"/>
        </w:rPr>
      </w:pPr>
      <w:proofErr w:type="spellStart"/>
      <w:r w:rsidRPr="00734B1F">
        <w:rPr>
          <w:rFonts w:asciiTheme="majorHAnsi" w:eastAsia="Calibri" w:hAnsiTheme="majorHAnsi" w:cstheme="majorHAnsi"/>
          <w:sz w:val="26"/>
          <w:szCs w:val="26"/>
          <w:lang w:val="en-US"/>
        </w:rPr>
        <w:t>Kiến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thức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thực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tế</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kiến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thức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lập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trình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còn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hạn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chế</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tính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chuyên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nghiệp</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của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chương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trình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chưa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cao</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bắt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lỗi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chưa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kĩ</w:t>
      </w:r>
      <w:proofErr w:type="spellEnd"/>
      <w:r w:rsidRPr="00734B1F">
        <w:rPr>
          <w:rFonts w:asciiTheme="majorHAnsi" w:eastAsia="Calibri" w:hAnsiTheme="majorHAnsi" w:cstheme="majorHAnsi"/>
          <w:sz w:val="26"/>
          <w:szCs w:val="26"/>
          <w:lang w:val="en-US"/>
        </w:rPr>
        <w:t xml:space="preserve"> ở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số</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chổ</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và</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một</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số</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tính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năng</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chưa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tối</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ưu</w:t>
      </w:r>
      <w:proofErr w:type="spellEnd"/>
      <w:r w:rsidRPr="00734B1F">
        <w:rPr>
          <w:rFonts w:asciiTheme="majorHAnsi" w:eastAsia="Calibri" w:hAnsiTheme="majorHAnsi" w:cstheme="majorHAnsi"/>
          <w:sz w:val="26"/>
          <w:szCs w:val="26"/>
          <w:lang w:val="en-US"/>
        </w:rPr>
        <w:t>.</w:t>
      </w:r>
    </w:p>
    <w:p w14:paraId="1F43AA14" w14:textId="2B812928" w:rsidR="007F3EE2" w:rsidRPr="00734B1F" w:rsidRDefault="0054333E" w:rsidP="007A2CC5">
      <w:pPr>
        <w:numPr>
          <w:ilvl w:val="0"/>
          <w:numId w:val="21"/>
        </w:numPr>
        <w:spacing w:before="120" w:after="120" w:line="312" w:lineRule="auto"/>
        <w:ind w:left="0" w:firstLine="360"/>
        <w:jc w:val="both"/>
        <w:rPr>
          <w:rFonts w:asciiTheme="majorHAnsi" w:eastAsia="Calibri" w:hAnsiTheme="majorHAnsi" w:cstheme="majorHAnsi"/>
          <w:sz w:val="26"/>
          <w:szCs w:val="26"/>
          <w:lang w:val="en-US"/>
        </w:rPr>
      </w:pPr>
      <w:r w:rsidRPr="00734B1F">
        <w:rPr>
          <w:rFonts w:asciiTheme="majorHAnsi" w:eastAsia="Calibri" w:hAnsiTheme="majorHAnsi" w:cstheme="majorHAnsi"/>
          <w:sz w:val="26"/>
          <w:szCs w:val="26"/>
          <w:lang w:val="en-US"/>
        </w:rPr>
        <w:t xml:space="preserve">Giao </w:t>
      </w:r>
      <w:proofErr w:type="spellStart"/>
      <w:r w:rsidRPr="00734B1F">
        <w:rPr>
          <w:rFonts w:asciiTheme="majorHAnsi" w:eastAsia="Calibri" w:hAnsiTheme="majorHAnsi" w:cstheme="majorHAnsi"/>
          <w:sz w:val="26"/>
          <w:szCs w:val="26"/>
          <w:lang w:val="en-US"/>
        </w:rPr>
        <w:t>diện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chưa</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được</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hoàn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chỉnh</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như</w:t>
      </w:r>
      <w:proofErr w:type="spellEnd"/>
      <w:r w:rsidRPr="00734B1F">
        <w:rPr>
          <w:rFonts w:asciiTheme="majorHAnsi" w:eastAsia="Calibri" w:hAnsiTheme="majorHAnsi" w:cstheme="majorHAnsi"/>
          <w:sz w:val="26"/>
          <w:szCs w:val="26"/>
          <w:lang w:val="en-US"/>
        </w:rPr>
        <w:t xml:space="preserve"> ý </w:t>
      </w:r>
      <w:proofErr w:type="spellStart"/>
      <w:r w:rsidRPr="00734B1F">
        <w:rPr>
          <w:rFonts w:asciiTheme="majorHAnsi" w:eastAsia="Calibri" w:hAnsiTheme="majorHAnsi" w:cstheme="majorHAnsi"/>
          <w:sz w:val="26"/>
          <w:szCs w:val="26"/>
          <w:lang w:val="en-US"/>
        </w:rPr>
        <w:t>muốn</w:t>
      </w:r>
      <w:proofErr w:type="spellEnd"/>
      <w:r w:rsidRPr="00734B1F">
        <w:rPr>
          <w:rFonts w:asciiTheme="majorHAnsi" w:eastAsia="Calibri" w:hAnsiTheme="majorHAnsi" w:cstheme="majorHAnsi"/>
          <w:sz w:val="26"/>
          <w:szCs w:val="26"/>
          <w:lang w:val="en-US"/>
        </w:rPr>
        <w:t xml:space="preserve"> </w:t>
      </w:r>
      <w:proofErr w:type="spellStart"/>
      <w:r w:rsidRPr="00734B1F">
        <w:rPr>
          <w:rFonts w:asciiTheme="majorHAnsi" w:eastAsia="Calibri" w:hAnsiTheme="majorHAnsi" w:cstheme="majorHAnsi"/>
          <w:sz w:val="26"/>
          <w:szCs w:val="26"/>
          <w:lang w:val="en-US"/>
        </w:rPr>
        <w:t>của</w:t>
      </w:r>
      <w:proofErr w:type="spellEnd"/>
      <w:r w:rsidRPr="00734B1F">
        <w:rPr>
          <w:rFonts w:asciiTheme="majorHAnsi" w:eastAsia="Calibri" w:hAnsiTheme="majorHAnsi" w:cstheme="majorHAnsi"/>
          <w:sz w:val="26"/>
          <w:szCs w:val="26"/>
          <w:lang w:val="en-US"/>
        </w:rPr>
        <w:t xml:space="preserve"> </w:t>
      </w:r>
      <w:proofErr w:type="spellStart"/>
      <w:r w:rsidR="000B1C6E">
        <w:rPr>
          <w:rFonts w:asciiTheme="majorHAnsi" w:eastAsia="Calibri" w:hAnsiTheme="majorHAnsi" w:cstheme="majorHAnsi"/>
          <w:sz w:val="26"/>
          <w:szCs w:val="26"/>
          <w:lang w:val="en-US"/>
        </w:rPr>
        <w:t>nhóm</w:t>
      </w:r>
      <w:proofErr w:type="spellEnd"/>
      <w:r w:rsidR="000B1C6E">
        <w:rPr>
          <w:rFonts w:asciiTheme="majorHAnsi" w:eastAsia="Calibri" w:hAnsiTheme="majorHAnsi" w:cstheme="majorHAnsi"/>
          <w:sz w:val="26"/>
          <w:szCs w:val="26"/>
          <w:lang w:val="en-US"/>
        </w:rPr>
        <w:t xml:space="preserve"> </w:t>
      </w:r>
      <w:proofErr w:type="spellStart"/>
      <w:r w:rsidR="000B1C6E">
        <w:rPr>
          <w:rFonts w:asciiTheme="majorHAnsi" w:eastAsia="Calibri" w:hAnsiTheme="majorHAnsi" w:cstheme="majorHAnsi"/>
          <w:sz w:val="26"/>
          <w:szCs w:val="26"/>
          <w:lang w:val="en-US"/>
        </w:rPr>
        <w:t>đã</w:t>
      </w:r>
      <w:proofErr w:type="spellEnd"/>
      <w:r w:rsidR="000B1C6E">
        <w:rPr>
          <w:rFonts w:asciiTheme="majorHAnsi" w:eastAsia="Calibri" w:hAnsiTheme="majorHAnsi" w:cstheme="majorHAnsi"/>
          <w:sz w:val="26"/>
          <w:szCs w:val="26"/>
          <w:lang w:val="en-US"/>
        </w:rPr>
        <w:t xml:space="preserve"> </w:t>
      </w:r>
      <w:proofErr w:type="spellStart"/>
      <w:r w:rsidR="000B1C6E">
        <w:rPr>
          <w:rFonts w:asciiTheme="majorHAnsi" w:eastAsia="Calibri" w:hAnsiTheme="majorHAnsi" w:cstheme="majorHAnsi"/>
          <w:sz w:val="26"/>
          <w:szCs w:val="26"/>
          <w:lang w:val="en-US"/>
        </w:rPr>
        <w:t>đưa</w:t>
      </w:r>
      <w:proofErr w:type="spellEnd"/>
      <w:r w:rsidR="000B1C6E">
        <w:rPr>
          <w:rFonts w:asciiTheme="majorHAnsi" w:eastAsia="Calibri" w:hAnsiTheme="majorHAnsi" w:cstheme="majorHAnsi"/>
          <w:sz w:val="26"/>
          <w:szCs w:val="26"/>
          <w:lang w:val="en-US"/>
        </w:rPr>
        <w:t xml:space="preserve"> </w:t>
      </w:r>
      <w:proofErr w:type="spellStart"/>
      <w:r w:rsidR="000B1C6E">
        <w:rPr>
          <w:rFonts w:asciiTheme="majorHAnsi" w:eastAsia="Calibri" w:hAnsiTheme="majorHAnsi" w:cstheme="majorHAnsi"/>
          <w:sz w:val="26"/>
          <w:szCs w:val="26"/>
          <w:lang w:val="en-US"/>
        </w:rPr>
        <w:t>ra.</w:t>
      </w:r>
      <w:proofErr w:type="spellEnd"/>
    </w:p>
    <w:p w14:paraId="2EB68984" w14:textId="77777777" w:rsidR="008A0D92" w:rsidRPr="00734B1F" w:rsidRDefault="008A0D92" w:rsidP="007A2CC5">
      <w:pPr>
        <w:keepNext/>
        <w:numPr>
          <w:ilvl w:val="1"/>
          <w:numId w:val="22"/>
        </w:numPr>
        <w:spacing w:before="120" w:after="120" w:line="312" w:lineRule="auto"/>
        <w:ind w:left="360" w:hanging="270"/>
        <w:outlineLvl w:val="1"/>
        <w:rPr>
          <w:rFonts w:asciiTheme="majorHAnsi" w:eastAsia="Times New Roman" w:hAnsiTheme="majorHAnsi" w:cstheme="majorHAnsi"/>
          <w:b/>
          <w:sz w:val="26"/>
          <w:szCs w:val="26"/>
          <w:lang w:val="en-US"/>
        </w:rPr>
      </w:pPr>
      <w:bookmarkStart w:id="537" w:name="_Toc60959543"/>
      <w:bookmarkStart w:id="538" w:name="_Toc104936290"/>
      <w:proofErr w:type="spellStart"/>
      <w:r w:rsidRPr="00734B1F">
        <w:rPr>
          <w:rFonts w:asciiTheme="majorHAnsi" w:eastAsia="Times New Roman" w:hAnsiTheme="majorHAnsi" w:cstheme="majorHAnsi"/>
          <w:b/>
          <w:sz w:val="26"/>
          <w:szCs w:val="26"/>
          <w:lang w:val="en-US"/>
        </w:rPr>
        <w:t>Hướng</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phát</w:t>
      </w:r>
      <w:proofErr w:type="spellEnd"/>
      <w:r w:rsidRPr="00734B1F">
        <w:rPr>
          <w:rFonts w:asciiTheme="majorHAnsi" w:eastAsia="Times New Roman" w:hAnsiTheme="majorHAnsi" w:cstheme="majorHAnsi"/>
          <w:b/>
          <w:sz w:val="26"/>
          <w:szCs w:val="26"/>
          <w:lang w:val="en-US"/>
        </w:rPr>
        <w:t xml:space="preserve"> </w:t>
      </w:r>
      <w:proofErr w:type="spellStart"/>
      <w:r w:rsidRPr="00734B1F">
        <w:rPr>
          <w:rFonts w:asciiTheme="majorHAnsi" w:eastAsia="Times New Roman" w:hAnsiTheme="majorHAnsi" w:cstheme="majorHAnsi"/>
          <w:b/>
          <w:sz w:val="26"/>
          <w:szCs w:val="26"/>
          <w:lang w:val="en-US"/>
        </w:rPr>
        <w:t>triển</w:t>
      </w:r>
      <w:bookmarkEnd w:id="537"/>
      <w:bookmarkEnd w:id="538"/>
      <w:proofErr w:type="spellEnd"/>
    </w:p>
    <w:p w14:paraId="442C8FE3" w14:textId="5B966625" w:rsidR="000B1C6E" w:rsidRPr="000B1C6E" w:rsidRDefault="000B1C6E" w:rsidP="002B33C9">
      <w:pPr>
        <w:pStyle w:val="04xlpa"/>
        <w:numPr>
          <w:ilvl w:val="0"/>
          <w:numId w:val="33"/>
        </w:numPr>
        <w:spacing w:line="600" w:lineRule="atLeast"/>
        <w:rPr>
          <w:color w:val="242424"/>
          <w:sz w:val="26"/>
          <w:szCs w:val="26"/>
        </w:rPr>
      </w:pPr>
      <w:proofErr w:type="spellStart"/>
      <w:r w:rsidRPr="000B1C6E">
        <w:rPr>
          <w:rStyle w:val="jsgrdq"/>
          <w:color w:val="242424"/>
          <w:sz w:val="26"/>
          <w:szCs w:val="26"/>
        </w:rPr>
        <w:t>B</w:t>
      </w:r>
      <w:hyperlink r:id="rId80" w:anchor="gid=69851113" w:tgtFrame="_blank" w:history="1">
        <w:r w:rsidRPr="000B1C6E">
          <w:rPr>
            <w:rStyle w:val="Hyperlink"/>
            <w:color w:val="242424"/>
            <w:sz w:val="26"/>
            <w:szCs w:val="26"/>
            <w:u w:val="none"/>
          </w:rPr>
          <w:t>ổ</w:t>
        </w:r>
        <w:proofErr w:type="spellEnd"/>
        <w:r w:rsidRPr="000B1C6E">
          <w:rPr>
            <w:rStyle w:val="Hyperlink"/>
            <w:color w:val="242424"/>
            <w:sz w:val="26"/>
            <w:szCs w:val="26"/>
            <w:u w:val="none"/>
          </w:rPr>
          <w:t xml:space="preserve"> sung </w:t>
        </w:r>
        <w:proofErr w:type="spellStart"/>
        <w:r w:rsidRPr="000B1C6E">
          <w:rPr>
            <w:rStyle w:val="Hyperlink"/>
            <w:color w:val="242424"/>
            <w:sz w:val="26"/>
            <w:szCs w:val="26"/>
            <w:u w:val="none"/>
          </w:rPr>
          <w:t>những</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tính</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năng</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mới</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công</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nghệ</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mới</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vào</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đề</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tài</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nhằm</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khắc</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phục</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những</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hạn</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chế</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của</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đề</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tài</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và</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phát</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triển</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một</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hệ</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thống</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hoàn</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chỉnh</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thân</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thiện</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với</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người</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sử</w:t>
        </w:r>
        <w:proofErr w:type="spellEnd"/>
        <w:r w:rsidRPr="000B1C6E">
          <w:rPr>
            <w:rStyle w:val="Hyperlink"/>
            <w:color w:val="242424"/>
            <w:sz w:val="26"/>
            <w:szCs w:val="26"/>
            <w:u w:val="none"/>
          </w:rPr>
          <w:t xml:space="preserve"> </w:t>
        </w:r>
        <w:proofErr w:type="spellStart"/>
        <w:r w:rsidRPr="000B1C6E">
          <w:rPr>
            <w:rStyle w:val="Hyperlink"/>
            <w:color w:val="242424"/>
            <w:sz w:val="26"/>
            <w:szCs w:val="26"/>
            <w:u w:val="none"/>
          </w:rPr>
          <w:t>dụng</w:t>
        </w:r>
        <w:proofErr w:type="spellEnd"/>
        <w:r w:rsidRPr="000B1C6E">
          <w:rPr>
            <w:rStyle w:val="Hyperlink"/>
            <w:color w:val="242424"/>
            <w:sz w:val="26"/>
            <w:szCs w:val="26"/>
            <w:u w:val="none"/>
          </w:rPr>
          <w:t>.</w:t>
        </w:r>
      </w:hyperlink>
    </w:p>
    <w:p w14:paraId="7C98D798" w14:textId="04682D4F" w:rsidR="000B1C6E" w:rsidRPr="000B1C6E" w:rsidRDefault="000B1C6E" w:rsidP="002B33C9">
      <w:pPr>
        <w:pStyle w:val="04xlpa"/>
        <w:numPr>
          <w:ilvl w:val="0"/>
          <w:numId w:val="33"/>
        </w:numPr>
        <w:spacing w:line="600" w:lineRule="atLeast"/>
        <w:rPr>
          <w:color w:val="242424"/>
          <w:sz w:val="26"/>
          <w:szCs w:val="26"/>
        </w:rPr>
      </w:pPr>
      <w:proofErr w:type="spellStart"/>
      <w:r w:rsidRPr="000B1C6E">
        <w:rPr>
          <w:rStyle w:val="jsgrdq"/>
          <w:color w:val="242424"/>
          <w:sz w:val="26"/>
          <w:szCs w:val="26"/>
        </w:rPr>
        <w:t>Xây</w:t>
      </w:r>
      <w:proofErr w:type="spellEnd"/>
      <w:r w:rsidRPr="000B1C6E">
        <w:rPr>
          <w:rStyle w:val="jsgrdq"/>
          <w:color w:val="242424"/>
          <w:sz w:val="26"/>
          <w:szCs w:val="26"/>
        </w:rPr>
        <w:t xml:space="preserve"> </w:t>
      </w:r>
      <w:proofErr w:type="spellStart"/>
      <w:r w:rsidRPr="000B1C6E">
        <w:rPr>
          <w:rStyle w:val="jsgrdq"/>
          <w:color w:val="242424"/>
          <w:sz w:val="26"/>
          <w:szCs w:val="26"/>
        </w:rPr>
        <w:t>dựng</w:t>
      </w:r>
      <w:proofErr w:type="spellEnd"/>
      <w:r w:rsidRPr="000B1C6E">
        <w:rPr>
          <w:rStyle w:val="jsgrdq"/>
          <w:color w:val="242424"/>
          <w:sz w:val="26"/>
          <w:szCs w:val="26"/>
        </w:rPr>
        <w:t xml:space="preserve"> website </w:t>
      </w:r>
      <w:proofErr w:type="spellStart"/>
      <w:r w:rsidRPr="000B1C6E">
        <w:rPr>
          <w:rStyle w:val="jsgrdq"/>
          <w:color w:val="242424"/>
          <w:sz w:val="26"/>
          <w:szCs w:val="26"/>
        </w:rPr>
        <w:t>hoàn</w:t>
      </w:r>
      <w:proofErr w:type="spellEnd"/>
      <w:r w:rsidRPr="000B1C6E">
        <w:rPr>
          <w:rStyle w:val="jsgrdq"/>
          <w:color w:val="242424"/>
          <w:sz w:val="26"/>
          <w:szCs w:val="26"/>
        </w:rPr>
        <w:t xml:space="preserve"> </w:t>
      </w:r>
      <w:proofErr w:type="spellStart"/>
      <w:r w:rsidRPr="000B1C6E">
        <w:rPr>
          <w:rStyle w:val="jsgrdq"/>
          <w:color w:val="242424"/>
          <w:sz w:val="26"/>
          <w:szCs w:val="26"/>
        </w:rPr>
        <w:t>chỉnh</w:t>
      </w:r>
      <w:proofErr w:type="spellEnd"/>
      <w:r w:rsidRPr="000B1C6E">
        <w:rPr>
          <w:rStyle w:val="jsgrdq"/>
          <w:color w:val="242424"/>
          <w:sz w:val="26"/>
          <w:szCs w:val="26"/>
        </w:rPr>
        <w:t xml:space="preserve"> </w:t>
      </w:r>
      <w:proofErr w:type="spellStart"/>
      <w:r w:rsidRPr="000B1C6E">
        <w:rPr>
          <w:rStyle w:val="jsgrdq"/>
          <w:color w:val="242424"/>
          <w:sz w:val="26"/>
          <w:szCs w:val="26"/>
        </w:rPr>
        <w:t>hơn</w:t>
      </w:r>
      <w:proofErr w:type="spellEnd"/>
      <w:r w:rsidRPr="000B1C6E">
        <w:rPr>
          <w:rStyle w:val="jsgrdq"/>
          <w:color w:val="242424"/>
          <w:sz w:val="26"/>
          <w:szCs w:val="26"/>
        </w:rPr>
        <w:t xml:space="preserve"> </w:t>
      </w:r>
      <w:proofErr w:type="spellStart"/>
      <w:r w:rsidRPr="000B1C6E">
        <w:rPr>
          <w:rStyle w:val="jsgrdq"/>
          <w:color w:val="242424"/>
          <w:sz w:val="26"/>
          <w:szCs w:val="26"/>
        </w:rPr>
        <w:t>về</w:t>
      </w:r>
      <w:proofErr w:type="spellEnd"/>
      <w:r w:rsidRPr="000B1C6E">
        <w:rPr>
          <w:rStyle w:val="jsgrdq"/>
          <w:color w:val="242424"/>
          <w:sz w:val="26"/>
          <w:szCs w:val="26"/>
        </w:rPr>
        <w:t xml:space="preserve"> </w:t>
      </w:r>
      <w:proofErr w:type="spellStart"/>
      <w:r w:rsidRPr="000B1C6E">
        <w:rPr>
          <w:rStyle w:val="jsgrdq"/>
          <w:color w:val="242424"/>
          <w:sz w:val="26"/>
          <w:szCs w:val="26"/>
        </w:rPr>
        <w:t>mặt</w:t>
      </w:r>
      <w:proofErr w:type="spellEnd"/>
      <w:r w:rsidRPr="000B1C6E">
        <w:rPr>
          <w:rStyle w:val="jsgrdq"/>
          <w:color w:val="242424"/>
          <w:sz w:val="26"/>
          <w:szCs w:val="26"/>
        </w:rPr>
        <w:t xml:space="preserve"> </w:t>
      </w:r>
      <w:proofErr w:type="spellStart"/>
      <w:r w:rsidRPr="000B1C6E">
        <w:rPr>
          <w:rStyle w:val="jsgrdq"/>
          <w:color w:val="242424"/>
          <w:sz w:val="26"/>
          <w:szCs w:val="26"/>
        </w:rPr>
        <w:t>chức</w:t>
      </w:r>
      <w:proofErr w:type="spellEnd"/>
      <w:r w:rsidRPr="000B1C6E">
        <w:rPr>
          <w:rStyle w:val="jsgrdq"/>
          <w:color w:val="242424"/>
          <w:sz w:val="26"/>
          <w:szCs w:val="26"/>
        </w:rPr>
        <w:t xml:space="preserve"> </w:t>
      </w:r>
      <w:proofErr w:type="spellStart"/>
      <w:r w:rsidRPr="000B1C6E">
        <w:rPr>
          <w:rStyle w:val="jsgrdq"/>
          <w:color w:val="242424"/>
          <w:sz w:val="26"/>
          <w:szCs w:val="26"/>
        </w:rPr>
        <w:t>năng</w:t>
      </w:r>
      <w:proofErr w:type="spellEnd"/>
      <w:r w:rsidRPr="000B1C6E">
        <w:rPr>
          <w:rStyle w:val="jsgrdq"/>
          <w:color w:val="242424"/>
          <w:sz w:val="26"/>
          <w:szCs w:val="26"/>
        </w:rPr>
        <w:t xml:space="preserve"> </w:t>
      </w:r>
      <w:proofErr w:type="spellStart"/>
      <w:r w:rsidRPr="000B1C6E">
        <w:rPr>
          <w:rStyle w:val="jsgrdq"/>
          <w:color w:val="242424"/>
          <w:sz w:val="26"/>
          <w:szCs w:val="26"/>
        </w:rPr>
        <w:t>cũng</w:t>
      </w:r>
      <w:proofErr w:type="spellEnd"/>
      <w:r w:rsidRPr="000B1C6E">
        <w:rPr>
          <w:rStyle w:val="jsgrdq"/>
          <w:color w:val="242424"/>
          <w:sz w:val="26"/>
          <w:szCs w:val="26"/>
        </w:rPr>
        <w:t xml:space="preserve"> </w:t>
      </w:r>
      <w:proofErr w:type="spellStart"/>
      <w:r w:rsidRPr="000B1C6E">
        <w:rPr>
          <w:rStyle w:val="jsgrdq"/>
          <w:color w:val="242424"/>
          <w:sz w:val="26"/>
          <w:szCs w:val="26"/>
        </w:rPr>
        <w:t>như</w:t>
      </w:r>
      <w:proofErr w:type="spellEnd"/>
      <w:r w:rsidRPr="000B1C6E">
        <w:rPr>
          <w:rStyle w:val="jsgrdq"/>
          <w:color w:val="242424"/>
          <w:sz w:val="26"/>
          <w:szCs w:val="26"/>
        </w:rPr>
        <w:t xml:space="preserve"> </w:t>
      </w:r>
      <w:proofErr w:type="spellStart"/>
      <w:r w:rsidRPr="000B1C6E">
        <w:rPr>
          <w:rStyle w:val="jsgrdq"/>
          <w:color w:val="242424"/>
          <w:sz w:val="26"/>
          <w:szCs w:val="26"/>
        </w:rPr>
        <w:t>mặt</w:t>
      </w:r>
      <w:proofErr w:type="spellEnd"/>
      <w:r w:rsidRPr="000B1C6E">
        <w:rPr>
          <w:rStyle w:val="jsgrdq"/>
          <w:color w:val="242424"/>
          <w:sz w:val="26"/>
          <w:szCs w:val="26"/>
        </w:rPr>
        <w:t xml:space="preserve"> </w:t>
      </w:r>
      <w:proofErr w:type="spellStart"/>
      <w:r w:rsidRPr="000B1C6E">
        <w:rPr>
          <w:rStyle w:val="jsgrdq"/>
          <w:color w:val="242424"/>
          <w:sz w:val="26"/>
          <w:szCs w:val="26"/>
        </w:rPr>
        <w:t>giao</w:t>
      </w:r>
      <w:proofErr w:type="spellEnd"/>
      <w:r w:rsidRPr="000B1C6E">
        <w:rPr>
          <w:rStyle w:val="jsgrdq"/>
          <w:color w:val="242424"/>
          <w:sz w:val="26"/>
          <w:szCs w:val="26"/>
        </w:rPr>
        <w:t xml:space="preserve"> </w:t>
      </w:r>
      <w:proofErr w:type="spellStart"/>
      <w:r w:rsidRPr="000B1C6E">
        <w:rPr>
          <w:rStyle w:val="jsgrdq"/>
          <w:color w:val="242424"/>
          <w:sz w:val="26"/>
          <w:szCs w:val="26"/>
        </w:rPr>
        <w:t>diện</w:t>
      </w:r>
      <w:proofErr w:type="spellEnd"/>
    </w:p>
    <w:p w14:paraId="115041A0" w14:textId="1A3058E7" w:rsidR="008A0D92" w:rsidRDefault="008A0D92" w:rsidP="0009401A">
      <w:pPr>
        <w:spacing w:before="120" w:after="120" w:line="312" w:lineRule="auto"/>
        <w:ind w:left="720"/>
        <w:rPr>
          <w:rFonts w:asciiTheme="majorHAnsi" w:eastAsia="Calibri" w:hAnsiTheme="majorHAnsi" w:cstheme="majorBidi"/>
          <w:sz w:val="26"/>
          <w:szCs w:val="26"/>
          <w:lang w:val="en-US"/>
        </w:rPr>
      </w:pPr>
    </w:p>
    <w:p w14:paraId="68462312" w14:textId="1A3058E7" w:rsidR="0009401A" w:rsidRDefault="0009401A" w:rsidP="008A0D92">
      <w:pPr>
        <w:spacing w:before="120" w:after="120" w:line="312" w:lineRule="auto"/>
        <w:rPr>
          <w:rFonts w:asciiTheme="majorHAnsi" w:eastAsia="Calibri" w:hAnsiTheme="majorHAnsi" w:cstheme="majorBidi"/>
          <w:sz w:val="26"/>
          <w:szCs w:val="26"/>
          <w:lang w:val="en-US"/>
        </w:rPr>
      </w:pPr>
    </w:p>
    <w:p w14:paraId="12B03B7F" w14:textId="1A3058E7" w:rsidR="0009401A" w:rsidRDefault="0009401A" w:rsidP="008A0D92">
      <w:pPr>
        <w:spacing w:before="120" w:after="120" w:line="312" w:lineRule="auto"/>
        <w:rPr>
          <w:rFonts w:asciiTheme="majorHAnsi" w:eastAsia="Calibri" w:hAnsiTheme="majorHAnsi" w:cstheme="majorBidi"/>
          <w:sz w:val="26"/>
          <w:szCs w:val="26"/>
          <w:lang w:val="en-US"/>
        </w:rPr>
      </w:pPr>
    </w:p>
    <w:p w14:paraId="6FF7EA6A" w14:textId="1A3058E7" w:rsidR="0009401A" w:rsidRPr="00734B1F" w:rsidRDefault="0009401A" w:rsidP="008A0D92">
      <w:pPr>
        <w:spacing w:before="120" w:after="120" w:line="312" w:lineRule="auto"/>
        <w:rPr>
          <w:rFonts w:asciiTheme="majorHAnsi" w:eastAsia="Calibri" w:hAnsiTheme="majorHAnsi" w:cstheme="majorBidi"/>
          <w:sz w:val="26"/>
          <w:szCs w:val="26"/>
          <w:lang w:val="en-US"/>
        </w:rPr>
      </w:pPr>
    </w:p>
    <w:p w14:paraId="7D825213" w14:textId="696A8FEC" w:rsidR="0004787E" w:rsidRPr="00734B1F" w:rsidRDefault="0004787E" w:rsidP="0004787E">
      <w:pPr>
        <w:keepNext/>
        <w:keepLines/>
        <w:spacing w:before="120" w:after="120" w:line="312" w:lineRule="auto"/>
        <w:jc w:val="center"/>
        <w:outlineLvl w:val="0"/>
        <w:rPr>
          <w:rFonts w:asciiTheme="majorHAnsi" w:eastAsia="Calibri" w:hAnsiTheme="majorHAnsi" w:cstheme="majorHAnsi"/>
          <w:b/>
          <w:color w:val="000000" w:themeColor="text1"/>
          <w:sz w:val="26"/>
          <w:szCs w:val="26"/>
          <w:lang w:val="en-US"/>
        </w:rPr>
      </w:pPr>
      <w:bookmarkStart w:id="539" w:name="_Toc104936291"/>
      <w:r w:rsidRPr="00734B1F">
        <w:rPr>
          <w:rFonts w:asciiTheme="majorHAnsi" w:eastAsia="Calibri" w:hAnsiTheme="majorHAnsi" w:cstheme="majorHAnsi"/>
          <w:b/>
          <w:color w:val="000000" w:themeColor="text1"/>
          <w:sz w:val="26"/>
          <w:szCs w:val="26"/>
          <w:lang w:val="en-US"/>
        </w:rPr>
        <w:lastRenderedPageBreak/>
        <w:t>TÀI LIỆU THAM KHẢO</w:t>
      </w:r>
      <w:bookmarkEnd w:id="501"/>
      <w:bookmarkEnd w:id="502"/>
      <w:bookmarkEnd w:id="503"/>
      <w:bookmarkEnd w:id="504"/>
      <w:bookmarkEnd w:id="505"/>
      <w:bookmarkEnd w:id="539"/>
    </w:p>
    <w:p w14:paraId="4E565FC7" w14:textId="77777777" w:rsidR="000B1C6E" w:rsidRPr="000B1C6E" w:rsidRDefault="000B1C6E" w:rsidP="002B33C9">
      <w:pPr>
        <w:numPr>
          <w:ilvl w:val="0"/>
          <w:numId w:val="32"/>
        </w:numPr>
        <w:spacing w:before="100" w:beforeAutospacing="1" w:after="100" w:afterAutospacing="1" w:line="240" w:lineRule="auto"/>
        <w:rPr>
          <w:rFonts w:ascii="Times New Roman" w:eastAsia="Times New Roman" w:hAnsi="Times New Roman" w:cs="Times New Roman"/>
          <w:sz w:val="26"/>
          <w:szCs w:val="26"/>
          <w:lang w:val="en-US"/>
        </w:rPr>
      </w:pPr>
      <w:r w:rsidRPr="000B1C6E">
        <w:rPr>
          <w:rFonts w:ascii="Times New Roman" w:eastAsia="Times New Roman" w:hAnsi="Times New Roman" w:cs="Times New Roman"/>
          <w:color w:val="242424"/>
          <w:sz w:val="26"/>
          <w:szCs w:val="26"/>
          <w:lang w:val="en-US"/>
        </w:rPr>
        <w:t>https://www.w3schools.com/php/default.asp</w:t>
      </w:r>
    </w:p>
    <w:p w14:paraId="62A535F3" w14:textId="77777777" w:rsidR="000B1C6E" w:rsidRPr="000B1C6E" w:rsidRDefault="000B1C6E" w:rsidP="002B33C9">
      <w:pPr>
        <w:numPr>
          <w:ilvl w:val="0"/>
          <w:numId w:val="32"/>
        </w:numPr>
        <w:spacing w:before="100" w:beforeAutospacing="1" w:after="100" w:afterAutospacing="1" w:line="240" w:lineRule="auto"/>
        <w:rPr>
          <w:rFonts w:ascii="Times New Roman" w:eastAsia="Times New Roman" w:hAnsi="Times New Roman" w:cs="Times New Roman"/>
          <w:sz w:val="26"/>
          <w:szCs w:val="26"/>
          <w:lang w:val="en-US"/>
        </w:rPr>
      </w:pPr>
      <w:r w:rsidRPr="000B1C6E">
        <w:rPr>
          <w:rFonts w:ascii="Times New Roman" w:eastAsia="Times New Roman" w:hAnsi="Times New Roman" w:cs="Times New Roman"/>
          <w:color w:val="242424"/>
          <w:sz w:val="26"/>
          <w:szCs w:val="26"/>
          <w:lang w:val="en-US"/>
        </w:rPr>
        <w:t>https://www.mongodb.com/docs/v5.0/</w:t>
      </w:r>
    </w:p>
    <w:p w14:paraId="77139140" w14:textId="77777777" w:rsidR="000B1C6E" w:rsidRPr="000B1C6E" w:rsidRDefault="000B1C6E" w:rsidP="002B33C9">
      <w:pPr>
        <w:numPr>
          <w:ilvl w:val="0"/>
          <w:numId w:val="32"/>
        </w:numPr>
        <w:spacing w:before="100" w:beforeAutospacing="1" w:after="100" w:afterAutospacing="1" w:line="240" w:lineRule="auto"/>
        <w:rPr>
          <w:rFonts w:ascii="Times New Roman" w:eastAsia="Times New Roman" w:hAnsi="Times New Roman" w:cs="Times New Roman"/>
          <w:sz w:val="26"/>
          <w:szCs w:val="26"/>
          <w:lang w:val="en-US"/>
        </w:rPr>
      </w:pPr>
      <w:r w:rsidRPr="000B1C6E">
        <w:rPr>
          <w:rFonts w:ascii="Times New Roman" w:eastAsia="Times New Roman" w:hAnsi="Times New Roman" w:cs="Times New Roman"/>
          <w:color w:val="242424"/>
          <w:sz w:val="26"/>
          <w:szCs w:val="26"/>
          <w:lang w:val="en-US"/>
        </w:rPr>
        <w:t>https://laravel.com/docs/7.x</w:t>
      </w:r>
    </w:p>
    <w:p w14:paraId="44B84C9F" w14:textId="77777777" w:rsidR="000B1C6E" w:rsidRPr="000B1C6E" w:rsidRDefault="000B1C6E" w:rsidP="002B33C9">
      <w:pPr>
        <w:numPr>
          <w:ilvl w:val="0"/>
          <w:numId w:val="32"/>
        </w:numPr>
        <w:spacing w:before="100" w:beforeAutospacing="1" w:after="100" w:afterAutospacing="1" w:line="240" w:lineRule="auto"/>
        <w:rPr>
          <w:rFonts w:ascii="Times New Roman" w:eastAsia="Times New Roman" w:hAnsi="Times New Roman" w:cs="Times New Roman"/>
          <w:sz w:val="26"/>
          <w:szCs w:val="26"/>
          <w:lang w:val="en-US"/>
        </w:rPr>
      </w:pPr>
      <w:r w:rsidRPr="000B1C6E">
        <w:rPr>
          <w:rFonts w:ascii="Times New Roman" w:eastAsia="Times New Roman" w:hAnsi="Times New Roman" w:cs="Times New Roman"/>
          <w:color w:val="242424"/>
          <w:sz w:val="26"/>
          <w:szCs w:val="26"/>
          <w:lang w:val="en-US"/>
        </w:rPr>
        <w:t>https://stackoverflow.com/</w:t>
      </w:r>
    </w:p>
    <w:p w14:paraId="6D6039B7" w14:textId="77777777" w:rsidR="000B1C6E" w:rsidRPr="000B1C6E" w:rsidRDefault="000B1C6E" w:rsidP="002B33C9">
      <w:pPr>
        <w:numPr>
          <w:ilvl w:val="0"/>
          <w:numId w:val="32"/>
        </w:numPr>
        <w:spacing w:before="100" w:beforeAutospacing="1" w:after="100" w:afterAutospacing="1" w:line="240" w:lineRule="auto"/>
        <w:rPr>
          <w:rFonts w:ascii="Times New Roman" w:eastAsia="Times New Roman" w:hAnsi="Times New Roman" w:cs="Times New Roman"/>
          <w:sz w:val="26"/>
          <w:szCs w:val="26"/>
          <w:lang w:val="en-US"/>
        </w:rPr>
      </w:pPr>
      <w:r w:rsidRPr="000B1C6E">
        <w:rPr>
          <w:rFonts w:ascii="Times New Roman" w:eastAsia="Times New Roman" w:hAnsi="Times New Roman" w:cs="Times New Roman"/>
          <w:color w:val="242424"/>
          <w:sz w:val="26"/>
          <w:szCs w:val="26"/>
          <w:lang w:val="en-US"/>
        </w:rPr>
        <w:t>https://youtu.be/ImtZ5yENzgE</w:t>
      </w:r>
    </w:p>
    <w:p w14:paraId="42BAA2D5" w14:textId="77777777" w:rsidR="0004787E" w:rsidRPr="00734B1F" w:rsidRDefault="0004787E" w:rsidP="0004787E">
      <w:pPr>
        <w:spacing w:line="276" w:lineRule="auto"/>
        <w:jc w:val="both"/>
        <w:rPr>
          <w:rFonts w:asciiTheme="majorHAnsi" w:eastAsia="Calibri" w:hAnsiTheme="majorHAnsi" w:cstheme="majorHAnsi"/>
          <w:color w:val="000000" w:themeColor="text1"/>
          <w:sz w:val="26"/>
          <w:szCs w:val="26"/>
          <w:lang w:val="en-GB"/>
        </w:rPr>
      </w:pPr>
    </w:p>
    <w:sectPr w:rsidR="0004787E" w:rsidRPr="00734B1F" w:rsidSect="00CD0218">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C09A6" w14:textId="77777777" w:rsidR="00D67C6A" w:rsidRDefault="00D67C6A">
      <w:pPr>
        <w:spacing w:after="0" w:line="240" w:lineRule="auto"/>
      </w:pPr>
      <w:r>
        <w:separator/>
      </w:r>
    </w:p>
  </w:endnote>
  <w:endnote w:type="continuationSeparator" w:id="0">
    <w:p w14:paraId="2ACB67B0" w14:textId="77777777" w:rsidR="00D67C6A" w:rsidRDefault="00D67C6A">
      <w:pPr>
        <w:spacing w:after="0" w:line="240" w:lineRule="auto"/>
      </w:pPr>
      <w:r>
        <w:continuationSeparator/>
      </w:r>
    </w:p>
  </w:endnote>
  <w:endnote w:type="continuationNotice" w:id="1">
    <w:p w14:paraId="67D04146" w14:textId="77777777" w:rsidR="002B33C9" w:rsidRDefault="002B33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373322"/>
      <w:docPartObj>
        <w:docPartGallery w:val="Page Numbers (Bottom of Page)"/>
        <w:docPartUnique/>
      </w:docPartObj>
    </w:sdtPr>
    <w:sdtEndPr>
      <w:rPr>
        <w:noProof/>
      </w:rPr>
    </w:sdtEndPr>
    <w:sdtContent>
      <w:p w14:paraId="34DD216D" w14:textId="434A6436" w:rsidR="002259D8" w:rsidRDefault="002259D8">
        <w:pPr>
          <w:pStyle w:val="Footer"/>
          <w:jc w:val="center"/>
        </w:pPr>
        <w:r>
          <w:fldChar w:fldCharType="begin"/>
        </w:r>
        <w:r>
          <w:instrText xml:space="preserve"> PAGE   \* MERGEFORMAT </w:instrText>
        </w:r>
        <w:r>
          <w:fldChar w:fldCharType="separate"/>
        </w:r>
        <w:r>
          <w:rPr>
            <w:noProof/>
          </w:rPr>
          <w:t>2</w:t>
        </w:r>
        <w:r>
          <w:rPr>
            <w:noProof/>
          </w:rPr>
          <w:t>2</w:t>
        </w:r>
        <w:r>
          <w:rPr>
            <w:noProof/>
          </w:rPr>
          <w:fldChar w:fldCharType="end"/>
        </w:r>
      </w:p>
    </w:sdtContent>
  </w:sdt>
  <w:p w14:paraId="75E4DB13" w14:textId="77777777" w:rsidR="002259D8" w:rsidRDefault="00225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E7F1" w14:textId="77777777" w:rsidR="002259D8" w:rsidRDefault="002259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5035E" w14:textId="77777777" w:rsidR="002259D8" w:rsidRDefault="00225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C23BC" w14:textId="77777777" w:rsidR="00D67C6A" w:rsidRDefault="00D67C6A">
      <w:pPr>
        <w:spacing w:after="0" w:line="240" w:lineRule="auto"/>
      </w:pPr>
      <w:r>
        <w:separator/>
      </w:r>
    </w:p>
  </w:footnote>
  <w:footnote w:type="continuationSeparator" w:id="0">
    <w:p w14:paraId="7075F37E" w14:textId="77777777" w:rsidR="00D67C6A" w:rsidRDefault="00D67C6A">
      <w:pPr>
        <w:spacing w:after="0" w:line="240" w:lineRule="auto"/>
      </w:pPr>
      <w:r>
        <w:continuationSeparator/>
      </w:r>
    </w:p>
  </w:footnote>
  <w:footnote w:type="continuationNotice" w:id="1">
    <w:p w14:paraId="5C6410D8" w14:textId="77777777" w:rsidR="002B33C9" w:rsidRDefault="002B33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023A0" w14:textId="3621E386" w:rsidR="002259D8" w:rsidRPr="00FA0E4C" w:rsidRDefault="00D8305D" w:rsidP="000E3DD1">
    <w:pPr>
      <w:pStyle w:val="Header"/>
      <w:jc w:val="center"/>
      <w:rPr>
        <w:color w:val="000000" w:themeColor="text1"/>
      </w:rPr>
    </w:pPr>
    <w:sdt>
      <w:sdtPr>
        <w:rPr>
          <w:color w:val="000000" w:themeColor="text1"/>
        </w:rPr>
        <w:alias w:val="Title"/>
        <w:tag w:val=""/>
        <w:id w:val="1946420701"/>
        <w:showingPlcHdr/>
        <w:dataBinding w:prefixMappings="xmlns:ns0='http://purl.org/dc/elements/1.1/' xmlns:ns1='http://schemas.openxmlformats.org/package/2006/metadata/core-properties' " w:xpath="/ns1:coreProperties[1]/ns0:title[1]" w:storeItemID="{6C3C8BC8-F283-45AE-878A-BAB7291924A1}"/>
        <w:text/>
      </w:sdtPr>
      <w:sdtEndPr/>
      <w:sdtContent>
        <w:r w:rsidR="002259D8">
          <w:rPr>
            <w:color w:val="000000" w:themeColor="text1"/>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2892"/>
    <w:multiLevelType w:val="multilevel"/>
    <w:tmpl w:val="DF6CCD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1B11A10"/>
    <w:multiLevelType w:val="multilevel"/>
    <w:tmpl w:val="28C0BEDE"/>
    <w:lvl w:ilvl="0">
      <w:start w:val="3"/>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FD6B7E"/>
    <w:multiLevelType w:val="multilevel"/>
    <w:tmpl w:val="91F85FDA"/>
    <w:lvl w:ilvl="0">
      <w:start w:val="1"/>
      <w:numFmt w:val="decimal"/>
      <w:lvlText w:val="[%1]"/>
      <w:lvlJc w:val="lef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00E7F"/>
    <w:multiLevelType w:val="hybridMultilevel"/>
    <w:tmpl w:val="86B0AD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573E39"/>
    <w:multiLevelType w:val="multilevel"/>
    <w:tmpl w:val="3B82647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F0049E"/>
    <w:multiLevelType w:val="hybridMultilevel"/>
    <w:tmpl w:val="57806096"/>
    <w:lvl w:ilvl="0" w:tplc="1E62D57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C07DC"/>
    <w:multiLevelType w:val="hybridMultilevel"/>
    <w:tmpl w:val="40D6CA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DC35AB"/>
    <w:multiLevelType w:val="hybridMultilevel"/>
    <w:tmpl w:val="93E6556A"/>
    <w:lvl w:ilvl="0" w:tplc="A1CA2B0E">
      <w:start w:val="1"/>
      <w:numFmt w:val="decimal"/>
      <w:lvlText w:val="%1.1"/>
      <w:lvlJc w:val="left"/>
      <w:pPr>
        <w:ind w:left="1080" w:hanging="360"/>
      </w:pPr>
      <w:rPr>
        <w:rFonts w:hint="default"/>
      </w:rPr>
    </w:lvl>
    <w:lvl w:ilvl="1" w:tplc="3D52DDC6">
      <w:start w:val="1"/>
      <w:numFmt w:val="upperRoman"/>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A7194B"/>
    <w:multiLevelType w:val="multilevel"/>
    <w:tmpl w:val="F5DE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85B11"/>
    <w:multiLevelType w:val="hybridMultilevel"/>
    <w:tmpl w:val="CF302194"/>
    <w:lvl w:ilvl="0" w:tplc="9646A154">
      <w:numFmt w:val="bullet"/>
      <w:lvlText w:val="-"/>
      <w:lvlJc w:val="left"/>
      <w:pPr>
        <w:ind w:left="140" w:hanging="164"/>
      </w:pPr>
      <w:rPr>
        <w:rFonts w:hint="default"/>
        <w:w w:val="99"/>
        <w:lang w:val="vi" w:eastAsia="en-US" w:bidi="ar-SA"/>
      </w:rPr>
    </w:lvl>
    <w:lvl w:ilvl="1" w:tplc="A5344CDE">
      <w:numFmt w:val="bullet"/>
      <w:lvlText w:val="•"/>
      <w:lvlJc w:val="left"/>
      <w:pPr>
        <w:ind w:left="1122" w:hanging="164"/>
      </w:pPr>
      <w:rPr>
        <w:rFonts w:hint="default"/>
        <w:lang w:val="vi" w:eastAsia="en-US" w:bidi="ar-SA"/>
      </w:rPr>
    </w:lvl>
    <w:lvl w:ilvl="2" w:tplc="3B3A7412">
      <w:numFmt w:val="bullet"/>
      <w:lvlText w:val="•"/>
      <w:lvlJc w:val="left"/>
      <w:pPr>
        <w:ind w:left="2104" w:hanging="164"/>
      </w:pPr>
      <w:rPr>
        <w:rFonts w:hint="default"/>
        <w:lang w:val="vi" w:eastAsia="en-US" w:bidi="ar-SA"/>
      </w:rPr>
    </w:lvl>
    <w:lvl w:ilvl="3" w:tplc="4790E44A">
      <w:numFmt w:val="bullet"/>
      <w:lvlText w:val="•"/>
      <w:lvlJc w:val="left"/>
      <w:pPr>
        <w:ind w:left="3086" w:hanging="164"/>
      </w:pPr>
      <w:rPr>
        <w:rFonts w:hint="default"/>
        <w:lang w:val="vi" w:eastAsia="en-US" w:bidi="ar-SA"/>
      </w:rPr>
    </w:lvl>
    <w:lvl w:ilvl="4" w:tplc="9E2A35DA">
      <w:numFmt w:val="bullet"/>
      <w:lvlText w:val="•"/>
      <w:lvlJc w:val="left"/>
      <w:pPr>
        <w:ind w:left="4068" w:hanging="164"/>
      </w:pPr>
      <w:rPr>
        <w:rFonts w:hint="default"/>
        <w:lang w:val="vi" w:eastAsia="en-US" w:bidi="ar-SA"/>
      </w:rPr>
    </w:lvl>
    <w:lvl w:ilvl="5" w:tplc="3384B6F4">
      <w:numFmt w:val="bullet"/>
      <w:lvlText w:val="•"/>
      <w:lvlJc w:val="left"/>
      <w:pPr>
        <w:ind w:left="5050" w:hanging="164"/>
      </w:pPr>
      <w:rPr>
        <w:rFonts w:hint="default"/>
        <w:lang w:val="vi" w:eastAsia="en-US" w:bidi="ar-SA"/>
      </w:rPr>
    </w:lvl>
    <w:lvl w:ilvl="6" w:tplc="5978EACC">
      <w:numFmt w:val="bullet"/>
      <w:lvlText w:val="•"/>
      <w:lvlJc w:val="left"/>
      <w:pPr>
        <w:ind w:left="6032" w:hanging="164"/>
      </w:pPr>
      <w:rPr>
        <w:rFonts w:hint="default"/>
        <w:lang w:val="vi" w:eastAsia="en-US" w:bidi="ar-SA"/>
      </w:rPr>
    </w:lvl>
    <w:lvl w:ilvl="7" w:tplc="21AAD0B8">
      <w:numFmt w:val="bullet"/>
      <w:lvlText w:val="•"/>
      <w:lvlJc w:val="left"/>
      <w:pPr>
        <w:ind w:left="7014" w:hanging="164"/>
      </w:pPr>
      <w:rPr>
        <w:rFonts w:hint="default"/>
        <w:lang w:val="vi" w:eastAsia="en-US" w:bidi="ar-SA"/>
      </w:rPr>
    </w:lvl>
    <w:lvl w:ilvl="8" w:tplc="D6C49D40">
      <w:numFmt w:val="bullet"/>
      <w:lvlText w:val="•"/>
      <w:lvlJc w:val="left"/>
      <w:pPr>
        <w:ind w:left="7996" w:hanging="164"/>
      </w:pPr>
      <w:rPr>
        <w:rFonts w:hint="default"/>
        <w:lang w:val="vi" w:eastAsia="en-US" w:bidi="ar-SA"/>
      </w:rPr>
    </w:lvl>
  </w:abstractNum>
  <w:abstractNum w:abstractNumId="10" w15:restartNumberingAfterBreak="0">
    <w:nsid w:val="2DAB4028"/>
    <w:multiLevelType w:val="hybridMultilevel"/>
    <w:tmpl w:val="EB9A3024"/>
    <w:lvl w:ilvl="0" w:tplc="1D1CFE94">
      <w:numFmt w:val="bullet"/>
      <w:lvlText w:val=""/>
      <w:lvlJc w:val="left"/>
      <w:pPr>
        <w:ind w:left="861" w:hanging="361"/>
      </w:pPr>
      <w:rPr>
        <w:rFonts w:ascii="Wingdings" w:eastAsia="Wingdings" w:hAnsi="Wingdings" w:cs="Wingdings" w:hint="default"/>
        <w:w w:val="99"/>
        <w:sz w:val="28"/>
        <w:szCs w:val="28"/>
        <w:lang w:val="vi" w:eastAsia="en-US" w:bidi="ar-SA"/>
      </w:rPr>
    </w:lvl>
    <w:lvl w:ilvl="1" w:tplc="026A15CE">
      <w:numFmt w:val="bullet"/>
      <w:lvlText w:val="•"/>
      <w:lvlJc w:val="left"/>
      <w:pPr>
        <w:ind w:left="1770" w:hanging="361"/>
      </w:pPr>
      <w:rPr>
        <w:rFonts w:hint="default"/>
        <w:lang w:val="vi" w:eastAsia="en-US" w:bidi="ar-SA"/>
      </w:rPr>
    </w:lvl>
    <w:lvl w:ilvl="2" w:tplc="D634004C">
      <w:numFmt w:val="bullet"/>
      <w:lvlText w:val="•"/>
      <w:lvlJc w:val="left"/>
      <w:pPr>
        <w:ind w:left="2680" w:hanging="361"/>
      </w:pPr>
      <w:rPr>
        <w:rFonts w:hint="default"/>
        <w:lang w:val="vi" w:eastAsia="en-US" w:bidi="ar-SA"/>
      </w:rPr>
    </w:lvl>
    <w:lvl w:ilvl="3" w:tplc="CFA4526C">
      <w:numFmt w:val="bullet"/>
      <w:lvlText w:val="•"/>
      <w:lvlJc w:val="left"/>
      <w:pPr>
        <w:ind w:left="3590" w:hanging="361"/>
      </w:pPr>
      <w:rPr>
        <w:rFonts w:hint="default"/>
        <w:lang w:val="vi" w:eastAsia="en-US" w:bidi="ar-SA"/>
      </w:rPr>
    </w:lvl>
    <w:lvl w:ilvl="4" w:tplc="86AA8696">
      <w:numFmt w:val="bullet"/>
      <w:lvlText w:val="•"/>
      <w:lvlJc w:val="left"/>
      <w:pPr>
        <w:ind w:left="4500" w:hanging="361"/>
      </w:pPr>
      <w:rPr>
        <w:rFonts w:hint="default"/>
        <w:lang w:val="vi" w:eastAsia="en-US" w:bidi="ar-SA"/>
      </w:rPr>
    </w:lvl>
    <w:lvl w:ilvl="5" w:tplc="C018E968">
      <w:numFmt w:val="bullet"/>
      <w:lvlText w:val="•"/>
      <w:lvlJc w:val="left"/>
      <w:pPr>
        <w:ind w:left="5410" w:hanging="361"/>
      </w:pPr>
      <w:rPr>
        <w:rFonts w:hint="default"/>
        <w:lang w:val="vi" w:eastAsia="en-US" w:bidi="ar-SA"/>
      </w:rPr>
    </w:lvl>
    <w:lvl w:ilvl="6" w:tplc="EFBA32FC">
      <w:numFmt w:val="bullet"/>
      <w:lvlText w:val="•"/>
      <w:lvlJc w:val="left"/>
      <w:pPr>
        <w:ind w:left="6320" w:hanging="361"/>
      </w:pPr>
      <w:rPr>
        <w:rFonts w:hint="default"/>
        <w:lang w:val="vi" w:eastAsia="en-US" w:bidi="ar-SA"/>
      </w:rPr>
    </w:lvl>
    <w:lvl w:ilvl="7" w:tplc="6B1A4E08">
      <w:numFmt w:val="bullet"/>
      <w:lvlText w:val="•"/>
      <w:lvlJc w:val="left"/>
      <w:pPr>
        <w:ind w:left="7230" w:hanging="361"/>
      </w:pPr>
      <w:rPr>
        <w:rFonts w:hint="default"/>
        <w:lang w:val="vi" w:eastAsia="en-US" w:bidi="ar-SA"/>
      </w:rPr>
    </w:lvl>
    <w:lvl w:ilvl="8" w:tplc="0E263542">
      <w:numFmt w:val="bullet"/>
      <w:lvlText w:val="•"/>
      <w:lvlJc w:val="left"/>
      <w:pPr>
        <w:ind w:left="8140" w:hanging="361"/>
      </w:pPr>
      <w:rPr>
        <w:rFonts w:hint="default"/>
        <w:lang w:val="vi" w:eastAsia="en-US" w:bidi="ar-SA"/>
      </w:rPr>
    </w:lvl>
  </w:abstractNum>
  <w:abstractNum w:abstractNumId="11" w15:restartNumberingAfterBreak="0">
    <w:nsid w:val="373E0920"/>
    <w:multiLevelType w:val="multilevel"/>
    <w:tmpl w:val="9D48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33332"/>
    <w:multiLevelType w:val="hybridMultilevel"/>
    <w:tmpl w:val="8EDC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A42F0F"/>
    <w:multiLevelType w:val="hybridMultilevel"/>
    <w:tmpl w:val="43547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70C81"/>
    <w:multiLevelType w:val="hybridMultilevel"/>
    <w:tmpl w:val="6CD6D8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C1C99"/>
    <w:multiLevelType w:val="hybridMultilevel"/>
    <w:tmpl w:val="9288E5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F15498"/>
    <w:multiLevelType w:val="hybridMultilevel"/>
    <w:tmpl w:val="B8948664"/>
    <w:lvl w:ilvl="0" w:tplc="6AE67A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CB5F6F"/>
    <w:multiLevelType w:val="hybridMultilevel"/>
    <w:tmpl w:val="F3663DA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D6C662D"/>
    <w:multiLevelType w:val="hybridMultilevel"/>
    <w:tmpl w:val="3C86547C"/>
    <w:lvl w:ilvl="0" w:tplc="A1CA2B0E">
      <w:start w:val="1"/>
      <w:numFmt w:val="decimal"/>
      <w:lvlText w:val="%1.1"/>
      <w:lvlJc w:val="left"/>
      <w:pPr>
        <w:ind w:left="1080" w:hanging="360"/>
      </w:pPr>
      <w:rPr>
        <w:rFonts w:hint="default"/>
      </w:rPr>
    </w:lvl>
    <w:lvl w:ilvl="1" w:tplc="75B87EA6">
      <w:start w:val="1"/>
      <w:numFmt w:val="decimal"/>
      <w:lvlText w:val="%2."/>
      <w:lvlJc w:val="center"/>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C20124"/>
    <w:multiLevelType w:val="hybridMultilevel"/>
    <w:tmpl w:val="CD1EAC74"/>
    <w:lvl w:ilvl="0" w:tplc="04090017">
      <w:start w:val="1"/>
      <w:numFmt w:val="lowerLetter"/>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0" w15:restartNumberingAfterBreak="0">
    <w:nsid w:val="508B2D75"/>
    <w:multiLevelType w:val="multilevel"/>
    <w:tmpl w:val="4552AF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2E01B76"/>
    <w:multiLevelType w:val="hybridMultilevel"/>
    <w:tmpl w:val="81F8A87C"/>
    <w:lvl w:ilvl="0" w:tplc="1E62D5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7678D4"/>
    <w:multiLevelType w:val="hybridMultilevel"/>
    <w:tmpl w:val="7CEABFAA"/>
    <w:lvl w:ilvl="0" w:tplc="493CE2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783A56"/>
    <w:multiLevelType w:val="hybridMultilevel"/>
    <w:tmpl w:val="83D4D47A"/>
    <w:lvl w:ilvl="0" w:tplc="0409000D">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5F477068"/>
    <w:multiLevelType w:val="hybridMultilevel"/>
    <w:tmpl w:val="3702B6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A040E2"/>
    <w:multiLevelType w:val="hybridMultilevel"/>
    <w:tmpl w:val="DB141C16"/>
    <w:lvl w:ilvl="0" w:tplc="F64EA558">
      <w:numFmt w:val="bullet"/>
      <w:lvlText w:val="-"/>
      <w:lvlJc w:val="left"/>
      <w:pPr>
        <w:ind w:left="586" w:hanging="164"/>
      </w:pPr>
      <w:rPr>
        <w:rFonts w:ascii="Times New Roman" w:eastAsia="Times New Roman" w:hAnsi="Times New Roman" w:cs="Times New Roman" w:hint="default"/>
        <w:w w:val="99"/>
        <w:sz w:val="28"/>
        <w:szCs w:val="28"/>
        <w:lang w:val="vi" w:eastAsia="en-US" w:bidi="ar-SA"/>
      </w:rPr>
    </w:lvl>
    <w:lvl w:ilvl="1" w:tplc="BB6C9FDA">
      <w:numFmt w:val="bullet"/>
      <w:lvlText w:val="•"/>
      <w:lvlJc w:val="left"/>
      <w:pPr>
        <w:ind w:left="1518" w:hanging="164"/>
      </w:pPr>
      <w:rPr>
        <w:rFonts w:hint="default"/>
        <w:lang w:val="vi" w:eastAsia="en-US" w:bidi="ar-SA"/>
      </w:rPr>
    </w:lvl>
    <w:lvl w:ilvl="2" w:tplc="17B24AE6">
      <w:numFmt w:val="bullet"/>
      <w:lvlText w:val="•"/>
      <w:lvlJc w:val="left"/>
      <w:pPr>
        <w:ind w:left="2456" w:hanging="164"/>
      </w:pPr>
      <w:rPr>
        <w:rFonts w:hint="default"/>
        <w:lang w:val="vi" w:eastAsia="en-US" w:bidi="ar-SA"/>
      </w:rPr>
    </w:lvl>
    <w:lvl w:ilvl="3" w:tplc="AD9E02C0">
      <w:numFmt w:val="bullet"/>
      <w:lvlText w:val="•"/>
      <w:lvlJc w:val="left"/>
      <w:pPr>
        <w:ind w:left="3394" w:hanging="164"/>
      </w:pPr>
      <w:rPr>
        <w:rFonts w:hint="default"/>
        <w:lang w:val="vi" w:eastAsia="en-US" w:bidi="ar-SA"/>
      </w:rPr>
    </w:lvl>
    <w:lvl w:ilvl="4" w:tplc="CFF8DFF0">
      <w:numFmt w:val="bullet"/>
      <w:lvlText w:val="•"/>
      <w:lvlJc w:val="left"/>
      <w:pPr>
        <w:ind w:left="4332" w:hanging="164"/>
      </w:pPr>
      <w:rPr>
        <w:rFonts w:hint="default"/>
        <w:lang w:val="vi" w:eastAsia="en-US" w:bidi="ar-SA"/>
      </w:rPr>
    </w:lvl>
    <w:lvl w:ilvl="5" w:tplc="874AAE2C">
      <w:numFmt w:val="bullet"/>
      <w:lvlText w:val="•"/>
      <w:lvlJc w:val="left"/>
      <w:pPr>
        <w:ind w:left="5270" w:hanging="164"/>
      </w:pPr>
      <w:rPr>
        <w:rFonts w:hint="default"/>
        <w:lang w:val="vi" w:eastAsia="en-US" w:bidi="ar-SA"/>
      </w:rPr>
    </w:lvl>
    <w:lvl w:ilvl="6" w:tplc="46744E50">
      <w:numFmt w:val="bullet"/>
      <w:lvlText w:val="•"/>
      <w:lvlJc w:val="left"/>
      <w:pPr>
        <w:ind w:left="6208" w:hanging="164"/>
      </w:pPr>
      <w:rPr>
        <w:rFonts w:hint="default"/>
        <w:lang w:val="vi" w:eastAsia="en-US" w:bidi="ar-SA"/>
      </w:rPr>
    </w:lvl>
    <w:lvl w:ilvl="7" w:tplc="EBD633B8">
      <w:numFmt w:val="bullet"/>
      <w:lvlText w:val="•"/>
      <w:lvlJc w:val="left"/>
      <w:pPr>
        <w:ind w:left="7146" w:hanging="164"/>
      </w:pPr>
      <w:rPr>
        <w:rFonts w:hint="default"/>
        <w:lang w:val="vi" w:eastAsia="en-US" w:bidi="ar-SA"/>
      </w:rPr>
    </w:lvl>
    <w:lvl w:ilvl="8" w:tplc="7624CE0C">
      <w:numFmt w:val="bullet"/>
      <w:lvlText w:val="•"/>
      <w:lvlJc w:val="left"/>
      <w:pPr>
        <w:ind w:left="8084" w:hanging="164"/>
      </w:pPr>
      <w:rPr>
        <w:rFonts w:hint="default"/>
        <w:lang w:val="vi" w:eastAsia="en-US" w:bidi="ar-SA"/>
      </w:rPr>
    </w:lvl>
  </w:abstractNum>
  <w:abstractNum w:abstractNumId="26" w15:restartNumberingAfterBreak="0">
    <w:nsid w:val="6B5162F4"/>
    <w:multiLevelType w:val="multilevel"/>
    <w:tmpl w:val="37D07A8A"/>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A7184E"/>
    <w:multiLevelType w:val="multilevel"/>
    <w:tmpl w:val="3A6E16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CD335E1"/>
    <w:multiLevelType w:val="hybridMultilevel"/>
    <w:tmpl w:val="75049332"/>
    <w:lvl w:ilvl="0" w:tplc="493CE2D0">
      <w:start w:val="3"/>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15:restartNumberingAfterBreak="0">
    <w:nsid w:val="6EB86653"/>
    <w:multiLevelType w:val="hybridMultilevel"/>
    <w:tmpl w:val="B88AFB16"/>
    <w:lvl w:ilvl="0" w:tplc="2AB600F0">
      <w:numFmt w:val="bullet"/>
      <w:lvlText w:val="-"/>
      <w:lvlJc w:val="left"/>
      <w:pPr>
        <w:ind w:left="140" w:hanging="168"/>
      </w:pPr>
      <w:rPr>
        <w:rFonts w:hint="default"/>
        <w:w w:val="99"/>
        <w:lang w:val="vi" w:eastAsia="en-US" w:bidi="ar-SA"/>
      </w:rPr>
    </w:lvl>
    <w:lvl w:ilvl="1" w:tplc="43C8A122">
      <w:numFmt w:val="bullet"/>
      <w:lvlText w:val="•"/>
      <w:lvlJc w:val="left"/>
      <w:pPr>
        <w:ind w:left="1122" w:hanging="168"/>
      </w:pPr>
      <w:rPr>
        <w:rFonts w:hint="default"/>
        <w:lang w:val="vi" w:eastAsia="en-US" w:bidi="ar-SA"/>
      </w:rPr>
    </w:lvl>
    <w:lvl w:ilvl="2" w:tplc="03925518">
      <w:numFmt w:val="bullet"/>
      <w:lvlText w:val="•"/>
      <w:lvlJc w:val="left"/>
      <w:pPr>
        <w:ind w:left="2104" w:hanging="168"/>
      </w:pPr>
      <w:rPr>
        <w:rFonts w:hint="default"/>
        <w:lang w:val="vi" w:eastAsia="en-US" w:bidi="ar-SA"/>
      </w:rPr>
    </w:lvl>
    <w:lvl w:ilvl="3" w:tplc="F0FCACC6">
      <w:numFmt w:val="bullet"/>
      <w:lvlText w:val="•"/>
      <w:lvlJc w:val="left"/>
      <w:pPr>
        <w:ind w:left="3086" w:hanging="168"/>
      </w:pPr>
      <w:rPr>
        <w:rFonts w:hint="default"/>
        <w:lang w:val="vi" w:eastAsia="en-US" w:bidi="ar-SA"/>
      </w:rPr>
    </w:lvl>
    <w:lvl w:ilvl="4" w:tplc="95BA83C0">
      <w:numFmt w:val="bullet"/>
      <w:lvlText w:val="•"/>
      <w:lvlJc w:val="left"/>
      <w:pPr>
        <w:ind w:left="4068" w:hanging="168"/>
      </w:pPr>
      <w:rPr>
        <w:rFonts w:hint="default"/>
        <w:lang w:val="vi" w:eastAsia="en-US" w:bidi="ar-SA"/>
      </w:rPr>
    </w:lvl>
    <w:lvl w:ilvl="5" w:tplc="069008EA">
      <w:numFmt w:val="bullet"/>
      <w:lvlText w:val="•"/>
      <w:lvlJc w:val="left"/>
      <w:pPr>
        <w:ind w:left="5050" w:hanging="168"/>
      </w:pPr>
      <w:rPr>
        <w:rFonts w:hint="default"/>
        <w:lang w:val="vi" w:eastAsia="en-US" w:bidi="ar-SA"/>
      </w:rPr>
    </w:lvl>
    <w:lvl w:ilvl="6" w:tplc="5762CFB2">
      <w:numFmt w:val="bullet"/>
      <w:lvlText w:val="•"/>
      <w:lvlJc w:val="left"/>
      <w:pPr>
        <w:ind w:left="6032" w:hanging="168"/>
      </w:pPr>
      <w:rPr>
        <w:rFonts w:hint="default"/>
        <w:lang w:val="vi" w:eastAsia="en-US" w:bidi="ar-SA"/>
      </w:rPr>
    </w:lvl>
    <w:lvl w:ilvl="7" w:tplc="6F8239BA">
      <w:numFmt w:val="bullet"/>
      <w:lvlText w:val="•"/>
      <w:lvlJc w:val="left"/>
      <w:pPr>
        <w:ind w:left="7014" w:hanging="168"/>
      </w:pPr>
      <w:rPr>
        <w:rFonts w:hint="default"/>
        <w:lang w:val="vi" w:eastAsia="en-US" w:bidi="ar-SA"/>
      </w:rPr>
    </w:lvl>
    <w:lvl w:ilvl="8" w:tplc="EE6C287C">
      <w:numFmt w:val="bullet"/>
      <w:lvlText w:val="•"/>
      <w:lvlJc w:val="left"/>
      <w:pPr>
        <w:ind w:left="7996" w:hanging="168"/>
      </w:pPr>
      <w:rPr>
        <w:rFonts w:hint="default"/>
        <w:lang w:val="vi" w:eastAsia="en-US" w:bidi="ar-SA"/>
      </w:rPr>
    </w:lvl>
  </w:abstractNum>
  <w:abstractNum w:abstractNumId="30" w15:restartNumberingAfterBreak="0">
    <w:nsid w:val="6F590422"/>
    <w:multiLevelType w:val="hybridMultilevel"/>
    <w:tmpl w:val="6A3E32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965E6"/>
    <w:multiLevelType w:val="hybridMultilevel"/>
    <w:tmpl w:val="331E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7D58F6"/>
    <w:multiLevelType w:val="hybridMultilevel"/>
    <w:tmpl w:val="49AEE5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9547292">
    <w:abstractNumId w:val="31"/>
  </w:num>
  <w:num w:numId="2" w16cid:durableId="1740442290">
    <w:abstractNumId w:val="16"/>
  </w:num>
  <w:num w:numId="3" w16cid:durableId="1219826369">
    <w:abstractNumId w:val="27"/>
  </w:num>
  <w:num w:numId="4" w16cid:durableId="1758205450">
    <w:abstractNumId w:val="13"/>
  </w:num>
  <w:num w:numId="5" w16cid:durableId="1387298726">
    <w:abstractNumId w:val="24"/>
  </w:num>
  <w:num w:numId="6" w16cid:durableId="1032345552">
    <w:abstractNumId w:val="12"/>
  </w:num>
  <w:num w:numId="7" w16cid:durableId="562331380">
    <w:abstractNumId w:val="5"/>
  </w:num>
  <w:num w:numId="8" w16cid:durableId="845284306">
    <w:abstractNumId w:val="11"/>
  </w:num>
  <w:num w:numId="9" w16cid:durableId="317615747">
    <w:abstractNumId w:val="8"/>
  </w:num>
  <w:num w:numId="10" w16cid:durableId="146749293">
    <w:abstractNumId w:val="21"/>
  </w:num>
  <w:num w:numId="11" w16cid:durableId="181825201">
    <w:abstractNumId w:val="22"/>
  </w:num>
  <w:num w:numId="12" w16cid:durableId="639458377">
    <w:abstractNumId w:val="28"/>
  </w:num>
  <w:num w:numId="13" w16cid:durableId="1802914325">
    <w:abstractNumId w:val="20"/>
  </w:num>
  <w:num w:numId="14" w16cid:durableId="1081296174">
    <w:abstractNumId w:val="30"/>
  </w:num>
  <w:num w:numId="15" w16cid:durableId="297686302">
    <w:abstractNumId w:val="32"/>
  </w:num>
  <w:num w:numId="16" w16cid:durableId="437649662">
    <w:abstractNumId w:val="6"/>
  </w:num>
  <w:num w:numId="17" w16cid:durableId="1198271632">
    <w:abstractNumId w:val="7"/>
  </w:num>
  <w:num w:numId="18" w16cid:durableId="811561463">
    <w:abstractNumId w:val="0"/>
  </w:num>
  <w:num w:numId="19" w16cid:durableId="647975816">
    <w:abstractNumId w:val="23"/>
  </w:num>
  <w:num w:numId="20" w16cid:durableId="1075586322">
    <w:abstractNumId w:val="4"/>
  </w:num>
  <w:num w:numId="21" w16cid:durableId="1981956660">
    <w:abstractNumId w:val="3"/>
  </w:num>
  <w:num w:numId="22" w16cid:durableId="2068214996">
    <w:abstractNumId w:val="18"/>
  </w:num>
  <w:num w:numId="23" w16cid:durableId="1443066596">
    <w:abstractNumId w:val="1"/>
  </w:num>
  <w:num w:numId="24" w16cid:durableId="768282190">
    <w:abstractNumId w:val="25"/>
  </w:num>
  <w:num w:numId="25" w16cid:durableId="1824269810">
    <w:abstractNumId w:val="10"/>
  </w:num>
  <w:num w:numId="26" w16cid:durableId="2091154513">
    <w:abstractNumId w:val="9"/>
  </w:num>
  <w:num w:numId="27" w16cid:durableId="473254681">
    <w:abstractNumId w:val="29"/>
  </w:num>
  <w:num w:numId="28" w16cid:durableId="1521549697">
    <w:abstractNumId w:val="19"/>
  </w:num>
  <w:num w:numId="29" w16cid:durableId="142360723">
    <w:abstractNumId w:val="26"/>
  </w:num>
  <w:num w:numId="30" w16cid:durableId="194389782">
    <w:abstractNumId w:val="15"/>
  </w:num>
  <w:num w:numId="31" w16cid:durableId="580795680">
    <w:abstractNumId w:val="14"/>
  </w:num>
  <w:num w:numId="32" w16cid:durableId="410003429">
    <w:abstractNumId w:val="2"/>
  </w:num>
  <w:num w:numId="33" w16cid:durableId="2102986488">
    <w:abstractNumId w:val="17"/>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n Manh Cuong">
    <w15:presenceInfo w15:providerId="AD" w15:userId="S::3120219020@ued.udn.vn::c3471c18-396e-4e46-a438-a82679fb4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218"/>
    <w:rsid w:val="0000217F"/>
    <w:rsid w:val="00002DB8"/>
    <w:rsid w:val="0000483A"/>
    <w:rsid w:val="00004CE7"/>
    <w:rsid w:val="000142B6"/>
    <w:rsid w:val="000158D2"/>
    <w:rsid w:val="00015E0C"/>
    <w:rsid w:val="00020708"/>
    <w:rsid w:val="00022B75"/>
    <w:rsid w:val="0002631D"/>
    <w:rsid w:val="00027C10"/>
    <w:rsid w:val="00033A73"/>
    <w:rsid w:val="000361CB"/>
    <w:rsid w:val="00041717"/>
    <w:rsid w:val="000434D6"/>
    <w:rsid w:val="0004351F"/>
    <w:rsid w:val="0004787E"/>
    <w:rsid w:val="0005662B"/>
    <w:rsid w:val="00056BB3"/>
    <w:rsid w:val="00060E1A"/>
    <w:rsid w:val="00062D6B"/>
    <w:rsid w:val="00063414"/>
    <w:rsid w:val="000638E7"/>
    <w:rsid w:val="00063E3A"/>
    <w:rsid w:val="00064F2D"/>
    <w:rsid w:val="00064F7E"/>
    <w:rsid w:val="00067823"/>
    <w:rsid w:val="0007104F"/>
    <w:rsid w:val="0007355D"/>
    <w:rsid w:val="00075713"/>
    <w:rsid w:val="00076E9C"/>
    <w:rsid w:val="00080377"/>
    <w:rsid w:val="0009401A"/>
    <w:rsid w:val="000949D7"/>
    <w:rsid w:val="000956F0"/>
    <w:rsid w:val="00096B19"/>
    <w:rsid w:val="000A527D"/>
    <w:rsid w:val="000B1C6E"/>
    <w:rsid w:val="000B3DE6"/>
    <w:rsid w:val="000B53AF"/>
    <w:rsid w:val="000C0EE9"/>
    <w:rsid w:val="000C133C"/>
    <w:rsid w:val="000C2954"/>
    <w:rsid w:val="000C5B0C"/>
    <w:rsid w:val="000C636A"/>
    <w:rsid w:val="000D08C1"/>
    <w:rsid w:val="000D5C9E"/>
    <w:rsid w:val="000D630F"/>
    <w:rsid w:val="000E13B4"/>
    <w:rsid w:val="000E3DD1"/>
    <w:rsid w:val="000E5491"/>
    <w:rsid w:val="000E634E"/>
    <w:rsid w:val="000E65AF"/>
    <w:rsid w:val="000E65C2"/>
    <w:rsid w:val="000F00DE"/>
    <w:rsid w:val="000F55A9"/>
    <w:rsid w:val="001016B7"/>
    <w:rsid w:val="00104776"/>
    <w:rsid w:val="00107056"/>
    <w:rsid w:val="0010712E"/>
    <w:rsid w:val="00112098"/>
    <w:rsid w:val="00117E7E"/>
    <w:rsid w:val="00121C26"/>
    <w:rsid w:val="001247BB"/>
    <w:rsid w:val="00126CDE"/>
    <w:rsid w:val="001313DB"/>
    <w:rsid w:val="00140CED"/>
    <w:rsid w:val="00147214"/>
    <w:rsid w:val="00150E4B"/>
    <w:rsid w:val="00152D4C"/>
    <w:rsid w:val="00154697"/>
    <w:rsid w:val="0016547B"/>
    <w:rsid w:val="00172ADE"/>
    <w:rsid w:val="00173D68"/>
    <w:rsid w:val="00177C26"/>
    <w:rsid w:val="001804DE"/>
    <w:rsid w:val="001820FE"/>
    <w:rsid w:val="0018465D"/>
    <w:rsid w:val="00185532"/>
    <w:rsid w:val="001901D6"/>
    <w:rsid w:val="00191472"/>
    <w:rsid w:val="00191BB3"/>
    <w:rsid w:val="001A5126"/>
    <w:rsid w:val="001B417D"/>
    <w:rsid w:val="001C0C0B"/>
    <w:rsid w:val="001C1549"/>
    <w:rsid w:val="001C1A3E"/>
    <w:rsid w:val="001C5457"/>
    <w:rsid w:val="001D0393"/>
    <w:rsid w:val="001D0F4E"/>
    <w:rsid w:val="001D18DA"/>
    <w:rsid w:val="001D4C0B"/>
    <w:rsid w:val="001E41F8"/>
    <w:rsid w:val="001E53EF"/>
    <w:rsid w:val="001E624F"/>
    <w:rsid w:val="001F3F51"/>
    <w:rsid w:val="001F4437"/>
    <w:rsid w:val="001F4F08"/>
    <w:rsid w:val="001F6314"/>
    <w:rsid w:val="00210AA2"/>
    <w:rsid w:val="00210C64"/>
    <w:rsid w:val="00221EA1"/>
    <w:rsid w:val="002231F8"/>
    <w:rsid w:val="002259D8"/>
    <w:rsid w:val="00226E5E"/>
    <w:rsid w:val="0023336B"/>
    <w:rsid w:val="00234C09"/>
    <w:rsid w:val="002363B0"/>
    <w:rsid w:val="002371C4"/>
    <w:rsid w:val="00240C9F"/>
    <w:rsid w:val="002411F9"/>
    <w:rsid w:val="0024591A"/>
    <w:rsid w:val="00246F58"/>
    <w:rsid w:val="002473AB"/>
    <w:rsid w:val="002479DE"/>
    <w:rsid w:val="0025195D"/>
    <w:rsid w:val="00254DDA"/>
    <w:rsid w:val="002551C6"/>
    <w:rsid w:val="00255E77"/>
    <w:rsid w:val="00262065"/>
    <w:rsid w:val="00262241"/>
    <w:rsid w:val="00263181"/>
    <w:rsid w:val="0027111E"/>
    <w:rsid w:val="00281D97"/>
    <w:rsid w:val="002824F0"/>
    <w:rsid w:val="002849DA"/>
    <w:rsid w:val="00284ADC"/>
    <w:rsid w:val="0028646C"/>
    <w:rsid w:val="002869F8"/>
    <w:rsid w:val="00291DEB"/>
    <w:rsid w:val="00296B80"/>
    <w:rsid w:val="002A588C"/>
    <w:rsid w:val="002A7C49"/>
    <w:rsid w:val="002B250E"/>
    <w:rsid w:val="002B33C9"/>
    <w:rsid w:val="002B4DBA"/>
    <w:rsid w:val="002B7DB7"/>
    <w:rsid w:val="002C00F2"/>
    <w:rsid w:val="002C12D7"/>
    <w:rsid w:val="002C3379"/>
    <w:rsid w:val="002D2C14"/>
    <w:rsid w:val="002D3BBA"/>
    <w:rsid w:val="002E1C37"/>
    <w:rsid w:val="002E55B2"/>
    <w:rsid w:val="002E5BEB"/>
    <w:rsid w:val="002F1EDC"/>
    <w:rsid w:val="002F2B33"/>
    <w:rsid w:val="002F4CA7"/>
    <w:rsid w:val="00302C57"/>
    <w:rsid w:val="00303997"/>
    <w:rsid w:val="00303C61"/>
    <w:rsid w:val="003043D6"/>
    <w:rsid w:val="003049DF"/>
    <w:rsid w:val="0030507C"/>
    <w:rsid w:val="0030578C"/>
    <w:rsid w:val="00305DB2"/>
    <w:rsid w:val="003073C0"/>
    <w:rsid w:val="00310CBA"/>
    <w:rsid w:val="00313FB7"/>
    <w:rsid w:val="003238DD"/>
    <w:rsid w:val="00326AFD"/>
    <w:rsid w:val="00326E10"/>
    <w:rsid w:val="003279A2"/>
    <w:rsid w:val="0033059E"/>
    <w:rsid w:val="0033101B"/>
    <w:rsid w:val="003416F1"/>
    <w:rsid w:val="0034501A"/>
    <w:rsid w:val="003479AC"/>
    <w:rsid w:val="00352044"/>
    <w:rsid w:val="00353CE1"/>
    <w:rsid w:val="00355D85"/>
    <w:rsid w:val="00356393"/>
    <w:rsid w:val="00356882"/>
    <w:rsid w:val="00360182"/>
    <w:rsid w:val="003623B8"/>
    <w:rsid w:val="0036725C"/>
    <w:rsid w:val="00371639"/>
    <w:rsid w:val="00373357"/>
    <w:rsid w:val="00373706"/>
    <w:rsid w:val="00375F11"/>
    <w:rsid w:val="00377BC5"/>
    <w:rsid w:val="00381377"/>
    <w:rsid w:val="00383276"/>
    <w:rsid w:val="00384578"/>
    <w:rsid w:val="003879CA"/>
    <w:rsid w:val="00390D89"/>
    <w:rsid w:val="003920C7"/>
    <w:rsid w:val="00395167"/>
    <w:rsid w:val="00395B61"/>
    <w:rsid w:val="00395BF2"/>
    <w:rsid w:val="003A47A5"/>
    <w:rsid w:val="003A5060"/>
    <w:rsid w:val="003A7712"/>
    <w:rsid w:val="003B0181"/>
    <w:rsid w:val="003B091F"/>
    <w:rsid w:val="003B1247"/>
    <w:rsid w:val="003B1323"/>
    <w:rsid w:val="003B2FBB"/>
    <w:rsid w:val="003C110E"/>
    <w:rsid w:val="003C2A56"/>
    <w:rsid w:val="003C2BD2"/>
    <w:rsid w:val="003C3118"/>
    <w:rsid w:val="003C4FD7"/>
    <w:rsid w:val="003D3CBC"/>
    <w:rsid w:val="003D40EE"/>
    <w:rsid w:val="003E2573"/>
    <w:rsid w:val="003E5BA8"/>
    <w:rsid w:val="003E5F1D"/>
    <w:rsid w:val="003E672C"/>
    <w:rsid w:val="003E7AA3"/>
    <w:rsid w:val="003F055D"/>
    <w:rsid w:val="003F60E5"/>
    <w:rsid w:val="004010A2"/>
    <w:rsid w:val="00401E5C"/>
    <w:rsid w:val="00402AF2"/>
    <w:rsid w:val="00410329"/>
    <w:rsid w:val="00410A6F"/>
    <w:rsid w:val="00413F87"/>
    <w:rsid w:val="0041417C"/>
    <w:rsid w:val="004141F5"/>
    <w:rsid w:val="00414AB7"/>
    <w:rsid w:val="004169EF"/>
    <w:rsid w:val="00417DEC"/>
    <w:rsid w:val="00421734"/>
    <w:rsid w:val="00423F5A"/>
    <w:rsid w:val="00431243"/>
    <w:rsid w:val="00431FEB"/>
    <w:rsid w:val="00434ACC"/>
    <w:rsid w:val="00437527"/>
    <w:rsid w:val="0044013B"/>
    <w:rsid w:val="00441E02"/>
    <w:rsid w:val="0044361A"/>
    <w:rsid w:val="00443F08"/>
    <w:rsid w:val="004469F1"/>
    <w:rsid w:val="00450356"/>
    <w:rsid w:val="00450690"/>
    <w:rsid w:val="00451D5C"/>
    <w:rsid w:val="00452430"/>
    <w:rsid w:val="004525B2"/>
    <w:rsid w:val="004531F8"/>
    <w:rsid w:val="0045494A"/>
    <w:rsid w:val="00457ADA"/>
    <w:rsid w:val="00462538"/>
    <w:rsid w:val="004628F9"/>
    <w:rsid w:val="00471E71"/>
    <w:rsid w:val="004743CB"/>
    <w:rsid w:val="004744BF"/>
    <w:rsid w:val="00476E69"/>
    <w:rsid w:val="004777E2"/>
    <w:rsid w:val="00483FEB"/>
    <w:rsid w:val="004862CA"/>
    <w:rsid w:val="00492711"/>
    <w:rsid w:val="00493883"/>
    <w:rsid w:val="004939A6"/>
    <w:rsid w:val="004A0076"/>
    <w:rsid w:val="004A170E"/>
    <w:rsid w:val="004A4C0A"/>
    <w:rsid w:val="004A6073"/>
    <w:rsid w:val="004A6787"/>
    <w:rsid w:val="004B0256"/>
    <w:rsid w:val="004B0372"/>
    <w:rsid w:val="004B2A31"/>
    <w:rsid w:val="004B58EA"/>
    <w:rsid w:val="004B7625"/>
    <w:rsid w:val="004B7F1B"/>
    <w:rsid w:val="004C05E2"/>
    <w:rsid w:val="004C1A27"/>
    <w:rsid w:val="004C4E28"/>
    <w:rsid w:val="004D3538"/>
    <w:rsid w:val="004D706D"/>
    <w:rsid w:val="004D7FBE"/>
    <w:rsid w:val="004E3C8E"/>
    <w:rsid w:val="004E6B68"/>
    <w:rsid w:val="004E7CBA"/>
    <w:rsid w:val="005013E3"/>
    <w:rsid w:val="00503E10"/>
    <w:rsid w:val="00507916"/>
    <w:rsid w:val="0051434D"/>
    <w:rsid w:val="00516B0C"/>
    <w:rsid w:val="00520866"/>
    <w:rsid w:val="00520BA4"/>
    <w:rsid w:val="00523A20"/>
    <w:rsid w:val="00525003"/>
    <w:rsid w:val="005267DE"/>
    <w:rsid w:val="005352C9"/>
    <w:rsid w:val="0054333E"/>
    <w:rsid w:val="005440D2"/>
    <w:rsid w:val="00544510"/>
    <w:rsid w:val="00550CE6"/>
    <w:rsid w:val="005516B3"/>
    <w:rsid w:val="00554DEC"/>
    <w:rsid w:val="00555BDE"/>
    <w:rsid w:val="005635E4"/>
    <w:rsid w:val="0056490F"/>
    <w:rsid w:val="00565009"/>
    <w:rsid w:val="00582ED5"/>
    <w:rsid w:val="00584407"/>
    <w:rsid w:val="00585FC9"/>
    <w:rsid w:val="005873D3"/>
    <w:rsid w:val="0059040D"/>
    <w:rsid w:val="005938EC"/>
    <w:rsid w:val="00596B74"/>
    <w:rsid w:val="005976C1"/>
    <w:rsid w:val="0059792F"/>
    <w:rsid w:val="00597B02"/>
    <w:rsid w:val="005A2F0E"/>
    <w:rsid w:val="005B2C6A"/>
    <w:rsid w:val="005C0207"/>
    <w:rsid w:val="005C2196"/>
    <w:rsid w:val="005C60E3"/>
    <w:rsid w:val="005D43CC"/>
    <w:rsid w:val="005E1E68"/>
    <w:rsid w:val="005E486F"/>
    <w:rsid w:val="005F088A"/>
    <w:rsid w:val="005F2173"/>
    <w:rsid w:val="005F3436"/>
    <w:rsid w:val="005F3AE5"/>
    <w:rsid w:val="005F3E3E"/>
    <w:rsid w:val="005F5D64"/>
    <w:rsid w:val="0060032D"/>
    <w:rsid w:val="006009DC"/>
    <w:rsid w:val="00606FDA"/>
    <w:rsid w:val="0061058F"/>
    <w:rsid w:val="0061255E"/>
    <w:rsid w:val="00620BC8"/>
    <w:rsid w:val="00621DC4"/>
    <w:rsid w:val="00622794"/>
    <w:rsid w:val="00622B8B"/>
    <w:rsid w:val="00623DAF"/>
    <w:rsid w:val="00632CFD"/>
    <w:rsid w:val="0063360D"/>
    <w:rsid w:val="00641AF8"/>
    <w:rsid w:val="00644F83"/>
    <w:rsid w:val="0065067B"/>
    <w:rsid w:val="00654E46"/>
    <w:rsid w:val="00655B94"/>
    <w:rsid w:val="00663C34"/>
    <w:rsid w:val="00665FF1"/>
    <w:rsid w:val="00667862"/>
    <w:rsid w:val="0067041B"/>
    <w:rsid w:val="00673A71"/>
    <w:rsid w:val="00674794"/>
    <w:rsid w:val="0068073B"/>
    <w:rsid w:val="0068463B"/>
    <w:rsid w:val="00684946"/>
    <w:rsid w:val="00685082"/>
    <w:rsid w:val="006879B3"/>
    <w:rsid w:val="00687A4B"/>
    <w:rsid w:val="006958A5"/>
    <w:rsid w:val="00696901"/>
    <w:rsid w:val="006A191F"/>
    <w:rsid w:val="006A1B06"/>
    <w:rsid w:val="006A4196"/>
    <w:rsid w:val="006A45F6"/>
    <w:rsid w:val="006B14B5"/>
    <w:rsid w:val="006B1A62"/>
    <w:rsid w:val="006B7DB6"/>
    <w:rsid w:val="006C1B1F"/>
    <w:rsid w:val="006C1F0B"/>
    <w:rsid w:val="006C5879"/>
    <w:rsid w:val="006D08D1"/>
    <w:rsid w:val="006D0901"/>
    <w:rsid w:val="006D0B38"/>
    <w:rsid w:val="006D1899"/>
    <w:rsid w:val="006D24E1"/>
    <w:rsid w:val="006D3960"/>
    <w:rsid w:val="006E0BF6"/>
    <w:rsid w:val="006E281C"/>
    <w:rsid w:val="006E5FD9"/>
    <w:rsid w:val="006E6C70"/>
    <w:rsid w:val="006F0915"/>
    <w:rsid w:val="006F3028"/>
    <w:rsid w:val="006F57F2"/>
    <w:rsid w:val="006F5F05"/>
    <w:rsid w:val="00700367"/>
    <w:rsid w:val="00700974"/>
    <w:rsid w:val="00700E59"/>
    <w:rsid w:val="007209C4"/>
    <w:rsid w:val="007343BA"/>
    <w:rsid w:val="00734B1F"/>
    <w:rsid w:val="00736C37"/>
    <w:rsid w:val="00741660"/>
    <w:rsid w:val="00741F0D"/>
    <w:rsid w:val="00744531"/>
    <w:rsid w:val="00745C0C"/>
    <w:rsid w:val="00751670"/>
    <w:rsid w:val="00751A1F"/>
    <w:rsid w:val="00754360"/>
    <w:rsid w:val="00755CBD"/>
    <w:rsid w:val="00757AB6"/>
    <w:rsid w:val="007628C1"/>
    <w:rsid w:val="00763DF4"/>
    <w:rsid w:val="00766043"/>
    <w:rsid w:val="00767F82"/>
    <w:rsid w:val="00770DF1"/>
    <w:rsid w:val="007725C2"/>
    <w:rsid w:val="00772842"/>
    <w:rsid w:val="00773AF3"/>
    <w:rsid w:val="007757D5"/>
    <w:rsid w:val="00776DA0"/>
    <w:rsid w:val="00776FF7"/>
    <w:rsid w:val="00777476"/>
    <w:rsid w:val="007775AF"/>
    <w:rsid w:val="007814A5"/>
    <w:rsid w:val="007845E8"/>
    <w:rsid w:val="00785134"/>
    <w:rsid w:val="0079165E"/>
    <w:rsid w:val="007946A7"/>
    <w:rsid w:val="00796F5E"/>
    <w:rsid w:val="007A1AB6"/>
    <w:rsid w:val="007A2CC5"/>
    <w:rsid w:val="007A7F48"/>
    <w:rsid w:val="007B0632"/>
    <w:rsid w:val="007B301B"/>
    <w:rsid w:val="007B33AA"/>
    <w:rsid w:val="007B4287"/>
    <w:rsid w:val="007B611C"/>
    <w:rsid w:val="007C1AE2"/>
    <w:rsid w:val="007D0F0D"/>
    <w:rsid w:val="007D14EF"/>
    <w:rsid w:val="007D1BB2"/>
    <w:rsid w:val="007D1E29"/>
    <w:rsid w:val="007D52D7"/>
    <w:rsid w:val="007E727F"/>
    <w:rsid w:val="007F33F4"/>
    <w:rsid w:val="007F3EE2"/>
    <w:rsid w:val="007F4892"/>
    <w:rsid w:val="007F4C57"/>
    <w:rsid w:val="007F5198"/>
    <w:rsid w:val="007F540E"/>
    <w:rsid w:val="007F7BC8"/>
    <w:rsid w:val="00800607"/>
    <w:rsid w:val="00804A13"/>
    <w:rsid w:val="00805297"/>
    <w:rsid w:val="008110A6"/>
    <w:rsid w:val="00811ADF"/>
    <w:rsid w:val="00812470"/>
    <w:rsid w:val="008141C0"/>
    <w:rsid w:val="0081553B"/>
    <w:rsid w:val="00815A9C"/>
    <w:rsid w:val="00822C5D"/>
    <w:rsid w:val="008236A1"/>
    <w:rsid w:val="0082456B"/>
    <w:rsid w:val="0082606A"/>
    <w:rsid w:val="00827DD6"/>
    <w:rsid w:val="008307E9"/>
    <w:rsid w:val="00832077"/>
    <w:rsid w:val="00832AA7"/>
    <w:rsid w:val="008349A6"/>
    <w:rsid w:val="00835584"/>
    <w:rsid w:val="00835DF5"/>
    <w:rsid w:val="00836918"/>
    <w:rsid w:val="008374EF"/>
    <w:rsid w:val="00840B82"/>
    <w:rsid w:val="00846F8F"/>
    <w:rsid w:val="008538F8"/>
    <w:rsid w:val="0086047F"/>
    <w:rsid w:val="008618AC"/>
    <w:rsid w:val="008625ED"/>
    <w:rsid w:val="008652A2"/>
    <w:rsid w:val="0086612F"/>
    <w:rsid w:val="00870634"/>
    <w:rsid w:val="008745CB"/>
    <w:rsid w:val="008747A0"/>
    <w:rsid w:val="00876F2F"/>
    <w:rsid w:val="00877EC1"/>
    <w:rsid w:val="0088180B"/>
    <w:rsid w:val="008841BF"/>
    <w:rsid w:val="00886A02"/>
    <w:rsid w:val="008920B4"/>
    <w:rsid w:val="008A0D92"/>
    <w:rsid w:val="008A1EC9"/>
    <w:rsid w:val="008A2FF6"/>
    <w:rsid w:val="008A3498"/>
    <w:rsid w:val="008A76FD"/>
    <w:rsid w:val="008B0B6F"/>
    <w:rsid w:val="008B4F80"/>
    <w:rsid w:val="008B708F"/>
    <w:rsid w:val="008C209D"/>
    <w:rsid w:val="008C55F9"/>
    <w:rsid w:val="008C5F20"/>
    <w:rsid w:val="008C7493"/>
    <w:rsid w:val="008D3400"/>
    <w:rsid w:val="008D6217"/>
    <w:rsid w:val="008E08FB"/>
    <w:rsid w:val="008E0EA3"/>
    <w:rsid w:val="008E12E8"/>
    <w:rsid w:val="008E27E9"/>
    <w:rsid w:val="008E298F"/>
    <w:rsid w:val="008E4376"/>
    <w:rsid w:val="008F13B1"/>
    <w:rsid w:val="008F249D"/>
    <w:rsid w:val="008F73EC"/>
    <w:rsid w:val="0090192C"/>
    <w:rsid w:val="009026AE"/>
    <w:rsid w:val="009050C8"/>
    <w:rsid w:val="0091164D"/>
    <w:rsid w:val="00923EAC"/>
    <w:rsid w:val="00927791"/>
    <w:rsid w:val="009306A7"/>
    <w:rsid w:val="00932726"/>
    <w:rsid w:val="0093377A"/>
    <w:rsid w:val="00933EDB"/>
    <w:rsid w:val="00936A05"/>
    <w:rsid w:val="00937FC1"/>
    <w:rsid w:val="00944E42"/>
    <w:rsid w:val="00945372"/>
    <w:rsid w:val="009523E3"/>
    <w:rsid w:val="009541BF"/>
    <w:rsid w:val="00956AD8"/>
    <w:rsid w:val="00964D0D"/>
    <w:rsid w:val="00967E1B"/>
    <w:rsid w:val="009727F7"/>
    <w:rsid w:val="00975377"/>
    <w:rsid w:val="009766E4"/>
    <w:rsid w:val="00976AC3"/>
    <w:rsid w:val="009770BB"/>
    <w:rsid w:val="009774D2"/>
    <w:rsid w:val="009807E7"/>
    <w:rsid w:val="00980C98"/>
    <w:rsid w:val="00982957"/>
    <w:rsid w:val="00983D32"/>
    <w:rsid w:val="00986516"/>
    <w:rsid w:val="00990131"/>
    <w:rsid w:val="0099370A"/>
    <w:rsid w:val="00993E17"/>
    <w:rsid w:val="00994FE2"/>
    <w:rsid w:val="009956EE"/>
    <w:rsid w:val="009971C2"/>
    <w:rsid w:val="009A0771"/>
    <w:rsid w:val="009A0E55"/>
    <w:rsid w:val="009A10B3"/>
    <w:rsid w:val="009A1721"/>
    <w:rsid w:val="009A1B5C"/>
    <w:rsid w:val="009A2BE2"/>
    <w:rsid w:val="009B24A4"/>
    <w:rsid w:val="009C3567"/>
    <w:rsid w:val="009C4CF5"/>
    <w:rsid w:val="009C4FFD"/>
    <w:rsid w:val="009C5DC8"/>
    <w:rsid w:val="009C63FE"/>
    <w:rsid w:val="009D05C9"/>
    <w:rsid w:val="009D0924"/>
    <w:rsid w:val="009D2623"/>
    <w:rsid w:val="009D5A6F"/>
    <w:rsid w:val="009D7311"/>
    <w:rsid w:val="009D7C03"/>
    <w:rsid w:val="009E439B"/>
    <w:rsid w:val="009E4C9E"/>
    <w:rsid w:val="009E7B72"/>
    <w:rsid w:val="009F5B4C"/>
    <w:rsid w:val="009F7DF4"/>
    <w:rsid w:val="00A03338"/>
    <w:rsid w:val="00A04CA2"/>
    <w:rsid w:val="00A06B5E"/>
    <w:rsid w:val="00A10F57"/>
    <w:rsid w:val="00A11B19"/>
    <w:rsid w:val="00A16178"/>
    <w:rsid w:val="00A276BF"/>
    <w:rsid w:val="00A314C7"/>
    <w:rsid w:val="00A34978"/>
    <w:rsid w:val="00A4115F"/>
    <w:rsid w:val="00A468C4"/>
    <w:rsid w:val="00A51F25"/>
    <w:rsid w:val="00A5231B"/>
    <w:rsid w:val="00A537FF"/>
    <w:rsid w:val="00A559D9"/>
    <w:rsid w:val="00A56BA7"/>
    <w:rsid w:val="00A6262F"/>
    <w:rsid w:val="00A65D4C"/>
    <w:rsid w:val="00A67BCB"/>
    <w:rsid w:val="00A704DA"/>
    <w:rsid w:val="00A72654"/>
    <w:rsid w:val="00A75AF7"/>
    <w:rsid w:val="00A77325"/>
    <w:rsid w:val="00A82FB7"/>
    <w:rsid w:val="00A84AA6"/>
    <w:rsid w:val="00A90EE9"/>
    <w:rsid w:val="00A912EB"/>
    <w:rsid w:val="00A94C18"/>
    <w:rsid w:val="00AA0577"/>
    <w:rsid w:val="00AA0F6F"/>
    <w:rsid w:val="00AA4DB3"/>
    <w:rsid w:val="00AA6F51"/>
    <w:rsid w:val="00AB193A"/>
    <w:rsid w:val="00AB3E54"/>
    <w:rsid w:val="00AB53A2"/>
    <w:rsid w:val="00AB5BA9"/>
    <w:rsid w:val="00AD2719"/>
    <w:rsid w:val="00AE0F44"/>
    <w:rsid w:val="00AE14CC"/>
    <w:rsid w:val="00AE24A2"/>
    <w:rsid w:val="00AE3E4E"/>
    <w:rsid w:val="00AE3E72"/>
    <w:rsid w:val="00AE4CDA"/>
    <w:rsid w:val="00AF48C7"/>
    <w:rsid w:val="00AF6198"/>
    <w:rsid w:val="00B210F7"/>
    <w:rsid w:val="00B2189B"/>
    <w:rsid w:val="00B251AF"/>
    <w:rsid w:val="00B27C43"/>
    <w:rsid w:val="00B311CD"/>
    <w:rsid w:val="00B337AD"/>
    <w:rsid w:val="00B37CE0"/>
    <w:rsid w:val="00B43B7F"/>
    <w:rsid w:val="00B44167"/>
    <w:rsid w:val="00B454B9"/>
    <w:rsid w:val="00B53D9C"/>
    <w:rsid w:val="00B64524"/>
    <w:rsid w:val="00B64D96"/>
    <w:rsid w:val="00B66E5A"/>
    <w:rsid w:val="00B730E6"/>
    <w:rsid w:val="00B75DCC"/>
    <w:rsid w:val="00B810D1"/>
    <w:rsid w:val="00B846E4"/>
    <w:rsid w:val="00B85CD5"/>
    <w:rsid w:val="00B864B1"/>
    <w:rsid w:val="00B90416"/>
    <w:rsid w:val="00B90B71"/>
    <w:rsid w:val="00B92D04"/>
    <w:rsid w:val="00B92E72"/>
    <w:rsid w:val="00B96CE9"/>
    <w:rsid w:val="00BA0130"/>
    <w:rsid w:val="00BA19D9"/>
    <w:rsid w:val="00BB008E"/>
    <w:rsid w:val="00BB4543"/>
    <w:rsid w:val="00BB7EBA"/>
    <w:rsid w:val="00BC08A7"/>
    <w:rsid w:val="00BC2668"/>
    <w:rsid w:val="00BC3FF8"/>
    <w:rsid w:val="00BC42D1"/>
    <w:rsid w:val="00BD540D"/>
    <w:rsid w:val="00BD569C"/>
    <w:rsid w:val="00BE14CE"/>
    <w:rsid w:val="00BE2D8B"/>
    <w:rsid w:val="00BE4897"/>
    <w:rsid w:val="00BE5E47"/>
    <w:rsid w:val="00BE750A"/>
    <w:rsid w:val="00BF63CF"/>
    <w:rsid w:val="00C02F2C"/>
    <w:rsid w:val="00C037DD"/>
    <w:rsid w:val="00C03806"/>
    <w:rsid w:val="00C07F47"/>
    <w:rsid w:val="00C101A4"/>
    <w:rsid w:val="00C125AF"/>
    <w:rsid w:val="00C13E6A"/>
    <w:rsid w:val="00C14865"/>
    <w:rsid w:val="00C164D5"/>
    <w:rsid w:val="00C23F99"/>
    <w:rsid w:val="00C26515"/>
    <w:rsid w:val="00C265CD"/>
    <w:rsid w:val="00C2768A"/>
    <w:rsid w:val="00C27EFD"/>
    <w:rsid w:val="00C312A3"/>
    <w:rsid w:val="00C32267"/>
    <w:rsid w:val="00C32911"/>
    <w:rsid w:val="00C3315D"/>
    <w:rsid w:val="00C3345B"/>
    <w:rsid w:val="00C33699"/>
    <w:rsid w:val="00C33E5E"/>
    <w:rsid w:val="00C35DC0"/>
    <w:rsid w:val="00C37F7C"/>
    <w:rsid w:val="00C4635B"/>
    <w:rsid w:val="00C5734F"/>
    <w:rsid w:val="00C614A8"/>
    <w:rsid w:val="00C61CBF"/>
    <w:rsid w:val="00C709FF"/>
    <w:rsid w:val="00C71184"/>
    <w:rsid w:val="00C83FC6"/>
    <w:rsid w:val="00C900D2"/>
    <w:rsid w:val="00CA3479"/>
    <w:rsid w:val="00CA594D"/>
    <w:rsid w:val="00CA6335"/>
    <w:rsid w:val="00CB0A21"/>
    <w:rsid w:val="00CB3CFA"/>
    <w:rsid w:val="00CC38A9"/>
    <w:rsid w:val="00CC45A1"/>
    <w:rsid w:val="00CC6D31"/>
    <w:rsid w:val="00CD0218"/>
    <w:rsid w:val="00CD0E3B"/>
    <w:rsid w:val="00CD6F12"/>
    <w:rsid w:val="00CE33D8"/>
    <w:rsid w:val="00CE3EF3"/>
    <w:rsid w:val="00CE6F6E"/>
    <w:rsid w:val="00CF329E"/>
    <w:rsid w:val="00CF46F1"/>
    <w:rsid w:val="00CF49BB"/>
    <w:rsid w:val="00CF69EE"/>
    <w:rsid w:val="00CF7FB9"/>
    <w:rsid w:val="00D01C06"/>
    <w:rsid w:val="00D041C3"/>
    <w:rsid w:val="00D0694B"/>
    <w:rsid w:val="00D10EA1"/>
    <w:rsid w:val="00D11693"/>
    <w:rsid w:val="00D11A37"/>
    <w:rsid w:val="00D13472"/>
    <w:rsid w:val="00D13A71"/>
    <w:rsid w:val="00D1434A"/>
    <w:rsid w:val="00D16862"/>
    <w:rsid w:val="00D21E8C"/>
    <w:rsid w:val="00D329EB"/>
    <w:rsid w:val="00D33CF7"/>
    <w:rsid w:val="00D36AD7"/>
    <w:rsid w:val="00D36F2F"/>
    <w:rsid w:val="00D376B6"/>
    <w:rsid w:val="00D454A7"/>
    <w:rsid w:val="00D53D56"/>
    <w:rsid w:val="00D53DE6"/>
    <w:rsid w:val="00D57449"/>
    <w:rsid w:val="00D63C9B"/>
    <w:rsid w:val="00D6499C"/>
    <w:rsid w:val="00D6736B"/>
    <w:rsid w:val="00D67C6A"/>
    <w:rsid w:val="00D72BB4"/>
    <w:rsid w:val="00D74BBB"/>
    <w:rsid w:val="00D757DA"/>
    <w:rsid w:val="00D771E7"/>
    <w:rsid w:val="00D77CA8"/>
    <w:rsid w:val="00D81695"/>
    <w:rsid w:val="00D8305D"/>
    <w:rsid w:val="00D8346D"/>
    <w:rsid w:val="00D83744"/>
    <w:rsid w:val="00D842C4"/>
    <w:rsid w:val="00D86C0B"/>
    <w:rsid w:val="00D87D39"/>
    <w:rsid w:val="00D91823"/>
    <w:rsid w:val="00D96B76"/>
    <w:rsid w:val="00D96F0B"/>
    <w:rsid w:val="00DA14A6"/>
    <w:rsid w:val="00DA1FDF"/>
    <w:rsid w:val="00DA258A"/>
    <w:rsid w:val="00DB1D2E"/>
    <w:rsid w:val="00DB69E6"/>
    <w:rsid w:val="00DC13F0"/>
    <w:rsid w:val="00DD0234"/>
    <w:rsid w:val="00DD0977"/>
    <w:rsid w:val="00DD619A"/>
    <w:rsid w:val="00DD69A2"/>
    <w:rsid w:val="00DD6FB9"/>
    <w:rsid w:val="00DE0D55"/>
    <w:rsid w:val="00DF0389"/>
    <w:rsid w:val="00DF4085"/>
    <w:rsid w:val="00DF5D3F"/>
    <w:rsid w:val="00DF7390"/>
    <w:rsid w:val="00E02149"/>
    <w:rsid w:val="00E04F9D"/>
    <w:rsid w:val="00E0517E"/>
    <w:rsid w:val="00E07A8F"/>
    <w:rsid w:val="00E10E4A"/>
    <w:rsid w:val="00E119F5"/>
    <w:rsid w:val="00E11B51"/>
    <w:rsid w:val="00E12768"/>
    <w:rsid w:val="00E12EEB"/>
    <w:rsid w:val="00E12FC4"/>
    <w:rsid w:val="00E15639"/>
    <w:rsid w:val="00E21DF2"/>
    <w:rsid w:val="00E243E9"/>
    <w:rsid w:val="00E25375"/>
    <w:rsid w:val="00E31E44"/>
    <w:rsid w:val="00E40BCA"/>
    <w:rsid w:val="00E4154D"/>
    <w:rsid w:val="00E500AB"/>
    <w:rsid w:val="00E54078"/>
    <w:rsid w:val="00E55623"/>
    <w:rsid w:val="00E56603"/>
    <w:rsid w:val="00E6081B"/>
    <w:rsid w:val="00E6339F"/>
    <w:rsid w:val="00E65DCC"/>
    <w:rsid w:val="00E6668F"/>
    <w:rsid w:val="00E67A82"/>
    <w:rsid w:val="00E7133E"/>
    <w:rsid w:val="00E71711"/>
    <w:rsid w:val="00E71C96"/>
    <w:rsid w:val="00E734AD"/>
    <w:rsid w:val="00E76112"/>
    <w:rsid w:val="00E86B21"/>
    <w:rsid w:val="00E9687A"/>
    <w:rsid w:val="00EA01E2"/>
    <w:rsid w:val="00EA0C88"/>
    <w:rsid w:val="00EA4F13"/>
    <w:rsid w:val="00EB3DDE"/>
    <w:rsid w:val="00EB4265"/>
    <w:rsid w:val="00EB55FF"/>
    <w:rsid w:val="00EB5FAA"/>
    <w:rsid w:val="00EB60A9"/>
    <w:rsid w:val="00EB7D7F"/>
    <w:rsid w:val="00EC208F"/>
    <w:rsid w:val="00EC32CA"/>
    <w:rsid w:val="00EC3357"/>
    <w:rsid w:val="00EC46DB"/>
    <w:rsid w:val="00EC4BE2"/>
    <w:rsid w:val="00EC51F8"/>
    <w:rsid w:val="00EC7DF1"/>
    <w:rsid w:val="00ED1107"/>
    <w:rsid w:val="00ED32D7"/>
    <w:rsid w:val="00ED3C79"/>
    <w:rsid w:val="00ED5118"/>
    <w:rsid w:val="00ED795B"/>
    <w:rsid w:val="00EE4F73"/>
    <w:rsid w:val="00EE650C"/>
    <w:rsid w:val="00EF1950"/>
    <w:rsid w:val="00F05988"/>
    <w:rsid w:val="00F06A76"/>
    <w:rsid w:val="00F103E8"/>
    <w:rsid w:val="00F15C0D"/>
    <w:rsid w:val="00F161F4"/>
    <w:rsid w:val="00F1665A"/>
    <w:rsid w:val="00F16AA5"/>
    <w:rsid w:val="00F16FA5"/>
    <w:rsid w:val="00F201D1"/>
    <w:rsid w:val="00F2434D"/>
    <w:rsid w:val="00F304FD"/>
    <w:rsid w:val="00F33D17"/>
    <w:rsid w:val="00F346E1"/>
    <w:rsid w:val="00F34FC7"/>
    <w:rsid w:val="00F350DE"/>
    <w:rsid w:val="00F4694C"/>
    <w:rsid w:val="00F50077"/>
    <w:rsid w:val="00F50AF4"/>
    <w:rsid w:val="00F55B3E"/>
    <w:rsid w:val="00F55BA0"/>
    <w:rsid w:val="00F57CCA"/>
    <w:rsid w:val="00F61383"/>
    <w:rsid w:val="00F63152"/>
    <w:rsid w:val="00F64B90"/>
    <w:rsid w:val="00F65F50"/>
    <w:rsid w:val="00F734AC"/>
    <w:rsid w:val="00F75EBB"/>
    <w:rsid w:val="00F76634"/>
    <w:rsid w:val="00F81F85"/>
    <w:rsid w:val="00F82FD7"/>
    <w:rsid w:val="00F87ED0"/>
    <w:rsid w:val="00F9332B"/>
    <w:rsid w:val="00F93A03"/>
    <w:rsid w:val="00F94720"/>
    <w:rsid w:val="00F975F5"/>
    <w:rsid w:val="00F97F02"/>
    <w:rsid w:val="00FA62F7"/>
    <w:rsid w:val="00FB2BBD"/>
    <w:rsid w:val="00FB4B48"/>
    <w:rsid w:val="00FB4DEB"/>
    <w:rsid w:val="00FC079A"/>
    <w:rsid w:val="00FC2BF2"/>
    <w:rsid w:val="00FC59F1"/>
    <w:rsid w:val="00FC7A09"/>
    <w:rsid w:val="00FD0151"/>
    <w:rsid w:val="00FD15D3"/>
    <w:rsid w:val="00FD235E"/>
    <w:rsid w:val="00FD47A0"/>
    <w:rsid w:val="00FE0A27"/>
    <w:rsid w:val="00FE3B35"/>
    <w:rsid w:val="00FE47C8"/>
    <w:rsid w:val="00FF02BC"/>
    <w:rsid w:val="00FF170D"/>
    <w:rsid w:val="00FF1ABD"/>
    <w:rsid w:val="00FF5DF6"/>
    <w:rsid w:val="00FF6340"/>
    <w:rsid w:val="010E2BA5"/>
    <w:rsid w:val="04654DB8"/>
    <w:rsid w:val="052B7E51"/>
    <w:rsid w:val="06818ADA"/>
    <w:rsid w:val="069EE11C"/>
    <w:rsid w:val="0B6C5DF2"/>
    <w:rsid w:val="0E32D48C"/>
    <w:rsid w:val="0F53C6D7"/>
    <w:rsid w:val="10ED9EFA"/>
    <w:rsid w:val="15140A81"/>
    <w:rsid w:val="186113FF"/>
    <w:rsid w:val="1BCBD961"/>
    <w:rsid w:val="20620E4A"/>
    <w:rsid w:val="207FC933"/>
    <w:rsid w:val="276C7883"/>
    <w:rsid w:val="2968A21D"/>
    <w:rsid w:val="296DB1C6"/>
    <w:rsid w:val="29BF64BC"/>
    <w:rsid w:val="2CEB9A34"/>
    <w:rsid w:val="2DC1958B"/>
    <w:rsid w:val="2DD4D433"/>
    <w:rsid w:val="2FCBC3F0"/>
    <w:rsid w:val="3008734A"/>
    <w:rsid w:val="31C01023"/>
    <w:rsid w:val="32CAEDD5"/>
    <w:rsid w:val="33C79972"/>
    <w:rsid w:val="34C55DC3"/>
    <w:rsid w:val="3525FAC8"/>
    <w:rsid w:val="39FA0363"/>
    <w:rsid w:val="3BD1E209"/>
    <w:rsid w:val="3D514287"/>
    <w:rsid w:val="3DEE1F2B"/>
    <w:rsid w:val="3DF1792A"/>
    <w:rsid w:val="45C33BC0"/>
    <w:rsid w:val="460BD840"/>
    <w:rsid w:val="4714F957"/>
    <w:rsid w:val="473A3C24"/>
    <w:rsid w:val="4743FAAA"/>
    <w:rsid w:val="48BFD980"/>
    <w:rsid w:val="4937C23E"/>
    <w:rsid w:val="5248A6CE"/>
    <w:rsid w:val="54AAFF37"/>
    <w:rsid w:val="54F57D00"/>
    <w:rsid w:val="57BCD04C"/>
    <w:rsid w:val="57F83B86"/>
    <w:rsid w:val="581DB124"/>
    <w:rsid w:val="595E1F69"/>
    <w:rsid w:val="59F4C581"/>
    <w:rsid w:val="5BE75F20"/>
    <w:rsid w:val="5F95EC81"/>
    <w:rsid w:val="60DEE420"/>
    <w:rsid w:val="6262BC0F"/>
    <w:rsid w:val="633241F1"/>
    <w:rsid w:val="64A62AF6"/>
    <w:rsid w:val="64DD54EB"/>
    <w:rsid w:val="66687755"/>
    <w:rsid w:val="67CA3D42"/>
    <w:rsid w:val="69F948D2"/>
    <w:rsid w:val="6B164AA1"/>
    <w:rsid w:val="6CB900D6"/>
    <w:rsid w:val="6CD062CB"/>
    <w:rsid w:val="70D329B4"/>
    <w:rsid w:val="71386B42"/>
    <w:rsid w:val="72387B76"/>
    <w:rsid w:val="74692630"/>
    <w:rsid w:val="751101C8"/>
    <w:rsid w:val="76BBD759"/>
    <w:rsid w:val="76BF6DC6"/>
    <w:rsid w:val="7718EC4B"/>
    <w:rsid w:val="77DCC9A4"/>
    <w:rsid w:val="78D61C3D"/>
    <w:rsid w:val="78DE204C"/>
    <w:rsid w:val="796A9041"/>
    <w:rsid w:val="7A269CBB"/>
    <w:rsid w:val="7B87C098"/>
    <w:rsid w:val="7D7CF485"/>
    <w:rsid w:val="7F75B5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B582B"/>
  <w15:chartTrackingRefBased/>
  <w15:docId w15:val="{DD0DF021-2526-47E7-966E-448BDE16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D3F"/>
  </w:style>
  <w:style w:type="paragraph" w:styleId="Heading1">
    <w:name w:val="heading 1"/>
    <w:basedOn w:val="Normal"/>
    <w:next w:val="Normal"/>
    <w:link w:val="Heading1Char"/>
    <w:uiPriority w:val="9"/>
    <w:qFormat/>
    <w:rsid w:val="00F16F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0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4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25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63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36A"/>
  </w:style>
  <w:style w:type="paragraph" w:styleId="Footer">
    <w:name w:val="footer"/>
    <w:basedOn w:val="Normal"/>
    <w:link w:val="FooterChar"/>
    <w:uiPriority w:val="99"/>
    <w:unhideWhenUsed/>
    <w:rsid w:val="000C63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36A"/>
  </w:style>
  <w:style w:type="character" w:customStyle="1" w:styleId="Heading1Char">
    <w:name w:val="Heading 1 Char"/>
    <w:basedOn w:val="DefaultParagraphFont"/>
    <w:link w:val="Heading1"/>
    <w:uiPriority w:val="9"/>
    <w:rsid w:val="00F16FA5"/>
    <w:rPr>
      <w:rFonts w:asciiTheme="majorHAnsi" w:eastAsiaTheme="majorEastAsia" w:hAnsiTheme="majorHAnsi" w:cstheme="majorBidi"/>
      <w:color w:val="2F5496" w:themeColor="accent1" w:themeShade="BF"/>
      <w:sz w:val="32"/>
      <w:szCs w:val="32"/>
    </w:rPr>
  </w:style>
  <w:style w:type="paragraph" w:customStyle="1" w:styleId="Chuthich1">
    <w:name w:val="Chú thích1"/>
    <w:basedOn w:val="Normal"/>
    <w:next w:val="Normal"/>
    <w:uiPriority w:val="35"/>
    <w:unhideWhenUsed/>
    <w:qFormat/>
    <w:rsid w:val="00F16FA5"/>
    <w:pPr>
      <w:spacing w:after="200" w:line="240" w:lineRule="auto"/>
    </w:pPr>
    <w:rPr>
      <w:rFonts w:ascii="Times New Roman" w:hAnsi="Times New Roman"/>
      <w:i/>
      <w:iCs/>
      <w:color w:val="44546A"/>
      <w:sz w:val="18"/>
      <w:szCs w:val="18"/>
      <w:lang w:val="en-US"/>
    </w:rPr>
  </w:style>
  <w:style w:type="paragraph" w:styleId="ListParagraph">
    <w:name w:val="List Paragraph"/>
    <w:basedOn w:val="Normal"/>
    <w:link w:val="ListParagraphChar"/>
    <w:uiPriority w:val="1"/>
    <w:qFormat/>
    <w:rsid w:val="00E6339F"/>
    <w:pPr>
      <w:ind w:left="720"/>
      <w:contextualSpacing/>
    </w:pPr>
  </w:style>
  <w:style w:type="table" w:styleId="TableGrid">
    <w:name w:val="Table Grid"/>
    <w:basedOn w:val="TableNormal"/>
    <w:uiPriority w:val="39"/>
    <w:rsid w:val="00777476"/>
    <w:pPr>
      <w:spacing w:after="0" w:line="240" w:lineRule="auto"/>
    </w:pPr>
    <w:rPr>
      <w:rFonts w:ascii="Times New Roman"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n">
    <w:name w:val="Phần"/>
    <w:basedOn w:val="Normal"/>
    <w:link w:val="PhnChar"/>
    <w:autoRedefine/>
    <w:qFormat/>
    <w:rsid w:val="009F7DF4"/>
    <w:pPr>
      <w:keepNext/>
      <w:keepLines/>
      <w:spacing w:before="120" w:after="120" w:line="240" w:lineRule="auto"/>
      <w:jc w:val="center"/>
    </w:pPr>
    <w:rPr>
      <w:rFonts w:asciiTheme="majorHAnsi" w:eastAsia="Times New Roman" w:hAnsiTheme="majorHAnsi" w:cstheme="majorHAnsi"/>
      <w:i/>
      <w:sz w:val="26"/>
      <w:szCs w:val="26"/>
      <w:lang w:val="en-US"/>
    </w:rPr>
  </w:style>
  <w:style w:type="character" w:customStyle="1" w:styleId="Heading2Char">
    <w:name w:val="Heading 2 Char"/>
    <w:basedOn w:val="DefaultParagraphFont"/>
    <w:link w:val="Heading2"/>
    <w:uiPriority w:val="9"/>
    <w:rsid w:val="00210AA2"/>
    <w:rPr>
      <w:rFonts w:asciiTheme="majorHAnsi" w:eastAsiaTheme="majorEastAsia" w:hAnsiTheme="majorHAnsi" w:cstheme="majorBidi"/>
      <w:color w:val="2F5496" w:themeColor="accent1" w:themeShade="BF"/>
      <w:sz w:val="26"/>
      <w:szCs w:val="26"/>
    </w:rPr>
  </w:style>
  <w:style w:type="character" w:customStyle="1" w:styleId="PhnChar">
    <w:name w:val="Phần Char"/>
    <w:basedOn w:val="DefaultParagraphFont"/>
    <w:link w:val="Phn"/>
    <w:rsid w:val="009F7DF4"/>
    <w:rPr>
      <w:rFonts w:asciiTheme="majorHAnsi" w:eastAsia="Times New Roman" w:hAnsiTheme="majorHAnsi" w:cstheme="majorHAnsi"/>
      <w:i/>
      <w:sz w:val="26"/>
      <w:szCs w:val="26"/>
      <w:lang w:val="en-US"/>
    </w:rPr>
  </w:style>
  <w:style w:type="paragraph" w:styleId="TOCHeading">
    <w:name w:val="TOC Heading"/>
    <w:basedOn w:val="Heading1"/>
    <w:next w:val="Normal"/>
    <w:uiPriority w:val="39"/>
    <w:unhideWhenUsed/>
    <w:qFormat/>
    <w:rsid w:val="00210AA2"/>
    <w:pPr>
      <w:outlineLvl w:val="9"/>
    </w:pPr>
    <w:rPr>
      <w:lang w:eastAsia="vi-VN"/>
    </w:rPr>
  </w:style>
  <w:style w:type="paragraph" w:styleId="TOC1">
    <w:name w:val="toc 1"/>
    <w:basedOn w:val="Normal"/>
    <w:next w:val="Normal"/>
    <w:autoRedefine/>
    <w:uiPriority w:val="39"/>
    <w:unhideWhenUsed/>
    <w:qFormat/>
    <w:rsid w:val="00107056"/>
    <w:pPr>
      <w:tabs>
        <w:tab w:val="right" w:leader="dot" w:pos="9960"/>
      </w:tabs>
      <w:spacing w:after="100" w:line="360" w:lineRule="auto"/>
      <w:jc w:val="both"/>
    </w:pPr>
    <w:rPr>
      <w:rFonts w:asciiTheme="majorHAnsi" w:eastAsia="Times New Roman" w:hAnsiTheme="majorHAnsi" w:cstheme="majorHAnsi"/>
      <w:b/>
      <w:noProof/>
      <w:sz w:val="26"/>
      <w:szCs w:val="26"/>
      <w:lang w:val="en-US"/>
    </w:rPr>
  </w:style>
  <w:style w:type="paragraph" w:styleId="TOC2">
    <w:name w:val="toc 2"/>
    <w:basedOn w:val="Normal"/>
    <w:next w:val="Normal"/>
    <w:autoRedefine/>
    <w:uiPriority w:val="39"/>
    <w:unhideWhenUsed/>
    <w:qFormat/>
    <w:rsid w:val="00210AA2"/>
    <w:pPr>
      <w:spacing w:after="100"/>
      <w:ind w:left="220"/>
    </w:pPr>
  </w:style>
  <w:style w:type="paragraph" w:styleId="TOC3">
    <w:name w:val="toc 3"/>
    <w:basedOn w:val="Normal"/>
    <w:next w:val="Normal"/>
    <w:autoRedefine/>
    <w:uiPriority w:val="39"/>
    <w:unhideWhenUsed/>
    <w:qFormat/>
    <w:rsid w:val="00107056"/>
    <w:pPr>
      <w:tabs>
        <w:tab w:val="left" w:pos="1320"/>
        <w:tab w:val="right" w:leader="dot" w:pos="9960"/>
      </w:tabs>
      <w:spacing w:after="100"/>
      <w:ind w:left="440"/>
    </w:pPr>
    <w:rPr>
      <w:rFonts w:asciiTheme="majorHAnsi" w:eastAsia="Calibri" w:hAnsiTheme="majorHAnsi" w:cstheme="majorHAnsi"/>
      <w:noProof/>
      <w:sz w:val="26"/>
      <w:szCs w:val="26"/>
      <w:lang w:val="en-US"/>
    </w:rPr>
  </w:style>
  <w:style w:type="character" w:styleId="Hyperlink">
    <w:name w:val="Hyperlink"/>
    <w:basedOn w:val="DefaultParagraphFont"/>
    <w:uiPriority w:val="99"/>
    <w:unhideWhenUsed/>
    <w:rsid w:val="00210AA2"/>
    <w:rPr>
      <w:color w:val="0563C1" w:themeColor="hyperlink"/>
      <w:u w:val="single"/>
    </w:rPr>
  </w:style>
  <w:style w:type="paragraph" w:styleId="TOC5">
    <w:name w:val="toc 5"/>
    <w:basedOn w:val="Normal"/>
    <w:next w:val="Normal"/>
    <w:autoRedefine/>
    <w:uiPriority w:val="1"/>
    <w:unhideWhenUsed/>
    <w:qFormat/>
    <w:rsid w:val="00210AA2"/>
    <w:pPr>
      <w:spacing w:after="100"/>
      <w:ind w:left="880"/>
    </w:pPr>
  </w:style>
  <w:style w:type="paragraph" w:styleId="Caption">
    <w:name w:val="caption"/>
    <w:basedOn w:val="Normal"/>
    <w:next w:val="Normal"/>
    <w:uiPriority w:val="35"/>
    <w:unhideWhenUsed/>
    <w:qFormat/>
    <w:rsid w:val="00AE14CC"/>
    <w:pPr>
      <w:spacing w:after="200" w:line="240" w:lineRule="auto"/>
    </w:pPr>
    <w:rPr>
      <w:rFonts w:ascii="Times New Roman" w:hAnsi="Times New Roman"/>
      <w:i/>
      <w:iCs/>
      <w:color w:val="44546A" w:themeColor="text2"/>
      <w:sz w:val="18"/>
      <w:szCs w:val="18"/>
      <w:lang w:val="en-US"/>
    </w:rPr>
  </w:style>
  <w:style w:type="character" w:customStyle="1" w:styleId="ListParagraphChar">
    <w:name w:val="List Paragraph Char"/>
    <w:basedOn w:val="DefaultParagraphFont"/>
    <w:link w:val="ListParagraph"/>
    <w:uiPriority w:val="99"/>
    <w:locked/>
    <w:rsid w:val="005938EC"/>
  </w:style>
  <w:style w:type="character" w:customStyle="1" w:styleId="cpChagiiquyt1">
    <w:name w:val="Đề cập Chưa giải quyết1"/>
    <w:basedOn w:val="DefaultParagraphFont"/>
    <w:uiPriority w:val="99"/>
    <w:semiHidden/>
    <w:unhideWhenUsed/>
    <w:rsid w:val="00493883"/>
    <w:rPr>
      <w:color w:val="605E5C"/>
      <w:shd w:val="clear" w:color="auto" w:fill="E1DFDD"/>
    </w:rPr>
  </w:style>
  <w:style w:type="character" w:customStyle="1" w:styleId="Heading3Char">
    <w:name w:val="Heading 3 Char"/>
    <w:basedOn w:val="DefaultParagraphFont"/>
    <w:link w:val="Heading3"/>
    <w:uiPriority w:val="9"/>
    <w:rsid w:val="00D1434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25ED"/>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1"/>
    <w:unhideWhenUsed/>
    <w:qFormat/>
    <w:rsid w:val="0093377A"/>
    <w:pPr>
      <w:tabs>
        <w:tab w:val="right" w:leader="dot" w:pos="9060"/>
      </w:tabs>
      <w:spacing w:after="100" w:line="276" w:lineRule="auto"/>
      <w:ind w:left="660"/>
      <w:jc w:val="center"/>
    </w:pPr>
    <w:rPr>
      <w:rFonts w:asciiTheme="majorHAnsi" w:eastAsia="Calibri" w:hAnsiTheme="majorHAnsi" w:cstheme="majorHAnsi"/>
      <w:noProof/>
      <w:sz w:val="26"/>
      <w:szCs w:val="26"/>
      <w:lang w:val="en-US"/>
    </w:rPr>
  </w:style>
  <w:style w:type="character" w:styleId="FollowedHyperlink">
    <w:name w:val="FollowedHyperlink"/>
    <w:basedOn w:val="DefaultParagraphFont"/>
    <w:uiPriority w:val="99"/>
    <w:semiHidden/>
    <w:unhideWhenUsed/>
    <w:rsid w:val="00700367"/>
    <w:rPr>
      <w:color w:val="954F72" w:themeColor="followedHyperlink"/>
      <w:u w:val="single"/>
    </w:rPr>
  </w:style>
  <w:style w:type="paragraph" w:styleId="TableofFigures">
    <w:name w:val="table of figures"/>
    <w:basedOn w:val="Normal"/>
    <w:next w:val="Normal"/>
    <w:uiPriority w:val="99"/>
    <w:unhideWhenUsed/>
    <w:rsid w:val="001E41F8"/>
    <w:pPr>
      <w:spacing w:after="0"/>
    </w:pPr>
  </w:style>
  <w:style w:type="paragraph" w:styleId="TOC6">
    <w:name w:val="toc 6"/>
    <w:basedOn w:val="Normal"/>
    <w:next w:val="Normal"/>
    <w:autoRedefine/>
    <w:uiPriority w:val="39"/>
    <w:unhideWhenUsed/>
    <w:rsid w:val="00622794"/>
    <w:pPr>
      <w:spacing w:after="100"/>
      <w:ind w:left="1100"/>
    </w:pPr>
    <w:rPr>
      <w:rFonts w:eastAsiaTheme="minorEastAsia"/>
      <w:lang w:eastAsia="vi-VN"/>
    </w:rPr>
  </w:style>
  <w:style w:type="paragraph" w:styleId="TOC7">
    <w:name w:val="toc 7"/>
    <w:basedOn w:val="Normal"/>
    <w:next w:val="Normal"/>
    <w:autoRedefine/>
    <w:uiPriority w:val="39"/>
    <w:unhideWhenUsed/>
    <w:rsid w:val="00622794"/>
    <w:pPr>
      <w:spacing w:after="100"/>
      <w:ind w:left="1320"/>
    </w:pPr>
    <w:rPr>
      <w:rFonts w:eastAsiaTheme="minorEastAsia"/>
      <w:lang w:eastAsia="vi-VN"/>
    </w:rPr>
  </w:style>
  <w:style w:type="paragraph" w:styleId="TOC8">
    <w:name w:val="toc 8"/>
    <w:basedOn w:val="Normal"/>
    <w:next w:val="Normal"/>
    <w:autoRedefine/>
    <w:uiPriority w:val="39"/>
    <w:unhideWhenUsed/>
    <w:rsid w:val="00622794"/>
    <w:pPr>
      <w:spacing w:after="100"/>
      <w:ind w:left="1540"/>
    </w:pPr>
    <w:rPr>
      <w:rFonts w:eastAsiaTheme="minorEastAsia"/>
      <w:lang w:eastAsia="vi-VN"/>
    </w:rPr>
  </w:style>
  <w:style w:type="paragraph" w:styleId="TOC9">
    <w:name w:val="toc 9"/>
    <w:basedOn w:val="Normal"/>
    <w:next w:val="Normal"/>
    <w:autoRedefine/>
    <w:uiPriority w:val="39"/>
    <w:unhideWhenUsed/>
    <w:rsid w:val="00622794"/>
    <w:pPr>
      <w:spacing w:after="100"/>
      <w:ind w:left="1760"/>
    </w:pPr>
    <w:rPr>
      <w:rFonts w:eastAsiaTheme="minorEastAsia"/>
      <w:lang w:eastAsia="vi-VN"/>
    </w:rPr>
  </w:style>
  <w:style w:type="character" w:styleId="UnresolvedMention">
    <w:name w:val="Unresolved Mention"/>
    <w:basedOn w:val="DefaultParagraphFont"/>
    <w:uiPriority w:val="99"/>
    <w:semiHidden/>
    <w:unhideWhenUsed/>
    <w:rsid w:val="00622794"/>
    <w:rPr>
      <w:color w:val="605E5C"/>
      <w:shd w:val="clear" w:color="auto" w:fill="E1DFDD"/>
    </w:rPr>
  </w:style>
  <w:style w:type="character" w:customStyle="1" w:styleId="jsgrdq">
    <w:name w:val="jsgrdq"/>
    <w:basedOn w:val="DefaultParagraphFont"/>
    <w:rsid w:val="00326AFD"/>
  </w:style>
  <w:style w:type="character" w:styleId="Emphasis">
    <w:name w:val="Emphasis"/>
    <w:basedOn w:val="DefaultParagraphFont"/>
    <w:uiPriority w:val="20"/>
    <w:qFormat/>
    <w:rsid w:val="00A11B19"/>
    <w:rPr>
      <w:i/>
      <w:iCs/>
    </w:rPr>
  </w:style>
  <w:style w:type="character" w:styleId="Strong">
    <w:name w:val="Strong"/>
    <w:basedOn w:val="DefaultParagraphFont"/>
    <w:uiPriority w:val="22"/>
    <w:qFormat/>
    <w:rsid w:val="00A11B19"/>
    <w:rPr>
      <w:b/>
      <w:bCs/>
    </w:rPr>
  </w:style>
  <w:style w:type="paragraph" w:styleId="BodyText">
    <w:name w:val="Body Text"/>
    <w:basedOn w:val="Normal"/>
    <w:link w:val="BodyTextChar"/>
    <w:uiPriority w:val="1"/>
    <w:qFormat/>
    <w:rsid w:val="00734B1F"/>
    <w:pPr>
      <w:widowControl w:val="0"/>
      <w:autoSpaceDE w:val="0"/>
      <w:autoSpaceDN w:val="0"/>
      <w:spacing w:after="0" w:line="240" w:lineRule="auto"/>
      <w:ind w:left="140"/>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734B1F"/>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734B1F"/>
    <w:pPr>
      <w:widowControl w:val="0"/>
      <w:autoSpaceDE w:val="0"/>
      <w:autoSpaceDN w:val="0"/>
      <w:spacing w:after="0" w:line="240" w:lineRule="auto"/>
      <w:ind w:left="242"/>
    </w:pPr>
    <w:rPr>
      <w:rFonts w:ascii="Times New Roman" w:eastAsia="Times New Roman" w:hAnsi="Times New Roman" w:cs="Times New Roman"/>
      <w:lang w:val="vi"/>
    </w:rPr>
  </w:style>
  <w:style w:type="paragraph" w:customStyle="1" w:styleId="04xlpa">
    <w:name w:val="_04xlpa"/>
    <w:basedOn w:val="Normal"/>
    <w:rsid w:val="000B1C6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836918"/>
    <w:pPr>
      <w:spacing w:after="0" w:line="240" w:lineRule="auto"/>
    </w:pPr>
  </w:style>
  <w:style w:type="paragraph" w:styleId="NormalWeb">
    <w:name w:val="Normal (Web)"/>
    <w:basedOn w:val="Normal"/>
    <w:uiPriority w:val="99"/>
    <w:semiHidden/>
    <w:unhideWhenUsed/>
    <w:rsid w:val="00CF46F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562691">
      <w:bodyDiv w:val="1"/>
      <w:marLeft w:val="0"/>
      <w:marRight w:val="0"/>
      <w:marTop w:val="0"/>
      <w:marBottom w:val="0"/>
      <w:divBdr>
        <w:top w:val="none" w:sz="0" w:space="0" w:color="auto"/>
        <w:left w:val="none" w:sz="0" w:space="0" w:color="auto"/>
        <w:bottom w:val="none" w:sz="0" w:space="0" w:color="auto"/>
        <w:right w:val="none" w:sz="0" w:space="0" w:color="auto"/>
      </w:divBdr>
    </w:div>
    <w:div w:id="340157516">
      <w:bodyDiv w:val="1"/>
      <w:marLeft w:val="0"/>
      <w:marRight w:val="0"/>
      <w:marTop w:val="0"/>
      <w:marBottom w:val="0"/>
      <w:divBdr>
        <w:top w:val="none" w:sz="0" w:space="0" w:color="auto"/>
        <w:left w:val="none" w:sz="0" w:space="0" w:color="auto"/>
        <w:bottom w:val="none" w:sz="0" w:space="0" w:color="auto"/>
        <w:right w:val="none" w:sz="0" w:space="0" w:color="auto"/>
      </w:divBdr>
      <w:divsChild>
        <w:div w:id="1030378933">
          <w:marLeft w:val="0"/>
          <w:marRight w:val="0"/>
          <w:marTop w:val="0"/>
          <w:marBottom w:val="0"/>
          <w:divBdr>
            <w:top w:val="none" w:sz="0" w:space="0" w:color="auto"/>
            <w:left w:val="none" w:sz="0" w:space="0" w:color="auto"/>
            <w:bottom w:val="none" w:sz="0" w:space="0" w:color="auto"/>
            <w:right w:val="none" w:sz="0" w:space="0" w:color="auto"/>
          </w:divBdr>
        </w:div>
      </w:divsChild>
    </w:div>
    <w:div w:id="420445383">
      <w:bodyDiv w:val="1"/>
      <w:marLeft w:val="0"/>
      <w:marRight w:val="0"/>
      <w:marTop w:val="0"/>
      <w:marBottom w:val="0"/>
      <w:divBdr>
        <w:top w:val="none" w:sz="0" w:space="0" w:color="auto"/>
        <w:left w:val="none" w:sz="0" w:space="0" w:color="auto"/>
        <w:bottom w:val="none" w:sz="0" w:space="0" w:color="auto"/>
        <w:right w:val="none" w:sz="0" w:space="0" w:color="auto"/>
      </w:divBdr>
      <w:divsChild>
        <w:div w:id="1995914528">
          <w:marLeft w:val="0"/>
          <w:marRight w:val="0"/>
          <w:marTop w:val="0"/>
          <w:marBottom w:val="0"/>
          <w:divBdr>
            <w:top w:val="none" w:sz="0" w:space="0" w:color="auto"/>
            <w:left w:val="none" w:sz="0" w:space="0" w:color="auto"/>
            <w:bottom w:val="none" w:sz="0" w:space="0" w:color="auto"/>
            <w:right w:val="none" w:sz="0" w:space="0" w:color="auto"/>
          </w:divBdr>
        </w:div>
      </w:divsChild>
    </w:div>
    <w:div w:id="436026467">
      <w:bodyDiv w:val="1"/>
      <w:marLeft w:val="0"/>
      <w:marRight w:val="0"/>
      <w:marTop w:val="0"/>
      <w:marBottom w:val="0"/>
      <w:divBdr>
        <w:top w:val="none" w:sz="0" w:space="0" w:color="auto"/>
        <w:left w:val="none" w:sz="0" w:space="0" w:color="auto"/>
        <w:bottom w:val="none" w:sz="0" w:space="0" w:color="auto"/>
        <w:right w:val="none" w:sz="0" w:space="0" w:color="auto"/>
      </w:divBdr>
      <w:divsChild>
        <w:div w:id="1054621117">
          <w:marLeft w:val="0"/>
          <w:marRight w:val="0"/>
          <w:marTop w:val="0"/>
          <w:marBottom w:val="0"/>
          <w:divBdr>
            <w:top w:val="none" w:sz="0" w:space="0" w:color="auto"/>
            <w:left w:val="none" w:sz="0" w:space="0" w:color="auto"/>
            <w:bottom w:val="none" w:sz="0" w:space="0" w:color="auto"/>
            <w:right w:val="none" w:sz="0" w:space="0" w:color="auto"/>
          </w:divBdr>
        </w:div>
      </w:divsChild>
    </w:div>
    <w:div w:id="454325469">
      <w:bodyDiv w:val="1"/>
      <w:marLeft w:val="0"/>
      <w:marRight w:val="0"/>
      <w:marTop w:val="0"/>
      <w:marBottom w:val="0"/>
      <w:divBdr>
        <w:top w:val="none" w:sz="0" w:space="0" w:color="auto"/>
        <w:left w:val="none" w:sz="0" w:space="0" w:color="auto"/>
        <w:bottom w:val="none" w:sz="0" w:space="0" w:color="auto"/>
        <w:right w:val="none" w:sz="0" w:space="0" w:color="auto"/>
      </w:divBdr>
    </w:div>
    <w:div w:id="534776964">
      <w:bodyDiv w:val="1"/>
      <w:marLeft w:val="0"/>
      <w:marRight w:val="0"/>
      <w:marTop w:val="0"/>
      <w:marBottom w:val="0"/>
      <w:divBdr>
        <w:top w:val="none" w:sz="0" w:space="0" w:color="auto"/>
        <w:left w:val="none" w:sz="0" w:space="0" w:color="auto"/>
        <w:bottom w:val="none" w:sz="0" w:space="0" w:color="auto"/>
        <w:right w:val="none" w:sz="0" w:space="0" w:color="auto"/>
      </w:divBdr>
    </w:div>
    <w:div w:id="664630683">
      <w:bodyDiv w:val="1"/>
      <w:marLeft w:val="0"/>
      <w:marRight w:val="0"/>
      <w:marTop w:val="0"/>
      <w:marBottom w:val="0"/>
      <w:divBdr>
        <w:top w:val="none" w:sz="0" w:space="0" w:color="auto"/>
        <w:left w:val="none" w:sz="0" w:space="0" w:color="auto"/>
        <w:bottom w:val="none" w:sz="0" w:space="0" w:color="auto"/>
        <w:right w:val="none" w:sz="0" w:space="0" w:color="auto"/>
      </w:divBdr>
      <w:divsChild>
        <w:div w:id="321010119">
          <w:marLeft w:val="0"/>
          <w:marRight w:val="0"/>
          <w:marTop w:val="0"/>
          <w:marBottom w:val="0"/>
          <w:divBdr>
            <w:top w:val="none" w:sz="0" w:space="0" w:color="auto"/>
            <w:left w:val="none" w:sz="0" w:space="0" w:color="auto"/>
            <w:bottom w:val="none" w:sz="0" w:space="0" w:color="auto"/>
            <w:right w:val="none" w:sz="0" w:space="0" w:color="auto"/>
          </w:divBdr>
        </w:div>
      </w:divsChild>
    </w:div>
    <w:div w:id="728654421">
      <w:bodyDiv w:val="1"/>
      <w:marLeft w:val="0"/>
      <w:marRight w:val="0"/>
      <w:marTop w:val="0"/>
      <w:marBottom w:val="0"/>
      <w:divBdr>
        <w:top w:val="none" w:sz="0" w:space="0" w:color="auto"/>
        <w:left w:val="none" w:sz="0" w:space="0" w:color="auto"/>
        <w:bottom w:val="none" w:sz="0" w:space="0" w:color="auto"/>
        <w:right w:val="none" w:sz="0" w:space="0" w:color="auto"/>
      </w:divBdr>
      <w:divsChild>
        <w:div w:id="1064986619">
          <w:marLeft w:val="0"/>
          <w:marRight w:val="0"/>
          <w:marTop w:val="0"/>
          <w:marBottom w:val="0"/>
          <w:divBdr>
            <w:top w:val="none" w:sz="0" w:space="0" w:color="auto"/>
            <w:left w:val="none" w:sz="0" w:space="0" w:color="auto"/>
            <w:bottom w:val="none" w:sz="0" w:space="0" w:color="auto"/>
            <w:right w:val="none" w:sz="0" w:space="0" w:color="auto"/>
          </w:divBdr>
        </w:div>
      </w:divsChild>
    </w:div>
    <w:div w:id="753743913">
      <w:bodyDiv w:val="1"/>
      <w:marLeft w:val="0"/>
      <w:marRight w:val="0"/>
      <w:marTop w:val="0"/>
      <w:marBottom w:val="0"/>
      <w:divBdr>
        <w:top w:val="none" w:sz="0" w:space="0" w:color="auto"/>
        <w:left w:val="none" w:sz="0" w:space="0" w:color="auto"/>
        <w:bottom w:val="none" w:sz="0" w:space="0" w:color="auto"/>
        <w:right w:val="none" w:sz="0" w:space="0" w:color="auto"/>
      </w:divBdr>
    </w:div>
    <w:div w:id="770128124">
      <w:bodyDiv w:val="1"/>
      <w:marLeft w:val="0"/>
      <w:marRight w:val="0"/>
      <w:marTop w:val="0"/>
      <w:marBottom w:val="0"/>
      <w:divBdr>
        <w:top w:val="none" w:sz="0" w:space="0" w:color="auto"/>
        <w:left w:val="none" w:sz="0" w:space="0" w:color="auto"/>
        <w:bottom w:val="none" w:sz="0" w:space="0" w:color="auto"/>
        <w:right w:val="none" w:sz="0" w:space="0" w:color="auto"/>
      </w:divBdr>
    </w:div>
    <w:div w:id="929315005">
      <w:bodyDiv w:val="1"/>
      <w:marLeft w:val="0"/>
      <w:marRight w:val="0"/>
      <w:marTop w:val="0"/>
      <w:marBottom w:val="0"/>
      <w:divBdr>
        <w:top w:val="none" w:sz="0" w:space="0" w:color="auto"/>
        <w:left w:val="none" w:sz="0" w:space="0" w:color="auto"/>
        <w:bottom w:val="none" w:sz="0" w:space="0" w:color="auto"/>
        <w:right w:val="none" w:sz="0" w:space="0" w:color="auto"/>
      </w:divBdr>
    </w:div>
    <w:div w:id="938874706">
      <w:bodyDiv w:val="1"/>
      <w:marLeft w:val="0"/>
      <w:marRight w:val="0"/>
      <w:marTop w:val="0"/>
      <w:marBottom w:val="0"/>
      <w:divBdr>
        <w:top w:val="none" w:sz="0" w:space="0" w:color="auto"/>
        <w:left w:val="none" w:sz="0" w:space="0" w:color="auto"/>
        <w:bottom w:val="none" w:sz="0" w:space="0" w:color="auto"/>
        <w:right w:val="none" w:sz="0" w:space="0" w:color="auto"/>
      </w:divBdr>
    </w:div>
    <w:div w:id="988051841">
      <w:bodyDiv w:val="1"/>
      <w:marLeft w:val="0"/>
      <w:marRight w:val="0"/>
      <w:marTop w:val="0"/>
      <w:marBottom w:val="0"/>
      <w:divBdr>
        <w:top w:val="none" w:sz="0" w:space="0" w:color="auto"/>
        <w:left w:val="none" w:sz="0" w:space="0" w:color="auto"/>
        <w:bottom w:val="none" w:sz="0" w:space="0" w:color="auto"/>
        <w:right w:val="none" w:sz="0" w:space="0" w:color="auto"/>
      </w:divBdr>
      <w:divsChild>
        <w:div w:id="1456487833">
          <w:marLeft w:val="0"/>
          <w:marRight w:val="0"/>
          <w:marTop w:val="0"/>
          <w:marBottom w:val="0"/>
          <w:divBdr>
            <w:top w:val="none" w:sz="0" w:space="0" w:color="auto"/>
            <w:left w:val="none" w:sz="0" w:space="0" w:color="auto"/>
            <w:bottom w:val="none" w:sz="0" w:space="0" w:color="auto"/>
            <w:right w:val="none" w:sz="0" w:space="0" w:color="auto"/>
          </w:divBdr>
        </w:div>
      </w:divsChild>
    </w:div>
    <w:div w:id="1027101716">
      <w:bodyDiv w:val="1"/>
      <w:marLeft w:val="0"/>
      <w:marRight w:val="0"/>
      <w:marTop w:val="0"/>
      <w:marBottom w:val="0"/>
      <w:divBdr>
        <w:top w:val="none" w:sz="0" w:space="0" w:color="auto"/>
        <w:left w:val="none" w:sz="0" w:space="0" w:color="auto"/>
        <w:bottom w:val="none" w:sz="0" w:space="0" w:color="auto"/>
        <w:right w:val="none" w:sz="0" w:space="0" w:color="auto"/>
      </w:divBdr>
    </w:div>
    <w:div w:id="1079640135">
      <w:bodyDiv w:val="1"/>
      <w:marLeft w:val="0"/>
      <w:marRight w:val="0"/>
      <w:marTop w:val="0"/>
      <w:marBottom w:val="0"/>
      <w:divBdr>
        <w:top w:val="none" w:sz="0" w:space="0" w:color="auto"/>
        <w:left w:val="none" w:sz="0" w:space="0" w:color="auto"/>
        <w:bottom w:val="none" w:sz="0" w:space="0" w:color="auto"/>
        <w:right w:val="none" w:sz="0" w:space="0" w:color="auto"/>
      </w:divBdr>
      <w:divsChild>
        <w:div w:id="1846479127">
          <w:marLeft w:val="0"/>
          <w:marRight w:val="0"/>
          <w:marTop w:val="0"/>
          <w:marBottom w:val="0"/>
          <w:divBdr>
            <w:top w:val="none" w:sz="0" w:space="0" w:color="auto"/>
            <w:left w:val="none" w:sz="0" w:space="0" w:color="auto"/>
            <w:bottom w:val="none" w:sz="0" w:space="0" w:color="auto"/>
            <w:right w:val="none" w:sz="0" w:space="0" w:color="auto"/>
          </w:divBdr>
        </w:div>
      </w:divsChild>
    </w:div>
    <w:div w:id="1086537587">
      <w:bodyDiv w:val="1"/>
      <w:marLeft w:val="0"/>
      <w:marRight w:val="0"/>
      <w:marTop w:val="0"/>
      <w:marBottom w:val="0"/>
      <w:divBdr>
        <w:top w:val="none" w:sz="0" w:space="0" w:color="auto"/>
        <w:left w:val="none" w:sz="0" w:space="0" w:color="auto"/>
        <w:bottom w:val="none" w:sz="0" w:space="0" w:color="auto"/>
        <w:right w:val="none" w:sz="0" w:space="0" w:color="auto"/>
      </w:divBdr>
      <w:divsChild>
        <w:div w:id="1286279394">
          <w:marLeft w:val="0"/>
          <w:marRight w:val="0"/>
          <w:marTop w:val="0"/>
          <w:marBottom w:val="0"/>
          <w:divBdr>
            <w:top w:val="none" w:sz="0" w:space="0" w:color="auto"/>
            <w:left w:val="none" w:sz="0" w:space="0" w:color="auto"/>
            <w:bottom w:val="none" w:sz="0" w:space="0" w:color="auto"/>
            <w:right w:val="none" w:sz="0" w:space="0" w:color="auto"/>
          </w:divBdr>
        </w:div>
      </w:divsChild>
    </w:div>
    <w:div w:id="1120997092">
      <w:bodyDiv w:val="1"/>
      <w:marLeft w:val="0"/>
      <w:marRight w:val="0"/>
      <w:marTop w:val="0"/>
      <w:marBottom w:val="0"/>
      <w:divBdr>
        <w:top w:val="none" w:sz="0" w:space="0" w:color="auto"/>
        <w:left w:val="none" w:sz="0" w:space="0" w:color="auto"/>
        <w:bottom w:val="none" w:sz="0" w:space="0" w:color="auto"/>
        <w:right w:val="none" w:sz="0" w:space="0" w:color="auto"/>
      </w:divBdr>
      <w:divsChild>
        <w:div w:id="2015913012">
          <w:marLeft w:val="0"/>
          <w:marRight w:val="0"/>
          <w:marTop w:val="0"/>
          <w:marBottom w:val="0"/>
          <w:divBdr>
            <w:top w:val="none" w:sz="0" w:space="0" w:color="auto"/>
            <w:left w:val="none" w:sz="0" w:space="0" w:color="auto"/>
            <w:bottom w:val="none" w:sz="0" w:space="0" w:color="auto"/>
            <w:right w:val="none" w:sz="0" w:space="0" w:color="auto"/>
          </w:divBdr>
        </w:div>
      </w:divsChild>
    </w:div>
    <w:div w:id="1125345483">
      <w:bodyDiv w:val="1"/>
      <w:marLeft w:val="0"/>
      <w:marRight w:val="0"/>
      <w:marTop w:val="0"/>
      <w:marBottom w:val="0"/>
      <w:divBdr>
        <w:top w:val="none" w:sz="0" w:space="0" w:color="auto"/>
        <w:left w:val="none" w:sz="0" w:space="0" w:color="auto"/>
        <w:bottom w:val="none" w:sz="0" w:space="0" w:color="auto"/>
        <w:right w:val="none" w:sz="0" w:space="0" w:color="auto"/>
      </w:divBdr>
    </w:div>
    <w:div w:id="1160150739">
      <w:bodyDiv w:val="1"/>
      <w:marLeft w:val="0"/>
      <w:marRight w:val="0"/>
      <w:marTop w:val="0"/>
      <w:marBottom w:val="0"/>
      <w:divBdr>
        <w:top w:val="none" w:sz="0" w:space="0" w:color="auto"/>
        <w:left w:val="none" w:sz="0" w:space="0" w:color="auto"/>
        <w:bottom w:val="none" w:sz="0" w:space="0" w:color="auto"/>
        <w:right w:val="none" w:sz="0" w:space="0" w:color="auto"/>
      </w:divBdr>
      <w:divsChild>
        <w:div w:id="1972202856">
          <w:marLeft w:val="0"/>
          <w:marRight w:val="0"/>
          <w:marTop w:val="0"/>
          <w:marBottom w:val="0"/>
          <w:divBdr>
            <w:top w:val="none" w:sz="0" w:space="0" w:color="auto"/>
            <w:left w:val="none" w:sz="0" w:space="0" w:color="auto"/>
            <w:bottom w:val="none" w:sz="0" w:space="0" w:color="auto"/>
            <w:right w:val="none" w:sz="0" w:space="0" w:color="auto"/>
          </w:divBdr>
        </w:div>
      </w:divsChild>
    </w:div>
    <w:div w:id="1168861650">
      <w:bodyDiv w:val="1"/>
      <w:marLeft w:val="0"/>
      <w:marRight w:val="0"/>
      <w:marTop w:val="0"/>
      <w:marBottom w:val="0"/>
      <w:divBdr>
        <w:top w:val="none" w:sz="0" w:space="0" w:color="auto"/>
        <w:left w:val="none" w:sz="0" w:space="0" w:color="auto"/>
        <w:bottom w:val="none" w:sz="0" w:space="0" w:color="auto"/>
        <w:right w:val="none" w:sz="0" w:space="0" w:color="auto"/>
      </w:divBdr>
    </w:div>
    <w:div w:id="1191576576">
      <w:bodyDiv w:val="1"/>
      <w:marLeft w:val="0"/>
      <w:marRight w:val="0"/>
      <w:marTop w:val="0"/>
      <w:marBottom w:val="0"/>
      <w:divBdr>
        <w:top w:val="none" w:sz="0" w:space="0" w:color="auto"/>
        <w:left w:val="none" w:sz="0" w:space="0" w:color="auto"/>
        <w:bottom w:val="none" w:sz="0" w:space="0" w:color="auto"/>
        <w:right w:val="none" w:sz="0" w:space="0" w:color="auto"/>
      </w:divBdr>
    </w:div>
    <w:div w:id="1203976937">
      <w:bodyDiv w:val="1"/>
      <w:marLeft w:val="0"/>
      <w:marRight w:val="0"/>
      <w:marTop w:val="0"/>
      <w:marBottom w:val="0"/>
      <w:divBdr>
        <w:top w:val="none" w:sz="0" w:space="0" w:color="auto"/>
        <w:left w:val="none" w:sz="0" w:space="0" w:color="auto"/>
        <w:bottom w:val="none" w:sz="0" w:space="0" w:color="auto"/>
        <w:right w:val="none" w:sz="0" w:space="0" w:color="auto"/>
      </w:divBdr>
      <w:divsChild>
        <w:div w:id="1950430177">
          <w:marLeft w:val="0"/>
          <w:marRight w:val="0"/>
          <w:marTop w:val="0"/>
          <w:marBottom w:val="0"/>
          <w:divBdr>
            <w:top w:val="none" w:sz="0" w:space="0" w:color="auto"/>
            <w:left w:val="none" w:sz="0" w:space="0" w:color="auto"/>
            <w:bottom w:val="none" w:sz="0" w:space="0" w:color="auto"/>
            <w:right w:val="none" w:sz="0" w:space="0" w:color="auto"/>
          </w:divBdr>
        </w:div>
      </w:divsChild>
    </w:div>
    <w:div w:id="1429039928">
      <w:bodyDiv w:val="1"/>
      <w:marLeft w:val="0"/>
      <w:marRight w:val="0"/>
      <w:marTop w:val="0"/>
      <w:marBottom w:val="0"/>
      <w:divBdr>
        <w:top w:val="none" w:sz="0" w:space="0" w:color="auto"/>
        <w:left w:val="none" w:sz="0" w:space="0" w:color="auto"/>
        <w:bottom w:val="none" w:sz="0" w:space="0" w:color="auto"/>
        <w:right w:val="none" w:sz="0" w:space="0" w:color="auto"/>
      </w:divBdr>
    </w:div>
    <w:div w:id="1439523169">
      <w:bodyDiv w:val="1"/>
      <w:marLeft w:val="0"/>
      <w:marRight w:val="0"/>
      <w:marTop w:val="0"/>
      <w:marBottom w:val="0"/>
      <w:divBdr>
        <w:top w:val="none" w:sz="0" w:space="0" w:color="auto"/>
        <w:left w:val="none" w:sz="0" w:space="0" w:color="auto"/>
        <w:bottom w:val="none" w:sz="0" w:space="0" w:color="auto"/>
        <w:right w:val="none" w:sz="0" w:space="0" w:color="auto"/>
      </w:divBdr>
      <w:divsChild>
        <w:div w:id="201209118">
          <w:marLeft w:val="0"/>
          <w:marRight w:val="0"/>
          <w:marTop w:val="0"/>
          <w:marBottom w:val="0"/>
          <w:divBdr>
            <w:top w:val="none" w:sz="0" w:space="0" w:color="auto"/>
            <w:left w:val="none" w:sz="0" w:space="0" w:color="auto"/>
            <w:bottom w:val="none" w:sz="0" w:space="0" w:color="auto"/>
            <w:right w:val="none" w:sz="0" w:space="0" w:color="auto"/>
          </w:divBdr>
        </w:div>
      </w:divsChild>
    </w:div>
    <w:div w:id="1452633271">
      <w:bodyDiv w:val="1"/>
      <w:marLeft w:val="0"/>
      <w:marRight w:val="0"/>
      <w:marTop w:val="0"/>
      <w:marBottom w:val="0"/>
      <w:divBdr>
        <w:top w:val="none" w:sz="0" w:space="0" w:color="auto"/>
        <w:left w:val="none" w:sz="0" w:space="0" w:color="auto"/>
        <w:bottom w:val="none" w:sz="0" w:space="0" w:color="auto"/>
        <w:right w:val="none" w:sz="0" w:space="0" w:color="auto"/>
      </w:divBdr>
      <w:divsChild>
        <w:div w:id="147792267">
          <w:marLeft w:val="0"/>
          <w:marRight w:val="0"/>
          <w:marTop w:val="0"/>
          <w:marBottom w:val="0"/>
          <w:divBdr>
            <w:top w:val="none" w:sz="0" w:space="0" w:color="auto"/>
            <w:left w:val="none" w:sz="0" w:space="0" w:color="auto"/>
            <w:bottom w:val="none" w:sz="0" w:space="0" w:color="auto"/>
            <w:right w:val="none" w:sz="0" w:space="0" w:color="auto"/>
          </w:divBdr>
        </w:div>
      </w:divsChild>
    </w:div>
    <w:div w:id="1559626164">
      <w:bodyDiv w:val="1"/>
      <w:marLeft w:val="0"/>
      <w:marRight w:val="0"/>
      <w:marTop w:val="0"/>
      <w:marBottom w:val="0"/>
      <w:divBdr>
        <w:top w:val="none" w:sz="0" w:space="0" w:color="auto"/>
        <w:left w:val="none" w:sz="0" w:space="0" w:color="auto"/>
        <w:bottom w:val="none" w:sz="0" w:space="0" w:color="auto"/>
        <w:right w:val="none" w:sz="0" w:space="0" w:color="auto"/>
      </w:divBdr>
    </w:div>
    <w:div w:id="1595286889">
      <w:bodyDiv w:val="1"/>
      <w:marLeft w:val="0"/>
      <w:marRight w:val="0"/>
      <w:marTop w:val="0"/>
      <w:marBottom w:val="0"/>
      <w:divBdr>
        <w:top w:val="none" w:sz="0" w:space="0" w:color="auto"/>
        <w:left w:val="none" w:sz="0" w:space="0" w:color="auto"/>
        <w:bottom w:val="none" w:sz="0" w:space="0" w:color="auto"/>
        <w:right w:val="none" w:sz="0" w:space="0" w:color="auto"/>
      </w:divBdr>
    </w:div>
    <w:div w:id="1613631480">
      <w:bodyDiv w:val="1"/>
      <w:marLeft w:val="0"/>
      <w:marRight w:val="0"/>
      <w:marTop w:val="0"/>
      <w:marBottom w:val="0"/>
      <w:divBdr>
        <w:top w:val="none" w:sz="0" w:space="0" w:color="auto"/>
        <w:left w:val="none" w:sz="0" w:space="0" w:color="auto"/>
        <w:bottom w:val="none" w:sz="0" w:space="0" w:color="auto"/>
        <w:right w:val="none" w:sz="0" w:space="0" w:color="auto"/>
      </w:divBdr>
      <w:divsChild>
        <w:div w:id="179393768">
          <w:marLeft w:val="0"/>
          <w:marRight w:val="0"/>
          <w:marTop w:val="0"/>
          <w:marBottom w:val="0"/>
          <w:divBdr>
            <w:top w:val="none" w:sz="0" w:space="0" w:color="auto"/>
            <w:left w:val="none" w:sz="0" w:space="0" w:color="auto"/>
            <w:bottom w:val="none" w:sz="0" w:space="0" w:color="auto"/>
            <w:right w:val="none" w:sz="0" w:space="0" w:color="auto"/>
          </w:divBdr>
        </w:div>
      </w:divsChild>
    </w:div>
    <w:div w:id="1691881890">
      <w:bodyDiv w:val="1"/>
      <w:marLeft w:val="0"/>
      <w:marRight w:val="0"/>
      <w:marTop w:val="0"/>
      <w:marBottom w:val="0"/>
      <w:divBdr>
        <w:top w:val="none" w:sz="0" w:space="0" w:color="auto"/>
        <w:left w:val="none" w:sz="0" w:space="0" w:color="auto"/>
        <w:bottom w:val="none" w:sz="0" w:space="0" w:color="auto"/>
        <w:right w:val="none" w:sz="0" w:space="0" w:color="auto"/>
      </w:divBdr>
      <w:divsChild>
        <w:div w:id="966007849">
          <w:marLeft w:val="0"/>
          <w:marRight w:val="0"/>
          <w:marTop w:val="0"/>
          <w:marBottom w:val="0"/>
          <w:divBdr>
            <w:top w:val="none" w:sz="0" w:space="0" w:color="auto"/>
            <w:left w:val="none" w:sz="0" w:space="0" w:color="auto"/>
            <w:bottom w:val="none" w:sz="0" w:space="0" w:color="auto"/>
            <w:right w:val="none" w:sz="0" w:space="0" w:color="auto"/>
          </w:divBdr>
        </w:div>
      </w:divsChild>
    </w:div>
    <w:div w:id="1727997078">
      <w:bodyDiv w:val="1"/>
      <w:marLeft w:val="0"/>
      <w:marRight w:val="0"/>
      <w:marTop w:val="0"/>
      <w:marBottom w:val="0"/>
      <w:divBdr>
        <w:top w:val="none" w:sz="0" w:space="0" w:color="auto"/>
        <w:left w:val="none" w:sz="0" w:space="0" w:color="auto"/>
        <w:bottom w:val="none" w:sz="0" w:space="0" w:color="auto"/>
        <w:right w:val="none" w:sz="0" w:space="0" w:color="auto"/>
      </w:divBdr>
      <w:divsChild>
        <w:div w:id="318582016">
          <w:marLeft w:val="0"/>
          <w:marRight w:val="0"/>
          <w:marTop w:val="0"/>
          <w:marBottom w:val="0"/>
          <w:divBdr>
            <w:top w:val="none" w:sz="0" w:space="0" w:color="auto"/>
            <w:left w:val="none" w:sz="0" w:space="0" w:color="auto"/>
            <w:bottom w:val="none" w:sz="0" w:space="0" w:color="auto"/>
            <w:right w:val="none" w:sz="0" w:space="0" w:color="auto"/>
          </w:divBdr>
        </w:div>
      </w:divsChild>
    </w:div>
    <w:div w:id="1766152246">
      <w:bodyDiv w:val="1"/>
      <w:marLeft w:val="0"/>
      <w:marRight w:val="0"/>
      <w:marTop w:val="0"/>
      <w:marBottom w:val="0"/>
      <w:divBdr>
        <w:top w:val="none" w:sz="0" w:space="0" w:color="auto"/>
        <w:left w:val="none" w:sz="0" w:space="0" w:color="auto"/>
        <w:bottom w:val="none" w:sz="0" w:space="0" w:color="auto"/>
        <w:right w:val="none" w:sz="0" w:space="0" w:color="auto"/>
      </w:divBdr>
    </w:div>
    <w:div w:id="1824665309">
      <w:bodyDiv w:val="1"/>
      <w:marLeft w:val="0"/>
      <w:marRight w:val="0"/>
      <w:marTop w:val="0"/>
      <w:marBottom w:val="0"/>
      <w:divBdr>
        <w:top w:val="none" w:sz="0" w:space="0" w:color="auto"/>
        <w:left w:val="none" w:sz="0" w:space="0" w:color="auto"/>
        <w:bottom w:val="none" w:sz="0" w:space="0" w:color="auto"/>
        <w:right w:val="none" w:sz="0" w:space="0" w:color="auto"/>
      </w:divBdr>
      <w:divsChild>
        <w:div w:id="552740286">
          <w:marLeft w:val="0"/>
          <w:marRight w:val="0"/>
          <w:marTop w:val="0"/>
          <w:marBottom w:val="0"/>
          <w:divBdr>
            <w:top w:val="none" w:sz="0" w:space="0" w:color="auto"/>
            <w:left w:val="none" w:sz="0" w:space="0" w:color="auto"/>
            <w:bottom w:val="none" w:sz="0" w:space="0" w:color="auto"/>
            <w:right w:val="none" w:sz="0" w:space="0" w:color="auto"/>
          </w:divBdr>
        </w:div>
      </w:divsChild>
    </w:div>
    <w:div w:id="1866748933">
      <w:bodyDiv w:val="1"/>
      <w:marLeft w:val="0"/>
      <w:marRight w:val="0"/>
      <w:marTop w:val="0"/>
      <w:marBottom w:val="0"/>
      <w:divBdr>
        <w:top w:val="none" w:sz="0" w:space="0" w:color="auto"/>
        <w:left w:val="none" w:sz="0" w:space="0" w:color="auto"/>
        <w:bottom w:val="none" w:sz="0" w:space="0" w:color="auto"/>
        <w:right w:val="none" w:sz="0" w:space="0" w:color="auto"/>
      </w:divBdr>
      <w:divsChild>
        <w:div w:id="56243567">
          <w:marLeft w:val="0"/>
          <w:marRight w:val="0"/>
          <w:marTop w:val="0"/>
          <w:marBottom w:val="0"/>
          <w:divBdr>
            <w:top w:val="none" w:sz="0" w:space="0" w:color="auto"/>
            <w:left w:val="none" w:sz="0" w:space="0" w:color="auto"/>
            <w:bottom w:val="none" w:sz="0" w:space="0" w:color="auto"/>
            <w:right w:val="none" w:sz="0" w:space="0" w:color="auto"/>
          </w:divBdr>
        </w:div>
      </w:divsChild>
    </w:div>
    <w:div w:id="1916432298">
      <w:bodyDiv w:val="1"/>
      <w:marLeft w:val="0"/>
      <w:marRight w:val="0"/>
      <w:marTop w:val="0"/>
      <w:marBottom w:val="0"/>
      <w:divBdr>
        <w:top w:val="none" w:sz="0" w:space="0" w:color="auto"/>
        <w:left w:val="none" w:sz="0" w:space="0" w:color="auto"/>
        <w:bottom w:val="none" w:sz="0" w:space="0" w:color="auto"/>
        <w:right w:val="none" w:sz="0" w:space="0" w:color="auto"/>
      </w:divBdr>
      <w:divsChild>
        <w:div w:id="1791128894">
          <w:marLeft w:val="0"/>
          <w:marRight w:val="0"/>
          <w:marTop w:val="0"/>
          <w:marBottom w:val="0"/>
          <w:divBdr>
            <w:top w:val="none" w:sz="0" w:space="0" w:color="auto"/>
            <w:left w:val="none" w:sz="0" w:space="0" w:color="auto"/>
            <w:bottom w:val="none" w:sz="0" w:space="0" w:color="auto"/>
            <w:right w:val="none" w:sz="0" w:space="0" w:color="auto"/>
          </w:divBdr>
        </w:div>
      </w:divsChild>
    </w:div>
    <w:div w:id="2048985649">
      <w:bodyDiv w:val="1"/>
      <w:marLeft w:val="0"/>
      <w:marRight w:val="0"/>
      <w:marTop w:val="0"/>
      <w:marBottom w:val="0"/>
      <w:divBdr>
        <w:top w:val="none" w:sz="0" w:space="0" w:color="auto"/>
        <w:left w:val="none" w:sz="0" w:space="0" w:color="auto"/>
        <w:bottom w:val="none" w:sz="0" w:space="0" w:color="auto"/>
        <w:right w:val="none" w:sz="0" w:space="0" w:color="auto"/>
      </w:divBdr>
    </w:div>
    <w:div w:id="2049529992">
      <w:bodyDiv w:val="1"/>
      <w:marLeft w:val="0"/>
      <w:marRight w:val="0"/>
      <w:marTop w:val="0"/>
      <w:marBottom w:val="0"/>
      <w:divBdr>
        <w:top w:val="none" w:sz="0" w:space="0" w:color="auto"/>
        <w:left w:val="none" w:sz="0" w:space="0" w:color="auto"/>
        <w:bottom w:val="none" w:sz="0" w:space="0" w:color="auto"/>
        <w:right w:val="none" w:sz="0" w:space="0" w:color="auto"/>
      </w:divBdr>
      <w:divsChild>
        <w:div w:id="579489981">
          <w:marLeft w:val="0"/>
          <w:marRight w:val="0"/>
          <w:marTop w:val="0"/>
          <w:marBottom w:val="0"/>
          <w:divBdr>
            <w:top w:val="none" w:sz="0" w:space="0" w:color="auto"/>
            <w:left w:val="none" w:sz="0" w:space="0" w:color="auto"/>
            <w:bottom w:val="none" w:sz="0" w:space="0" w:color="auto"/>
            <w:right w:val="none" w:sz="0" w:space="0" w:color="auto"/>
          </w:divBdr>
        </w:div>
      </w:divsChild>
    </w:div>
    <w:div w:id="2078238184">
      <w:bodyDiv w:val="1"/>
      <w:marLeft w:val="0"/>
      <w:marRight w:val="0"/>
      <w:marTop w:val="0"/>
      <w:marBottom w:val="0"/>
      <w:divBdr>
        <w:top w:val="none" w:sz="0" w:space="0" w:color="auto"/>
        <w:left w:val="none" w:sz="0" w:space="0" w:color="auto"/>
        <w:bottom w:val="none" w:sz="0" w:space="0" w:color="auto"/>
        <w:right w:val="none" w:sz="0" w:space="0" w:color="auto"/>
      </w:divBdr>
    </w:div>
    <w:div w:id="2078699578">
      <w:bodyDiv w:val="1"/>
      <w:marLeft w:val="0"/>
      <w:marRight w:val="0"/>
      <w:marTop w:val="0"/>
      <w:marBottom w:val="0"/>
      <w:divBdr>
        <w:top w:val="none" w:sz="0" w:space="0" w:color="auto"/>
        <w:left w:val="none" w:sz="0" w:space="0" w:color="auto"/>
        <w:bottom w:val="none" w:sz="0" w:space="0" w:color="auto"/>
        <w:right w:val="none" w:sz="0" w:space="0" w:color="auto"/>
      </w:divBdr>
      <w:divsChild>
        <w:div w:id="204321">
          <w:marLeft w:val="0"/>
          <w:marRight w:val="0"/>
          <w:marTop w:val="0"/>
          <w:marBottom w:val="0"/>
          <w:divBdr>
            <w:top w:val="none" w:sz="0" w:space="0" w:color="auto"/>
            <w:left w:val="none" w:sz="0" w:space="0" w:color="auto"/>
            <w:bottom w:val="none" w:sz="0" w:space="0" w:color="auto"/>
            <w:right w:val="none" w:sz="0" w:space="0" w:color="auto"/>
          </w:divBdr>
        </w:div>
      </w:divsChild>
    </w:div>
    <w:div w:id="2091927575">
      <w:bodyDiv w:val="1"/>
      <w:marLeft w:val="0"/>
      <w:marRight w:val="0"/>
      <w:marTop w:val="0"/>
      <w:marBottom w:val="0"/>
      <w:divBdr>
        <w:top w:val="none" w:sz="0" w:space="0" w:color="auto"/>
        <w:left w:val="none" w:sz="0" w:space="0" w:color="auto"/>
        <w:bottom w:val="none" w:sz="0" w:space="0" w:color="auto"/>
        <w:right w:val="none" w:sz="0" w:space="0" w:color="auto"/>
      </w:divBdr>
      <w:divsChild>
        <w:div w:id="66464387">
          <w:marLeft w:val="0"/>
          <w:marRight w:val="0"/>
          <w:marTop w:val="0"/>
          <w:marBottom w:val="0"/>
          <w:divBdr>
            <w:top w:val="none" w:sz="0" w:space="0" w:color="auto"/>
            <w:left w:val="none" w:sz="0" w:space="0" w:color="auto"/>
            <w:bottom w:val="none" w:sz="0" w:space="0" w:color="auto"/>
            <w:right w:val="none" w:sz="0" w:space="0" w:color="auto"/>
          </w:divBdr>
        </w:div>
      </w:divsChild>
    </w:div>
    <w:div w:id="2136751173">
      <w:bodyDiv w:val="1"/>
      <w:marLeft w:val="0"/>
      <w:marRight w:val="0"/>
      <w:marTop w:val="0"/>
      <w:marBottom w:val="0"/>
      <w:divBdr>
        <w:top w:val="none" w:sz="0" w:space="0" w:color="auto"/>
        <w:left w:val="none" w:sz="0" w:space="0" w:color="auto"/>
        <w:bottom w:val="none" w:sz="0" w:space="0" w:color="auto"/>
        <w:right w:val="none" w:sz="0" w:space="0" w:color="auto"/>
      </w:divBdr>
      <w:divsChild>
        <w:div w:id="55980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C:\Users\Admin\Downloads\Tr&#7847;n_&#272;&#259;ng_Long-19CNTT2-&#272;ACN%20(1).docx" TargetMode="External"/><Relationship Id="rId26" Type="http://schemas.openxmlformats.org/officeDocument/2006/relationships/hyperlink" Target="file:///C:\Users\Admin\Downloads\Tr&#7847;n_&#272;&#259;ng_Long-19CNTT2-&#272;ACN%20(1).docx" TargetMode="External"/><Relationship Id="rId39" Type="http://schemas.openxmlformats.org/officeDocument/2006/relationships/hyperlink" Target="https://docs.google.com/spreadsheets/d/1DUF2isFWsqVSYhbaACYtbgcLi_YjDqpE3GLQIVgkKQg/edit" TargetMode="External"/><Relationship Id="rId21" Type="http://schemas.openxmlformats.org/officeDocument/2006/relationships/hyperlink" Target="file:///C:\Users\Admin\Downloads\Tr&#7847;n_&#272;&#259;ng_Long-19CNTT2-&#272;ACN%20(1).docx" TargetMode="External"/><Relationship Id="rId34" Type="http://schemas.openxmlformats.org/officeDocument/2006/relationships/hyperlink" Target="https://docs.google.com/spreadsheets/d/1DUF2isFWsqVSYhbaACYtbgcLi_YjDqpE3GLQIVgkKQg/edit"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yperlink" Target="file:///C:\Users\Admin\Downloads\Tr&#7847;n_&#272;&#259;ng_Long-19CNTT2-&#272;ACN%20(1).docx" TargetMode="External"/><Relationship Id="rId29" Type="http://schemas.openxmlformats.org/officeDocument/2006/relationships/hyperlink" Target="file:///C:\Users\Admin\Downloads\Tr&#7847;n_&#272;&#259;ng_Long-19CNTT2-&#272;ACN%20(1).docx" TargetMode="External"/><Relationship Id="rId11" Type="http://schemas.openxmlformats.org/officeDocument/2006/relationships/image" Target="media/image1.jpeg"/><Relationship Id="rId24" Type="http://schemas.openxmlformats.org/officeDocument/2006/relationships/hyperlink" Target="file:///C:\Users\Admin\Downloads\Tr&#7847;n_&#272;&#259;ng_Long-19CNTT2-&#272;ACN%20(1).docx" TargetMode="External"/><Relationship Id="rId32" Type="http://schemas.openxmlformats.org/officeDocument/2006/relationships/image" Target="media/image3.png"/><Relationship Id="rId37" Type="http://schemas.openxmlformats.org/officeDocument/2006/relationships/hyperlink" Target="https://docs.google.com/spreadsheets/d/1DUF2isFWsqVSYhbaACYtbgcLi_YjDqpE3GLQIVgkKQg/edit" TargetMode="External"/><Relationship Id="rId40" Type="http://schemas.openxmlformats.org/officeDocument/2006/relationships/image" Target="media/image5.jpeg"/><Relationship Id="rId45" Type="http://schemas.openxmlformats.org/officeDocument/2006/relationships/image" Target="media/image10.jpeg"/><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25.png"/><Relationship Id="rId82"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file:///C:\Users\Admin\Downloads\Tr&#7847;n_&#272;&#259;ng_Long-19CNTT2-&#272;ACN%20(1).docx" TargetMode="External"/><Relationship Id="rId31" Type="http://schemas.openxmlformats.org/officeDocument/2006/relationships/hyperlink" Target="file:///C:\Users\Admin\Downloads\Tr&#7847;n_&#272;&#259;ng_Long-19CNTT2-&#272;ACN%20(1).docx"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file:///C:\Users\Admin\Downloads\Tr&#7847;n_&#272;&#259;ng_Long-19CNTT2-&#272;ACN%20(1).docx" TargetMode="External"/><Relationship Id="rId27" Type="http://schemas.openxmlformats.org/officeDocument/2006/relationships/hyperlink" Target="file:///C:\Users\Admin\Downloads\Tr&#7847;n_&#272;&#259;ng_Long-19CNTT2-&#272;ACN%20(1).docx" TargetMode="External"/><Relationship Id="rId30" Type="http://schemas.openxmlformats.org/officeDocument/2006/relationships/hyperlink" Target="file:///C:\Users\Admin\Downloads\Tr&#7847;n_&#272;&#259;ng_Long-19CNTT2-&#272;ACN%20(1).docx" TargetMode="External"/><Relationship Id="rId35" Type="http://schemas.openxmlformats.org/officeDocument/2006/relationships/hyperlink" Target="https://docs.google.com/spreadsheets/d/1DUF2isFWsqVSYhbaACYtbgcLi_YjDqpE3GLQIVgkKQg/edit" TargetMode="Externa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hyperlink" Target="https://docs.google.com/spreadsheets/d/1DUF2isFWsqVSYhbaACYtbgcLi_YjDqpE3GLQIVgkKQg/edi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Admin\Downloads\Tr&#7847;n_&#272;&#259;ng_Long-19CNTT2-&#272;ACN%20(1).docx" TargetMode="External"/><Relationship Id="rId25" Type="http://schemas.openxmlformats.org/officeDocument/2006/relationships/hyperlink" Target="file:///C:\Users\Admin\Downloads\Tr&#7847;n_&#272;&#259;ng_Long-19CNTT2-&#272;ACN%20(1).docx" TargetMode="External"/><Relationship Id="rId33" Type="http://schemas.openxmlformats.org/officeDocument/2006/relationships/image" Target="media/image4.png"/><Relationship Id="rId38" Type="http://schemas.openxmlformats.org/officeDocument/2006/relationships/hyperlink" Target="https://docs.google.com/spreadsheets/d/1DUF2isFWsqVSYhbaACYtbgcLi_YjDqpE3GLQIVgkKQg/edit" TargetMode="External"/><Relationship Id="rId46" Type="http://schemas.openxmlformats.org/officeDocument/2006/relationships/image" Target="media/image11.jpe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C:\Users\Admin\Downloads\Tr&#7847;n_&#272;&#259;ng_Long-19CNTT2-&#272;ACN%20(1).docx" TargetMode="External"/><Relationship Id="rId41" Type="http://schemas.openxmlformats.org/officeDocument/2006/relationships/image" Target="media/image6.jpeg"/><Relationship Id="rId54" Type="http://schemas.openxmlformats.org/officeDocument/2006/relationships/footer" Target="footer3.xm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Admin\Downloads\Tr&#7847;n_&#272;&#259;ng_Long-19CNTT2-&#272;ACN%20(1).docx" TargetMode="External"/><Relationship Id="rId28" Type="http://schemas.openxmlformats.org/officeDocument/2006/relationships/hyperlink" Target="file:///C:\Users\Admin\Downloads\Tr&#7847;n_&#272;&#259;ng_Long-19CNTT2-&#272;ACN%20(1).docx" TargetMode="External"/><Relationship Id="rId36" Type="http://schemas.openxmlformats.org/officeDocument/2006/relationships/hyperlink" Target="https://docs.google.com/spreadsheets/d/1DUF2isFWsqVSYhbaACYtbgcLi_YjDqpE3GLQIVgkKQg/edit" TargetMode="External"/><Relationship Id="rId49" Type="http://schemas.openxmlformats.org/officeDocument/2006/relationships/image" Target="media/image14.png"/><Relationship Id="rId57" Type="http://schemas.openxmlformats.org/officeDocument/2006/relationships/image" Target="media/image2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3F2D9C4DC0F464E860A78487D399918" ma:contentTypeVersion="7" ma:contentTypeDescription="Create a new document." ma:contentTypeScope="" ma:versionID="02658e68b8726f2ed0d0c9e9005307e0">
  <xsd:schema xmlns:xsd="http://www.w3.org/2001/XMLSchema" xmlns:xs="http://www.w3.org/2001/XMLSchema" xmlns:p="http://schemas.microsoft.com/office/2006/metadata/properties" xmlns:ns2="fff80282-0e75-4dbc-b811-2aa159f6485a" xmlns:ns3="b0cda95e-bc50-4b8f-85c5-cf873916b180" targetNamespace="http://schemas.microsoft.com/office/2006/metadata/properties" ma:root="true" ma:fieldsID="ae86304681fa7ce996ed6856b321338f" ns2:_="" ns3:_="">
    <xsd:import namespace="fff80282-0e75-4dbc-b811-2aa159f6485a"/>
    <xsd:import namespace="b0cda95e-bc50-4b8f-85c5-cf873916b18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f80282-0e75-4dbc-b811-2aa159f64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cda95e-bc50-4b8f-85c5-cf873916b18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1BDEE6-2F8F-4451-8A2E-830802A69E9D}">
  <ds:schemaRefs>
    <ds:schemaRef ds:uri="http://purl.org/dc/elements/1.1/"/>
    <ds:schemaRef ds:uri="http://schemas.openxmlformats.org/package/2006/metadata/core-properties"/>
    <ds:schemaRef ds:uri="http://www.w3.org/XML/1998/namespace"/>
    <ds:schemaRef ds:uri="b0cda95e-bc50-4b8f-85c5-cf873916b180"/>
    <ds:schemaRef ds:uri="http://purl.org/dc/terms/"/>
    <ds:schemaRef ds:uri="http://schemas.microsoft.com/office/2006/metadata/properties"/>
    <ds:schemaRef ds:uri="http://schemas.microsoft.com/office/2006/documentManagement/types"/>
    <ds:schemaRef ds:uri="http://schemas.microsoft.com/office/infopath/2007/PartnerControls"/>
    <ds:schemaRef ds:uri="fff80282-0e75-4dbc-b811-2aa159f6485a"/>
    <ds:schemaRef ds:uri="http://purl.org/dc/dcmitype/"/>
  </ds:schemaRefs>
</ds:datastoreItem>
</file>

<file path=customXml/itemProps2.xml><?xml version="1.0" encoding="utf-8"?>
<ds:datastoreItem xmlns:ds="http://schemas.openxmlformats.org/officeDocument/2006/customXml" ds:itemID="{CF58B21F-59F3-40B4-A535-2381829635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f80282-0e75-4dbc-b811-2aa159f6485a"/>
    <ds:schemaRef ds:uri="b0cda95e-bc50-4b8f-85c5-cf873916b1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2AE7B3-FC3B-4647-B216-0AB549D65CEB}">
  <ds:schemaRefs>
    <ds:schemaRef ds:uri="http://schemas.openxmlformats.org/officeDocument/2006/bibliography"/>
  </ds:schemaRefs>
</ds:datastoreItem>
</file>

<file path=customXml/itemProps4.xml><?xml version="1.0" encoding="utf-8"?>
<ds:datastoreItem xmlns:ds="http://schemas.openxmlformats.org/officeDocument/2006/customXml" ds:itemID="{D829C554-662F-403B-A54C-98D6A95615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10922</Words>
  <Characters>62256</Characters>
  <Application>Microsoft Office Word</Application>
  <DocSecurity>0</DocSecurity>
  <Lines>518</Lines>
  <Paragraphs>146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Dang Long</dc:creator>
  <cp:keywords/>
  <dc:description/>
  <cp:lastModifiedBy>Tran Manh Cuong</cp:lastModifiedBy>
  <cp:revision>2</cp:revision>
  <cp:lastPrinted>2022-01-12T18:41:00Z</cp:lastPrinted>
  <dcterms:created xsi:type="dcterms:W3CDTF">2022-05-31T17:38:00Z</dcterms:created>
  <dcterms:modified xsi:type="dcterms:W3CDTF">2022-05-31T17:38:00Z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0x01010073F2D9C4DC0F464E860A78487D399918</vt:lpwstr>
  </property>
</Properties>
</file>